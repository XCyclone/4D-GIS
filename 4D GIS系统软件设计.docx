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djustRightInd/>
        <w:spacing w:before="120" w:after="120" w:line="240" w:lineRule="auto"/>
        <w:ind w:firstLine="0" w:firstLineChars="0"/>
        <w:jc w:val="center"/>
        <w:rPr>
          <w:del w:id="23" w:author="冰蓝城 [2]" w:date="2019-10-22T17:17:15Z"/>
          <w:rFonts w:cs="Times New Roman"/>
          <w:kern w:val="2"/>
          <w:sz w:val="44"/>
          <w:szCs w:val="24"/>
        </w:rPr>
      </w:pPr>
    </w:p>
    <w:p>
      <w:pPr>
        <w:widowControl w:val="0"/>
        <w:adjustRightInd w:val="0"/>
        <w:spacing w:before="0" w:after="0" w:line="360" w:lineRule="auto"/>
        <w:ind w:firstLine="0" w:firstLineChars="0"/>
        <w:jc w:val="center"/>
        <w:outlineLvl w:val="9"/>
        <w:rPr>
          <w:del w:id="25" w:author="冰蓝城 [2]" w:date="2019-10-22T17:17:15Z"/>
          <w:rFonts w:ascii="黑体" w:hAnsi="黑体" w:eastAsia="黑体"/>
          <w:kern w:val="2"/>
          <w:sz w:val="48"/>
          <w:szCs w:val="48"/>
          <w:rPrChange w:id="26" w:author="Administrator" w:date="2019-10-21T23:07:00Z">
            <w:rPr>
              <w:del w:id="27" w:author="冰蓝城 [2]" w:date="2019-10-22T17:17:15Z"/>
              <w:kern w:val="2"/>
              <w:sz w:val="44"/>
            </w:rPr>
          </w:rPrChange>
        </w:rPr>
        <w:pPrChange w:id="24" w:author="Administrator" w:date="2019-10-21T23:08:00Z">
          <w:pPr>
            <w:widowControl w:val="0"/>
            <w:adjustRightInd/>
            <w:spacing w:before="120" w:after="120" w:line="240" w:lineRule="auto"/>
            <w:ind w:firstLine="0" w:firstLineChars="0"/>
            <w:jc w:val="center"/>
            <w:outlineLvl w:val="0"/>
          </w:pPr>
        </w:pPrChange>
      </w:pPr>
      <w:del w:id="28" w:author="冰蓝城 [2]" w:date="2019-10-22T17:17:15Z">
        <w:r>
          <w:rPr>
            <w:rFonts w:hint="eastAsia" w:ascii="黑体" w:hAnsi="黑体" w:eastAsia="黑体"/>
            <w:kern w:val="2"/>
            <w:sz w:val="48"/>
            <w:szCs w:val="48"/>
            <w:rPrChange w:id="29" w:author="Administrator" w:date="2019-10-21T23:07:00Z">
              <w:rPr>
                <w:rFonts w:hint="eastAsia"/>
                <w:kern w:val="2"/>
              </w:rPr>
            </w:rPrChange>
          </w:rPr>
          <w:delText>软件工程课程设计</w:delText>
        </w:r>
      </w:del>
    </w:p>
    <w:p>
      <w:pPr>
        <w:widowControl w:val="0"/>
        <w:adjustRightInd/>
        <w:spacing w:before="120" w:after="120" w:line="240" w:lineRule="auto"/>
        <w:ind w:firstLine="0" w:firstLineChars="0"/>
        <w:jc w:val="center"/>
        <w:rPr>
          <w:del w:id="31" w:author="冰蓝城 [2]" w:date="2019-10-22T17:17:15Z"/>
          <w:rFonts w:cs="Times New Roman"/>
          <w:kern w:val="2"/>
          <w:sz w:val="44"/>
          <w:szCs w:val="24"/>
        </w:rPr>
      </w:pPr>
    </w:p>
    <w:p>
      <w:pPr>
        <w:spacing w:line="360" w:lineRule="auto"/>
        <w:ind w:firstLine="0" w:firstLineChars="0"/>
        <w:jc w:val="center"/>
        <w:outlineLvl w:val="9"/>
        <w:rPr>
          <w:del w:id="33" w:author="冰蓝城 [2]" w:date="2019-10-22T17:17:15Z"/>
          <w:rFonts w:ascii="宋体" w:hAnsi="宋体"/>
          <w:kern w:val="2"/>
          <w:sz w:val="44"/>
          <w:szCs w:val="44"/>
          <w:rPrChange w:id="34" w:author="Administrator" w:date="2019-10-21T23:08:00Z">
            <w:rPr>
              <w:del w:id="35" w:author="冰蓝城 [2]" w:date="2019-10-22T17:17:15Z"/>
              <w:kern w:val="2"/>
            </w:rPr>
          </w:rPrChange>
        </w:rPr>
        <w:pPrChange w:id="32" w:author="Administrator" w:date="2019-10-21T23:08:00Z">
          <w:pPr>
            <w:spacing w:line="240" w:lineRule="auto"/>
            <w:ind w:firstLine="0" w:firstLineChars="0"/>
            <w:jc w:val="center"/>
            <w:outlineLvl w:val="0"/>
          </w:pPr>
        </w:pPrChange>
      </w:pPr>
      <w:del w:id="36" w:author="冰蓝城 [2]" w:date="2019-10-22T17:17:15Z">
        <w:r>
          <w:rPr>
            <w:rFonts w:hint="eastAsia" w:ascii="宋体" w:hAnsi="宋体"/>
            <w:kern w:val="2"/>
            <w:sz w:val="44"/>
            <w:szCs w:val="44"/>
            <w:rPrChange w:id="37" w:author="Administrator" w:date="2019-10-21T23:08:00Z">
              <w:rPr>
                <w:rFonts w:hint="eastAsia"/>
                <w:kern w:val="2"/>
              </w:rPr>
            </w:rPrChange>
          </w:rPr>
          <w:delText>《</w:delText>
        </w:r>
      </w:del>
      <w:del w:id="39" w:author="冰蓝城 [2]" w:date="2019-10-22T17:17:15Z">
        <w:r>
          <w:rPr>
            <w:rFonts w:ascii="宋体" w:hAnsi="宋体"/>
            <w:kern w:val="2"/>
            <w:sz w:val="44"/>
            <w:szCs w:val="44"/>
            <w:rPrChange w:id="40" w:author="Administrator" w:date="2019-10-21T23:08:00Z">
              <w:rPr>
                <w:kern w:val="2"/>
              </w:rPr>
            </w:rPrChange>
          </w:rPr>
          <w:delText>4D GIS</w:delText>
        </w:r>
      </w:del>
      <w:del w:id="42" w:author="冰蓝城 [2]" w:date="2019-10-22T17:17:15Z">
        <w:r>
          <w:rPr>
            <w:rFonts w:hint="eastAsia" w:ascii="宋体" w:hAnsi="宋体"/>
            <w:kern w:val="2"/>
            <w:sz w:val="44"/>
            <w:szCs w:val="44"/>
            <w:rPrChange w:id="43" w:author="Administrator" w:date="2019-10-21T23:08:00Z">
              <w:rPr>
                <w:rFonts w:hint="eastAsia"/>
                <w:kern w:val="2"/>
              </w:rPr>
            </w:rPrChange>
          </w:rPr>
          <w:delText>标记系统项目》</w:delText>
        </w:r>
      </w:del>
    </w:p>
    <w:p>
      <w:pPr>
        <w:spacing w:line="360" w:lineRule="auto"/>
        <w:ind w:firstLine="0" w:firstLineChars="0"/>
        <w:jc w:val="center"/>
        <w:outlineLvl w:val="9"/>
        <w:rPr>
          <w:del w:id="46" w:author="冰蓝城 [2]" w:date="2019-10-22T17:17:15Z"/>
          <w:kern w:val="2"/>
        </w:rPr>
        <w:pPrChange w:id="45" w:author="Administrator" w:date="2019-10-21T23:08:00Z">
          <w:pPr>
            <w:spacing w:line="240" w:lineRule="auto"/>
            <w:ind w:firstLine="0" w:firstLineChars="0"/>
            <w:jc w:val="center"/>
            <w:outlineLvl w:val="0"/>
          </w:pPr>
        </w:pPrChange>
      </w:pPr>
      <w:del w:id="47" w:author="冰蓝城 [2]" w:date="2019-10-22T17:17:15Z">
        <w:r>
          <w:rPr>
            <w:rFonts w:hint="eastAsia" w:ascii="宋体" w:hAnsi="宋体"/>
            <w:kern w:val="2"/>
            <w:sz w:val="44"/>
            <w:szCs w:val="44"/>
            <w:rPrChange w:id="48" w:author="Administrator" w:date="2019-10-21T23:08:00Z">
              <w:rPr>
                <w:rFonts w:hint="eastAsia"/>
                <w:kern w:val="2"/>
              </w:rPr>
            </w:rPrChange>
          </w:rPr>
          <w:delText>软件需求规格</w:delText>
        </w:r>
      </w:del>
      <w:ins w:id="50" w:author="FSMM _" w:date="2019-10-17T19:38:00Z">
        <w:del w:id="51" w:author="冰蓝城 [2]" w:date="2019-10-22T17:17:15Z">
          <w:r>
            <w:rPr>
              <w:rFonts w:hint="eastAsia" w:ascii="宋体" w:hAnsi="宋体"/>
              <w:kern w:val="2"/>
              <w:sz w:val="44"/>
              <w:szCs w:val="44"/>
              <w:rPrChange w:id="52" w:author="Administrator" w:date="2019-10-21T23:08:00Z">
                <w:rPr>
                  <w:rFonts w:hint="eastAsia"/>
                  <w:kern w:val="2"/>
                </w:rPr>
              </w:rPrChange>
            </w:rPr>
            <w:delText>软件</w:delText>
          </w:r>
        </w:del>
      </w:ins>
      <w:ins w:id="55" w:author="FSMM _" w:date="2019-10-17T19:36:00Z">
        <w:del w:id="56" w:author="冰蓝城 [2]" w:date="2019-10-22T17:17:15Z">
          <w:r>
            <w:rPr>
              <w:rFonts w:hint="eastAsia" w:ascii="宋体" w:hAnsi="宋体"/>
              <w:kern w:val="2"/>
              <w:sz w:val="44"/>
              <w:szCs w:val="44"/>
              <w:rPrChange w:id="57" w:author="Administrator" w:date="2019-10-21T23:08:00Z">
                <w:rPr>
                  <w:rFonts w:hint="eastAsia"/>
                  <w:kern w:val="2"/>
                </w:rPr>
              </w:rPrChange>
            </w:rPr>
            <w:delText>设计</w:delText>
          </w:r>
        </w:del>
      </w:ins>
      <w:del w:id="60" w:author="冰蓝城 [2]" w:date="2019-10-22T17:17:15Z">
        <w:r>
          <w:rPr>
            <w:rFonts w:hint="eastAsia" w:ascii="宋体" w:hAnsi="宋体"/>
            <w:kern w:val="2"/>
            <w:sz w:val="44"/>
            <w:szCs w:val="44"/>
            <w:rPrChange w:id="61" w:author="Administrator" w:date="2019-10-21T23:08:00Z">
              <w:rPr>
                <w:rFonts w:hint="eastAsia"/>
                <w:kern w:val="2"/>
              </w:rPr>
            </w:rPrChange>
          </w:rPr>
          <w:delText>说明书</w:delText>
        </w:r>
      </w:del>
    </w:p>
    <w:p>
      <w:pPr>
        <w:widowControl w:val="0"/>
        <w:adjustRightInd w:val="0"/>
        <w:spacing w:before="0" w:after="0" w:line="360" w:lineRule="auto"/>
        <w:ind w:firstLine="0" w:firstLineChars="0"/>
        <w:jc w:val="center"/>
        <w:rPr>
          <w:del w:id="64" w:author="冰蓝城 [2]" w:date="2019-10-22T17:17:15Z"/>
          <w:rFonts w:cs="Times New Roman"/>
          <w:kern w:val="2"/>
          <w:sz w:val="44"/>
          <w:szCs w:val="24"/>
        </w:rPr>
        <w:pPrChange w:id="63" w:author="Administrator" w:date="2019-10-21T23:09:00Z">
          <w:pPr>
            <w:widowControl w:val="0"/>
            <w:adjustRightInd/>
            <w:spacing w:before="120" w:after="120" w:line="240" w:lineRule="auto"/>
            <w:ind w:firstLine="0" w:firstLineChars="0"/>
            <w:jc w:val="center"/>
          </w:pPr>
        </w:pPrChange>
      </w:pPr>
    </w:p>
    <w:p>
      <w:pPr>
        <w:widowControl w:val="0"/>
        <w:adjustRightInd/>
        <w:spacing w:before="120" w:after="120" w:line="240" w:lineRule="auto"/>
        <w:ind w:firstLine="0" w:firstLineChars="0"/>
        <w:jc w:val="center"/>
        <w:rPr>
          <w:del w:id="65" w:author="冰蓝城 [2]" w:date="2019-10-22T17:17:15Z"/>
          <w:rFonts w:eastAsia="黑体" w:cs="Times New Roman"/>
          <w:kern w:val="2"/>
          <w:sz w:val="48"/>
          <w:szCs w:val="24"/>
        </w:rPr>
      </w:pPr>
    </w:p>
    <w:p>
      <w:pPr>
        <w:widowControl w:val="0"/>
        <w:adjustRightInd w:val="0"/>
        <w:spacing w:before="0" w:after="0" w:line="360" w:lineRule="auto"/>
        <w:ind w:firstLine="720" w:firstLineChars="200"/>
        <w:jc w:val="left"/>
        <w:rPr>
          <w:del w:id="67" w:author="冰蓝城 [2]" w:date="2019-10-22T17:17:15Z"/>
          <w:rFonts w:ascii="宋体" w:hAnsi="宋体" w:cs="Times New Roman"/>
          <w:kern w:val="2"/>
          <w:sz w:val="36"/>
          <w:szCs w:val="36"/>
          <w:rPrChange w:id="68" w:author="Administrator" w:date="2019-10-21T23:07:00Z">
            <w:rPr>
              <w:del w:id="69" w:author="冰蓝城 [2]" w:date="2019-10-22T17:17:15Z"/>
              <w:kern w:val="2"/>
            </w:rPr>
          </w:rPrChange>
        </w:rPr>
        <w:pPrChange w:id="66" w:author="Administrator" w:date="2019-10-21T23:07:00Z">
          <w:pPr>
            <w:widowControl w:val="0"/>
            <w:adjustRightInd/>
            <w:spacing w:before="120" w:after="120" w:line="240" w:lineRule="auto"/>
            <w:ind w:firstLine="960" w:firstLineChars="400"/>
            <w:jc w:val="both"/>
          </w:pPr>
        </w:pPrChange>
      </w:pPr>
      <w:del w:id="70" w:author="冰蓝城 [2]" w:date="2019-10-22T17:17:15Z">
        <w:r>
          <w:rPr>
            <w:rFonts w:hint="eastAsia" w:ascii="宋体" w:hAnsi="宋体" w:cs="Times New Roman"/>
            <w:kern w:val="2"/>
            <w:sz w:val="36"/>
            <w:szCs w:val="36"/>
            <w:rPrChange w:id="71" w:author="Administrator" w:date="2019-10-21T23:07:00Z">
              <w:rPr>
                <w:rFonts w:hint="eastAsia"/>
                <w:kern w:val="2"/>
              </w:rPr>
            </w:rPrChange>
          </w:rPr>
          <w:delText>设计组学生</w:delText>
        </w:r>
      </w:del>
      <w:del w:id="73" w:author="冰蓝城 [2]" w:date="2019-10-22T17:17:15Z">
        <w:r>
          <w:rPr>
            <w:rFonts w:ascii="宋体" w:hAnsi="宋体" w:cs="Times New Roman"/>
            <w:kern w:val="2"/>
            <w:sz w:val="36"/>
            <w:szCs w:val="36"/>
            <w:rPrChange w:id="74" w:author="Administrator" w:date="2019-10-21T23:07:00Z">
              <w:rPr>
                <w:kern w:val="2"/>
              </w:rPr>
            </w:rPrChange>
          </w:rPr>
          <w:delText>:</w:delText>
        </w:r>
      </w:del>
    </w:p>
    <w:p>
      <w:pPr>
        <w:widowControl w:val="0"/>
        <w:adjustRightInd w:val="0"/>
        <w:spacing w:before="0" w:after="0" w:line="360" w:lineRule="auto"/>
        <w:ind w:firstLine="720" w:firstLineChars="200"/>
        <w:jc w:val="left"/>
        <w:rPr>
          <w:del w:id="77" w:author="冰蓝城 [2]" w:date="2019-10-22T17:17:15Z"/>
          <w:rFonts w:ascii="宋体" w:hAnsi="宋体" w:cs="Times New Roman"/>
          <w:kern w:val="2"/>
          <w:sz w:val="36"/>
          <w:szCs w:val="36"/>
          <w:rPrChange w:id="78" w:author="Administrator" w:date="2019-10-21T23:07:00Z">
            <w:rPr>
              <w:del w:id="79" w:author="冰蓝城 [2]" w:date="2019-10-22T17:17:15Z"/>
              <w:kern w:val="2"/>
            </w:rPr>
          </w:rPrChange>
        </w:rPr>
        <w:pPrChange w:id="76" w:author="Administrator" w:date="2019-10-21T23:07:00Z">
          <w:pPr>
            <w:widowControl w:val="0"/>
            <w:adjustRightInd/>
            <w:spacing w:before="120" w:after="120" w:line="240" w:lineRule="auto"/>
            <w:ind w:firstLine="1680" w:firstLineChars="700"/>
            <w:jc w:val="both"/>
          </w:pPr>
        </w:pPrChange>
      </w:pPr>
      <w:del w:id="80" w:author="冰蓝城 [2]" w:date="2019-10-22T17:17:15Z">
        <w:r>
          <w:rPr>
            <w:rFonts w:hint="eastAsia" w:ascii="宋体" w:hAnsi="宋体" w:cs="Times New Roman"/>
            <w:kern w:val="2"/>
            <w:sz w:val="36"/>
            <w:szCs w:val="36"/>
            <w:rPrChange w:id="81" w:author="Administrator" w:date="2019-10-21T23:07:00Z">
              <w:rPr>
                <w:rFonts w:hint="eastAsia"/>
                <w:kern w:val="2"/>
              </w:rPr>
            </w:rPrChange>
          </w:rPr>
          <w:delText>姓名</w:delText>
        </w:r>
      </w:del>
      <w:del w:id="83" w:author="冰蓝城 [2]" w:date="2019-10-22T17:17:15Z">
        <w:r>
          <w:rPr>
            <w:rFonts w:ascii="宋体" w:hAnsi="宋体" w:cs="Times New Roman"/>
            <w:kern w:val="2"/>
            <w:sz w:val="36"/>
            <w:szCs w:val="36"/>
            <w:rPrChange w:id="84" w:author="Administrator" w:date="2019-10-21T23:07:00Z">
              <w:rPr>
                <w:kern w:val="2"/>
              </w:rPr>
            </w:rPrChange>
          </w:rPr>
          <w:delText xml:space="preserve"> </w:delText>
        </w:r>
      </w:del>
      <w:del w:id="86" w:author="冰蓝城 [2]" w:date="2019-10-22T17:17:15Z">
        <w:r>
          <w:rPr>
            <w:rFonts w:hint="eastAsia" w:ascii="宋体" w:hAnsi="宋体" w:cs="Times New Roman"/>
            <w:kern w:val="2"/>
            <w:sz w:val="36"/>
            <w:szCs w:val="36"/>
            <w:rPrChange w:id="87" w:author="Administrator" w:date="2019-10-21T23:07:00Z">
              <w:rPr>
                <w:rFonts w:hint="eastAsia"/>
                <w:kern w:val="2"/>
              </w:rPr>
            </w:rPrChange>
          </w:rPr>
          <w:delText>姚翛潇（组长）</w:delText>
        </w:r>
      </w:del>
      <w:del w:id="89" w:author="冰蓝城 [2]" w:date="2019-10-22T17:17:15Z">
        <w:r>
          <w:rPr>
            <w:rFonts w:ascii="宋体" w:hAnsi="宋体" w:cs="Times New Roman"/>
            <w:kern w:val="2"/>
            <w:sz w:val="36"/>
            <w:szCs w:val="36"/>
            <w:rPrChange w:id="90" w:author="Administrator" w:date="2019-10-21T23:07:00Z">
              <w:rPr>
                <w:kern w:val="2"/>
              </w:rPr>
            </w:rPrChange>
          </w:rPr>
          <w:delText xml:space="preserve">     </w:delText>
        </w:r>
      </w:del>
      <w:del w:id="92" w:author="冰蓝城 [2]" w:date="2019-10-22T17:17:15Z">
        <w:r>
          <w:rPr>
            <w:rFonts w:hint="eastAsia" w:ascii="宋体" w:hAnsi="宋体" w:cs="Times New Roman"/>
            <w:kern w:val="2"/>
            <w:sz w:val="36"/>
            <w:szCs w:val="36"/>
            <w:rPrChange w:id="93" w:author="Administrator" w:date="2019-10-21T23:07:00Z">
              <w:rPr>
                <w:rFonts w:hint="eastAsia"/>
                <w:kern w:val="2"/>
              </w:rPr>
            </w:rPrChange>
          </w:rPr>
          <w:delText>学号</w:delText>
        </w:r>
      </w:del>
      <w:del w:id="95" w:author="冰蓝城 [2]" w:date="2019-10-22T17:17:15Z">
        <w:r>
          <w:rPr>
            <w:rFonts w:ascii="宋体" w:hAnsi="宋体" w:cs="Times New Roman"/>
            <w:kern w:val="2"/>
            <w:sz w:val="36"/>
            <w:szCs w:val="36"/>
            <w:rPrChange w:id="96" w:author="Administrator" w:date="2019-10-21T23:07:00Z">
              <w:rPr>
                <w:kern w:val="2"/>
              </w:rPr>
            </w:rPrChange>
          </w:rPr>
          <w:delText>1120161821</w:delText>
        </w:r>
      </w:del>
    </w:p>
    <w:p>
      <w:pPr>
        <w:widowControl w:val="0"/>
        <w:adjustRightInd w:val="0"/>
        <w:spacing w:before="0" w:after="0" w:line="360" w:lineRule="auto"/>
        <w:ind w:firstLine="720" w:firstLineChars="200"/>
        <w:jc w:val="left"/>
        <w:rPr>
          <w:del w:id="99" w:author="冰蓝城 [2]" w:date="2019-10-22T17:17:15Z"/>
          <w:rFonts w:ascii="宋体" w:hAnsi="宋体" w:cs="Times New Roman"/>
          <w:kern w:val="2"/>
          <w:sz w:val="36"/>
          <w:szCs w:val="36"/>
          <w:rPrChange w:id="100" w:author="Administrator" w:date="2019-10-21T23:07:00Z">
            <w:rPr>
              <w:del w:id="101" w:author="冰蓝城 [2]" w:date="2019-10-22T17:17:15Z"/>
              <w:kern w:val="2"/>
            </w:rPr>
          </w:rPrChange>
        </w:rPr>
        <w:pPrChange w:id="98" w:author="Administrator" w:date="2019-10-21T23:07:00Z">
          <w:pPr>
            <w:widowControl w:val="0"/>
            <w:adjustRightInd/>
            <w:spacing w:before="120" w:after="120" w:line="240" w:lineRule="auto"/>
            <w:ind w:firstLine="1680" w:firstLineChars="700"/>
            <w:jc w:val="both"/>
          </w:pPr>
        </w:pPrChange>
      </w:pPr>
      <w:del w:id="102" w:author="冰蓝城 [2]" w:date="2019-10-22T17:17:15Z">
        <w:r>
          <w:rPr>
            <w:rFonts w:hint="eastAsia" w:ascii="宋体" w:hAnsi="宋体" w:cs="Times New Roman"/>
            <w:kern w:val="2"/>
            <w:sz w:val="36"/>
            <w:szCs w:val="36"/>
            <w:rPrChange w:id="103" w:author="Administrator" w:date="2019-10-21T23:07:00Z">
              <w:rPr>
                <w:rFonts w:hint="eastAsia"/>
                <w:kern w:val="2"/>
              </w:rPr>
            </w:rPrChange>
          </w:rPr>
          <w:delText>姓名</w:delText>
        </w:r>
      </w:del>
      <w:del w:id="105" w:author="冰蓝城 [2]" w:date="2019-10-22T17:17:15Z">
        <w:r>
          <w:rPr>
            <w:rFonts w:ascii="宋体" w:hAnsi="宋体" w:cs="Times New Roman"/>
            <w:kern w:val="2"/>
            <w:sz w:val="36"/>
            <w:szCs w:val="36"/>
            <w:rPrChange w:id="106" w:author="Administrator" w:date="2019-10-21T23:07:00Z">
              <w:rPr>
                <w:kern w:val="2"/>
              </w:rPr>
            </w:rPrChange>
          </w:rPr>
          <w:delText xml:space="preserve"> </w:delText>
        </w:r>
      </w:del>
      <w:del w:id="108" w:author="冰蓝城 [2]" w:date="2019-10-22T17:17:15Z">
        <w:r>
          <w:rPr>
            <w:rFonts w:hint="eastAsia" w:ascii="宋体" w:hAnsi="宋体" w:cs="Times New Roman"/>
            <w:kern w:val="2"/>
            <w:sz w:val="36"/>
            <w:szCs w:val="36"/>
            <w:rPrChange w:id="109" w:author="Administrator" w:date="2019-10-21T23:07:00Z">
              <w:rPr>
                <w:rFonts w:hint="eastAsia"/>
                <w:kern w:val="2"/>
              </w:rPr>
            </w:rPrChange>
          </w:rPr>
          <w:delText>朱婧婧</w:delText>
        </w:r>
      </w:del>
      <w:del w:id="111" w:author="冰蓝城 [2]" w:date="2019-10-22T17:17:15Z">
        <w:r>
          <w:rPr>
            <w:rFonts w:ascii="宋体" w:hAnsi="宋体" w:cs="Times New Roman"/>
            <w:kern w:val="2"/>
            <w:sz w:val="36"/>
            <w:szCs w:val="36"/>
            <w:rPrChange w:id="112" w:author="Administrator" w:date="2019-10-21T23:07:00Z">
              <w:rPr>
                <w:kern w:val="2"/>
              </w:rPr>
            </w:rPrChange>
          </w:rPr>
          <w:delText xml:space="preserve">             </w:delText>
        </w:r>
      </w:del>
      <w:del w:id="114" w:author="冰蓝城 [2]" w:date="2019-10-22T17:17:15Z">
        <w:r>
          <w:rPr>
            <w:rFonts w:hint="eastAsia" w:ascii="宋体" w:hAnsi="宋体" w:cs="Times New Roman"/>
            <w:kern w:val="2"/>
            <w:sz w:val="36"/>
            <w:szCs w:val="36"/>
            <w:rPrChange w:id="115" w:author="Administrator" w:date="2019-10-21T23:07:00Z">
              <w:rPr>
                <w:rFonts w:hint="eastAsia"/>
                <w:kern w:val="2"/>
              </w:rPr>
            </w:rPrChange>
          </w:rPr>
          <w:delText>学号</w:delText>
        </w:r>
      </w:del>
      <w:del w:id="117" w:author="冰蓝城 [2]" w:date="2019-10-22T17:17:15Z">
        <w:r>
          <w:rPr>
            <w:rFonts w:ascii="宋体" w:hAnsi="宋体" w:cs="Times New Roman"/>
            <w:kern w:val="2"/>
            <w:sz w:val="36"/>
            <w:szCs w:val="36"/>
            <w:rPrChange w:id="118" w:author="Administrator" w:date="2019-10-21T23:07:00Z">
              <w:rPr>
                <w:kern w:val="2"/>
              </w:rPr>
            </w:rPrChange>
          </w:rPr>
          <w:delText>1120161826</w:delText>
        </w:r>
      </w:del>
    </w:p>
    <w:p>
      <w:pPr>
        <w:widowControl w:val="0"/>
        <w:adjustRightInd w:val="0"/>
        <w:spacing w:before="0" w:after="0" w:line="360" w:lineRule="auto"/>
        <w:ind w:firstLine="720" w:firstLineChars="200"/>
        <w:jc w:val="left"/>
        <w:rPr>
          <w:del w:id="121" w:author="冰蓝城 [2]" w:date="2019-10-22T17:17:15Z"/>
          <w:rFonts w:ascii="宋体" w:hAnsi="宋体" w:cs="Times New Roman"/>
          <w:kern w:val="2"/>
          <w:sz w:val="36"/>
          <w:szCs w:val="36"/>
          <w:rPrChange w:id="122" w:author="Administrator" w:date="2019-10-21T23:07:00Z">
            <w:rPr>
              <w:del w:id="123" w:author="冰蓝城 [2]" w:date="2019-10-22T17:17:15Z"/>
              <w:kern w:val="2"/>
            </w:rPr>
          </w:rPrChange>
        </w:rPr>
        <w:pPrChange w:id="120" w:author="Administrator" w:date="2019-10-21T23:07:00Z">
          <w:pPr>
            <w:widowControl w:val="0"/>
            <w:adjustRightInd/>
            <w:spacing w:before="120" w:after="120" w:line="240" w:lineRule="auto"/>
            <w:ind w:firstLine="1680" w:firstLineChars="700"/>
            <w:jc w:val="both"/>
          </w:pPr>
        </w:pPrChange>
      </w:pPr>
      <w:del w:id="124" w:author="冰蓝城 [2]" w:date="2019-10-22T17:17:15Z">
        <w:r>
          <w:rPr>
            <w:rFonts w:hint="eastAsia" w:ascii="宋体" w:hAnsi="宋体" w:cs="Times New Roman"/>
            <w:kern w:val="2"/>
            <w:sz w:val="36"/>
            <w:szCs w:val="36"/>
            <w:rPrChange w:id="125" w:author="Administrator" w:date="2019-10-21T23:07:00Z">
              <w:rPr>
                <w:rFonts w:hint="eastAsia"/>
                <w:kern w:val="2"/>
              </w:rPr>
            </w:rPrChange>
          </w:rPr>
          <w:delText>姓名</w:delText>
        </w:r>
      </w:del>
      <w:del w:id="127" w:author="冰蓝城 [2]" w:date="2019-10-22T17:17:15Z">
        <w:r>
          <w:rPr>
            <w:rFonts w:ascii="宋体" w:hAnsi="宋体" w:cs="Times New Roman"/>
            <w:kern w:val="2"/>
            <w:sz w:val="36"/>
            <w:szCs w:val="36"/>
            <w:rPrChange w:id="128" w:author="Administrator" w:date="2019-10-21T23:07:00Z">
              <w:rPr>
                <w:kern w:val="2"/>
              </w:rPr>
            </w:rPrChange>
          </w:rPr>
          <w:delText xml:space="preserve"> </w:delText>
        </w:r>
      </w:del>
      <w:del w:id="130" w:author="冰蓝城 [2]" w:date="2019-10-22T17:17:15Z">
        <w:r>
          <w:rPr>
            <w:rFonts w:hint="eastAsia" w:ascii="宋体" w:hAnsi="宋体" w:cs="Times New Roman"/>
            <w:kern w:val="2"/>
            <w:sz w:val="36"/>
            <w:szCs w:val="36"/>
            <w:rPrChange w:id="131" w:author="Administrator" w:date="2019-10-21T23:07:00Z">
              <w:rPr>
                <w:rFonts w:hint="eastAsia"/>
                <w:kern w:val="2"/>
              </w:rPr>
            </w:rPrChange>
          </w:rPr>
          <w:delText>谢蜜雪</w:delText>
        </w:r>
      </w:del>
      <w:del w:id="133" w:author="冰蓝城 [2]" w:date="2019-10-22T17:17:15Z">
        <w:r>
          <w:rPr>
            <w:rFonts w:ascii="宋体" w:hAnsi="宋体" w:cs="Times New Roman"/>
            <w:kern w:val="2"/>
            <w:sz w:val="36"/>
            <w:szCs w:val="36"/>
            <w:rPrChange w:id="134" w:author="Administrator" w:date="2019-10-21T23:07:00Z">
              <w:rPr>
                <w:kern w:val="2"/>
              </w:rPr>
            </w:rPrChange>
          </w:rPr>
          <w:delText xml:space="preserve">             </w:delText>
        </w:r>
      </w:del>
      <w:del w:id="136" w:author="冰蓝城 [2]" w:date="2019-10-22T17:17:15Z">
        <w:r>
          <w:rPr>
            <w:rFonts w:hint="eastAsia" w:ascii="宋体" w:hAnsi="宋体" w:cs="Times New Roman"/>
            <w:kern w:val="2"/>
            <w:sz w:val="36"/>
            <w:szCs w:val="36"/>
            <w:rPrChange w:id="137" w:author="Administrator" w:date="2019-10-21T23:07:00Z">
              <w:rPr>
                <w:rFonts w:hint="eastAsia"/>
                <w:kern w:val="2"/>
              </w:rPr>
            </w:rPrChange>
          </w:rPr>
          <w:delText>学号</w:delText>
        </w:r>
      </w:del>
      <w:del w:id="139" w:author="冰蓝城 [2]" w:date="2019-10-22T17:17:15Z">
        <w:r>
          <w:rPr>
            <w:rFonts w:ascii="宋体" w:hAnsi="宋体" w:cs="Times New Roman"/>
            <w:kern w:val="2"/>
            <w:sz w:val="36"/>
            <w:szCs w:val="36"/>
            <w:rPrChange w:id="140" w:author="Administrator" w:date="2019-10-21T23:07:00Z">
              <w:rPr>
                <w:kern w:val="2"/>
              </w:rPr>
            </w:rPrChange>
          </w:rPr>
          <w:delText>1120161761</w:delText>
        </w:r>
      </w:del>
    </w:p>
    <w:p>
      <w:pPr>
        <w:widowControl w:val="0"/>
        <w:adjustRightInd w:val="0"/>
        <w:spacing w:before="0" w:after="0" w:line="360" w:lineRule="auto"/>
        <w:ind w:firstLine="720" w:firstLineChars="200"/>
        <w:jc w:val="left"/>
        <w:rPr>
          <w:del w:id="143" w:author="冰蓝城 [2]" w:date="2019-10-22T17:17:15Z"/>
          <w:rFonts w:ascii="宋体" w:hAnsi="宋体" w:cs="Times New Roman"/>
          <w:kern w:val="2"/>
          <w:sz w:val="36"/>
          <w:szCs w:val="36"/>
          <w:rPrChange w:id="144" w:author="Administrator" w:date="2019-10-21T23:07:00Z">
            <w:rPr>
              <w:del w:id="145" w:author="冰蓝城 [2]" w:date="2019-10-22T17:17:15Z"/>
              <w:kern w:val="2"/>
            </w:rPr>
          </w:rPrChange>
        </w:rPr>
        <w:pPrChange w:id="142" w:author="Administrator" w:date="2019-10-21T23:07:00Z">
          <w:pPr>
            <w:widowControl w:val="0"/>
            <w:adjustRightInd/>
            <w:spacing w:before="120" w:after="120" w:line="240" w:lineRule="auto"/>
            <w:ind w:firstLine="1680" w:firstLineChars="700"/>
            <w:jc w:val="both"/>
          </w:pPr>
        </w:pPrChange>
      </w:pPr>
      <w:del w:id="146" w:author="冰蓝城 [2]" w:date="2019-10-22T17:17:15Z">
        <w:r>
          <w:rPr>
            <w:rFonts w:hint="eastAsia" w:ascii="宋体" w:hAnsi="宋体" w:cs="Times New Roman"/>
            <w:kern w:val="2"/>
            <w:sz w:val="36"/>
            <w:szCs w:val="36"/>
            <w:rPrChange w:id="147" w:author="Administrator" w:date="2019-10-21T23:07:00Z">
              <w:rPr>
                <w:rFonts w:hint="eastAsia"/>
                <w:kern w:val="2"/>
              </w:rPr>
            </w:rPrChange>
          </w:rPr>
          <w:delText>姓名</w:delText>
        </w:r>
      </w:del>
      <w:del w:id="149" w:author="冰蓝城 [2]" w:date="2019-10-22T17:17:15Z">
        <w:r>
          <w:rPr>
            <w:rFonts w:ascii="宋体" w:hAnsi="宋体" w:cs="Times New Roman"/>
            <w:kern w:val="2"/>
            <w:sz w:val="36"/>
            <w:szCs w:val="36"/>
            <w:rPrChange w:id="150" w:author="Administrator" w:date="2019-10-21T23:07:00Z">
              <w:rPr>
                <w:kern w:val="2"/>
              </w:rPr>
            </w:rPrChange>
          </w:rPr>
          <w:delText xml:space="preserve"> </w:delText>
        </w:r>
      </w:del>
      <w:del w:id="152" w:author="冰蓝城 [2]" w:date="2019-10-22T17:17:15Z">
        <w:r>
          <w:rPr>
            <w:rFonts w:hint="eastAsia" w:ascii="宋体" w:hAnsi="宋体" w:cs="Times New Roman"/>
            <w:kern w:val="2"/>
            <w:sz w:val="36"/>
            <w:szCs w:val="36"/>
            <w:rPrChange w:id="153" w:author="Administrator" w:date="2019-10-21T23:07:00Z">
              <w:rPr>
                <w:rFonts w:hint="eastAsia"/>
                <w:kern w:val="2"/>
              </w:rPr>
            </w:rPrChange>
          </w:rPr>
          <w:delText>杨冰琪</w:delText>
        </w:r>
      </w:del>
      <w:del w:id="155" w:author="冰蓝城 [2]" w:date="2019-10-22T17:17:15Z">
        <w:r>
          <w:rPr>
            <w:rFonts w:ascii="宋体" w:hAnsi="宋体" w:cs="Times New Roman"/>
            <w:kern w:val="2"/>
            <w:sz w:val="36"/>
            <w:szCs w:val="36"/>
            <w:rPrChange w:id="156" w:author="Administrator" w:date="2019-10-21T23:07:00Z">
              <w:rPr>
                <w:kern w:val="2"/>
              </w:rPr>
            </w:rPrChange>
          </w:rPr>
          <w:delText xml:space="preserve">             </w:delText>
        </w:r>
      </w:del>
      <w:del w:id="158" w:author="冰蓝城 [2]" w:date="2019-10-22T17:17:15Z">
        <w:r>
          <w:rPr>
            <w:rFonts w:hint="eastAsia" w:ascii="宋体" w:hAnsi="宋体" w:cs="Times New Roman"/>
            <w:kern w:val="2"/>
            <w:sz w:val="36"/>
            <w:szCs w:val="36"/>
            <w:rPrChange w:id="159" w:author="Administrator" w:date="2019-10-21T23:07:00Z">
              <w:rPr>
                <w:rFonts w:hint="eastAsia"/>
                <w:kern w:val="2"/>
              </w:rPr>
            </w:rPrChange>
          </w:rPr>
          <w:delText>学号</w:delText>
        </w:r>
      </w:del>
      <w:del w:id="161" w:author="冰蓝城 [2]" w:date="2019-10-22T17:17:15Z">
        <w:r>
          <w:rPr>
            <w:rFonts w:ascii="宋体" w:hAnsi="宋体" w:cs="Times New Roman"/>
            <w:kern w:val="2"/>
            <w:sz w:val="36"/>
            <w:szCs w:val="36"/>
            <w:rPrChange w:id="162" w:author="Administrator" w:date="2019-10-21T23:07:00Z">
              <w:rPr>
                <w:kern w:val="2"/>
              </w:rPr>
            </w:rPrChange>
          </w:rPr>
          <w:delText>1120161762</w:delText>
        </w:r>
      </w:del>
    </w:p>
    <w:p>
      <w:pPr>
        <w:widowControl w:val="0"/>
        <w:adjustRightInd w:val="0"/>
        <w:spacing w:before="0" w:after="0" w:line="360" w:lineRule="auto"/>
        <w:ind w:firstLine="720" w:firstLineChars="200"/>
        <w:jc w:val="left"/>
        <w:rPr>
          <w:del w:id="165" w:author="冰蓝城 [2]" w:date="2019-10-22T17:17:15Z"/>
          <w:rFonts w:ascii="宋体" w:hAnsi="宋体" w:cs="Times New Roman"/>
          <w:kern w:val="2"/>
          <w:sz w:val="36"/>
          <w:szCs w:val="36"/>
          <w:rPrChange w:id="166" w:author="Administrator" w:date="2019-10-21T23:07:00Z">
            <w:rPr>
              <w:del w:id="167" w:author="冰蓝城 [2]" w:date="2019-10-22T17:17:15Z"/>
              <w:kern w:val="2"/>
            </w:rPr>
          </w:rPrChange>
        </w:rPr>
        <w:pPrChange w:id="164" w:author="Administrator" w:date="2019-10-21T23:07:00Z">
          <w:pPr>
            <w:widowControl w:val="0"/>
            <w:adjustRightInd/>
            <w:spacing w:before="120" w:after="120" w:line="240" w:lineRule="auto"/>
            <w:ind w:firstLine="1680" w:firstLineChars="700"/>
            <w:jc w:val="both"/>
          </w:pPr>
        </w:pPrChange>
      </w:pPr>
      <w:del w:id="168" w:author="冰蓝城 [2]" w:date="2019-10-22T17:17:15Z">
        <w:r>
          <w:rPr>
            <w:rFonts w:hint="eastAsia" w:ascii="宋体" w:hAnsi="宋体" w:cs="Times New Roman"/>
            <w:kern w:val="2"/>
            <w:sz w:val="36"/>
            <w:szCs w:val="36"/>
            <w:rPrChange w:id="169" w:author="Administrator" w:date="2019-10-21T23:07:00Z">
              <w:rPr>
                <w:rFonts w:hint="eastAsia"/>
                <w:kern w:val="2"/>
              </w:rPr>
            </w:rPrChange>
          </w:rPr>
          <w:delText>姓名</w:delText>
        </w:r>
      </w:del>
      <w:del w:id="171" w:author="冰蓝城 [2]" w:date="2019-10-22T17:17:15Z">
        <w:r>
          <w:rPr>
            <w:rFonts w:ascii="宋体" w:hAnsi="宋体" w:cs="Times New Roman"/>
            <w:kern w:val="2"/>
            <w:sz w:val="36"/>
            <w:szCs w:val="36"/>
            <w:rPrChange w:id="172" w:author="Administrator" w:date="2019-10-21T23:07:00Z">
              <w:rPr>
                <w:kern w:val="2"/>
              </w:rPr>
            </w:rPrChange>
          </w:rPr>
          <w:delText xml:space="preserve"> </w:delText>
        </w:r>
      </w:del>
      <w:del w:id="174" w:author="冰蓝城 [2]" w:date="2019-10-22T17:17:15Z">
        <w:r>
          <w:rPr>
            <w:rFonts w:hint="eastAsia" w:ascii="宋体" w:hAnsi="宋体" w:cs="Times New Roman"/>
            <w:kern w:val="2"/>
            <w:sz w:val="36"/>
            <w:szCs w:val="36"/>
            <w:rPrChange w:id="175" w:author="Administrator" w:date="2019-10-21T23:07:00Z">
              <w:rPr>
                <w:rFonts w:hint="eastAsia"/>
                <w:kern w:val="2"/>
              </w:rPr>
            </w:rPrChange>
          </w:rPr>
          <w:delText>杨</w:delText>
        </w:r>
      </w:del>
      <w:del w:id="177" w:author="冰蓝城 [2]" w:date="2019-10-22T17:17:15Z">
        <w:r>
          <w:rPr>
            <w:rFonts w:ascii="宋体" w:hAnsi="宋体" w:cs="Times New Roman"/>
            <w:kern w:val="2"/>
            <w:sz w:val="36"/>
            <w:szCs w:val="36"/>
            <w:rPrChange w:id="178" w:author="Administrator" w:date="2019-10-21T23:07:00Z">
              <w:rPr>
                <w:kern w:val="2"/>
              </w:rPr>
            </w:rPrChange>
          </w:rPr>
          <w:delText xml:space="preserve">  </w:delText>
        </w:r>
      </w:del>
      <w:del w:id="180" w:author="冰蓝城 [2]" w:date="2019-10-22T17:17:15Z">
        <w:r>
          <w:rPr>
            <w:rFonts w:hint="eastAsia" w:ascii="宋体" w:hAnsi="宋体" w:cs="Times New Roman"/>
            <w:kern w:val="2"/>
            <w:sz w:val="36"/>
            <w:szCs w:val="36"/>
            <w:rPrChange w:id="181" w:author="Administrator" w:date="2019-10-21T23:07:00Z">
              <w:rPr>
                <w:rFonts w:hint="eastAsia"/>
                <w:kern w:val="2"/>
              </w:rPr>
            </w:rPrChange>
          </w:rPr>
          <w:delText>俊</w:delText>
        </w:r>
      </w:del>
      <w:del w:id="183" w:author="冰蓝城 [2]" w:date="2019-10-22T17:17:15Z">
        <w:r>
          <w:rPr>
            <w:rFonts w:ascii="宋体" w:hAnsi="宋体" w:cs="Times New Roman"/>
            <w:kern w:val="2"/>
            <w:sz w:val="36"/>
            <w:szCs w:val="36"/>
            <w:rPrChange w:id="184" w:author="Administrator" w:date="2019-10-21T23:07:00Z">
              <w:rPr>
                <w:kern w:val="2"/>
              </w:rPr>
            </w:rPrChange>
          </w:rPr>
          <w:delText xml:space="preserve">             </w:delText>
        </w:r>
      </w:del>
      <w:del w:id="186" w:author="冰蓝城 [2]" w:date="2019-10-22T17:17:15Z">
        <w:r>
          <w:rPr>
            <w:rFonts w:hint="eastAsia" w:ascii="宋体" w:hAnsi="宋体" w:cs="Times New Roman"/>
            <w:kern w:val="2"/>
            <w:sz w:val="36"/>
            <w:szCs w:val="36"/>
            <w:rPrChange w:id="187" w:author="Administrator" w:date="2019-10-21T23:07:00Z">
              <w:rPr>
                <w:rFonts w:hint="eastAsia"/>
                <w:kern w:val="2"/>
              </w:rPr>
            </w:rPrChange>
          </w:rPr>
          <w:delText>学号</w:delText>
        </w:r>
      </w:del>
      <w:del w:id="189" w:author="冰蓝城 [2]" w:date="2019-10-22T17:17:15Z">
        <w:r>
          <w:rPr>
            <w:rFonts w:ascii="宋体" w:hAnsi="宋体" w:cs="Times New Roman"/>
            <w:kern w:val="2"/>
            <w:sz w:val="36"/>
            <w:szCs w:val="36"/>
            <w:rPrChange w:id="190" w:author="Administrator" w:date="2019-10-21T23:07:00Z">
              <w:rPr>
                <w:kern w:val="2"/>
              </w:rPr>
            </w:rPrChange>
          </w:rPr>
          <w:delText>1120161820</w:delText>
        </w:r>
      </w:del>
    </w:p>
    <w:p>
      <w:pPr>
        <w:widowControl w:val="0"/>
        <w:adjustRightInd w:val="0"/>
        <w:spacing w:before="0" w:after="0" w:line="360" w:lineRule="auto"/>
        <w:ind w:firstLine="720" w:firstLineChars="200"/>
        <w:jc w:val="left"/>
        <w:rPr>
          <w:del w:id="193" w:author="冰蓝城 [2]" w:date="2019-10-22T17:17:15Z"/>
          <w:rFonts w:ascii="宋体" w:hAnsi="宋体" w:cs="Times New Roman"/>
          <w:kern w:val="2"/>
          <w:sz w:val="36"/>
          <w:szCs w:val="36"/>
          <w:rPrChange w:id="194" w:author="Administrator" w:date="2019-10-21T23:07:00Z">
            <w:rPr>
              <w:del w:id="195" w:author="冰蓝城 [2]" w:date="2019-10-22T17:17:15Z"/>
              <w:kern w:val="2"/>
            </w:rPr>
          </w:rPrChange>
        </w:rPr>
        <w:pPrChange w:id="192" w:author="Administrator" w:date="2019-10-21T23:07:00Z">
          <w:pPr>
            <w:widowControl w:val="0"/>
            <w:adjustRightInd/>
            <w:spacing w:before="120" w:after="120" w:line="240" w:lineRule="auto"/>
            <w:ind w:firstLine="1680" w:firstLineChars="700"/>
            <w:jc w:val="both"/>
          </w:pPr>
        </w:pPrChange>
      </w:pPr>
      <w:del w:id="196" w:author="冰蓝城 [2]" w:date="2019-10-22T17:17:15Z">
        <w:r>
          <w:rPr>
            <w:rFonts w:hint="eastAsia" w:ascii="宋体" w:hAnsi="宋体" w:cs="Times New Roman"/>
            <w:kern w:val="2"/>
            <w:sz w:val="36"/>
            <w:szCs w:val="36"/>
            <w:rPrChange w:id="197" w:author="Administrator" w:date="2019-10-21T23:07:00Z">
              <w:rPr>
                <w:rFonts w:hint="eastAsia"/>
                <w:kern w:val="2"/>
              </w:rPr>
            </w:rPrChange>
          </w:rPr>
          <w:delText>姓名</w:delText>
        </w:r>
      </w:del>
      <w:del w:id="199" w:author="冰蓝城 [2]" w:date="2019-10-22T17:17:15Z">
        <w:r>
          <w:rPr>
            <w:rFonts w:ascii="宋体" w:hAnsi="宋体" w:cs="Times New Roman"/>
            <w:kern w:val="2"/>
            <w:sz w:val="36"/>
            <w:szCs w:val="36"/>
            <w:rPrChange w:id="200" w:author="Administrator" w:date="2019-10-21T23:07:00Z">
              <w:rPr>
                <w:kern w:val="2"/>
              </w:rPr>
            </w:rPrChange>
          </w:rPr>
          <w:delText xml:space="preserve"> </w:delText>
        </w:r>
      </w:del>
      <w:del w:id="202" w:author="冰蓝城 [2]" w:date="2019-10-22T17:17:15Z">
        <w:r>
          <w:rPr>
            <w:rFonts w:hint="eastAsia" w:ascii="宋体" w:hAnsi="宋体" w:cs="Times New Roman"/>
            <w:kern w:val="2"/>
            <w:sz w:val="36"/>
            <w:szCs w:val="36"/>
            <w:rPrChange w:id="203" w:author="Administrator" w:date="2019-10-21T23:07:00Z">
              <w:rPr>
                <w:rFonts w:hint="eastAsia"/>
                <w:kern w:val="2"/>
              </w:rPr>
            </w:rPrChange>
          </w:rPr>
          <w:delText>霍萱甫</w:delText>
        </w:r>
      </w:del>
      <w:del w:id="205" w:author="冰蓝城 [2]" w:date="2019-10-22T17:17:15Z">
        <w:r>
          <w:rPr>
            <w:rFonts w:ascii="宋体" w:hAnsi="宋体" w:cs="Times New Roman"/>
            <w:kern w:val="2"/>
            <w:sz w:val="36"/>
            <w:szCs w:val="36"/>
            <w:rPrChange w:id="206" w:author="Administrator" w:date="2019-10-21T23:07:00Z">
              <w:rPr>
                <w:kern w:val="2"/>
              </w:rPr>
            </w:rPrChange>
          </w:rPr>
          <w:delText xml:space="preserve">             </w:delText>
        </w:r>
      </w:del>
      <w:del w:id="208" w:author="冰蓝城 [2]" w:date="2019-10-22T17:17:15Z">
        <w:r>
          <w:rPr>
            <w:rFonts w:hint="eastAsia" w:ascii="宋体" w:hAnsi="宋体" w:cs="Times New Roman"/>
            <w:kern w:val="2"/>
            <w:sz w:val="36"/>
            <w:szCs w:val="36"/>
            <w:rPrChange w:id="209" w:author="Administrator" w:date="2019-10-21T23:07:00Z">
              <w:rPr>
                <w:rFonts w:hint="eastAsia"/>
                <w:kern w:val="2"/>
              </w:rPr>
            </w:rPrChange>
          </w:rPr>
          <w:delText>学号</w:delText>
        </w:r>
      </w:del>
      <w:del w:id="211" w:author="冰蓝城 [2]" w:date="2019-10-22T17:17:15Z">
        <w:r>
          <w:rPr>
            <w:rFonts w:ascii="宋体" w:hAnsi="宋体" w:cs="Times New Roman"/>
            <w:kern w:val="2"/>
            <w:sz w:val="36"/>
            <w:szCs w:val="36"/>
            <w:rPrChange w:id="212" w:author="Administrator" w:date="2019-10-21T23:07:00Z">
              <w:rPr>
                <w:kern w:val="2"/>
              </w:rPr>
            </w:rPrChange>
          </w:rPr>
          <w:delText>1120162099</w:delText>
        </w:r>
      </w:del>
    </w:p>
    <w:p>
      <w:pPr>
        <w:widowControl w:val="0"/>
        <w:adjustRightInd w:val="0"/>
        <w:spacing w:before="0" w:after="0" w:line="360" w:lineRule="auto"/>
        <w:ind w:firstLine="720" w:firstLineChars="200"/>
        <w:jc w:val="left"/>
        <w:rPr>
          <w:del w:id="215" w:author="冰蓝城 [2]" w:date="2019-10-22T17:17:15Z"/>
          <w:kern w:val="2"/>
        </w:rPr>
        <w:pPrChange w:id="214" w:author="Administrator" w:date="2019-10-21T23:07:00Z">
          <w:pPr>
            <w:widowControl w:val="0"/>
            <w:adjustRightInd/>
            <w:spacing w:before="120" w:after="120" w:line="240" w:lineRule="auto"/>
            <w:ind w:firstLine="1680" w:firstLineChars="700"/>
            <w:jc w:val="both"/>
          </w:pPr>
        </w:pPrChange>
      </w:pPr>
      <w:del w:id="216" w:author="冰蓝城 [2]" w:date="2019-10-22T17:17:15Z">
        <w:r>
          <w:rPr>
            <w:rFonts w:hint="eastAsia" w:ascii="宋体" w:hAnsi="宋体" w:cs="Times New Roman"/>
            <w:kern w:val="2"/>
            <w:sz w:val="36"/>
            <w:szCs w:val="36"/>
            <w:rPrChange w:id="217" w:author="Administrator" w:date="2019-10-21T23:07:00Z">
              <w:rPr>
                <w:rFonts w:hint="eastAsia"/>
                <w:kern w:val="2"/>
              </w:rPr>
            </w:rPrChange>
          </w:rPr>
          <w:delText>姓名</w:delText>
        </w:r>
      </w:del>
      <w:del w:id="219" w:author="冰蓝城 [2]" w:date="2019-10-22T17:17:15Z">
        <w:r>
          <w:rPr>
            <w:rFonts w:ascii="宋体" w:hAnsi="宋体" w:cs="Times New Roman"/>
            <w:kern w:val="2"/>
            <w:sz w:val="36"/>
            <w:szCs w:val="36"/>
            <w:rPrChange w:id="220" w:author="Administrator" w:date="2019-10-21T23:07:00Z">
              <w:rPr>
                <w:kern w:val="2"/>
              </w:rPr>
            </w:rPrChange>
          </w:rPr>
          <w:delText xml:space="preserve"> </w:delText>
        </w:r>
      </w:del>
      <w:del w:id="222" w:author="冰蓝城 [2]" w:date="2019-10-22T17:17:15Z">
        <w:r>
          <w:rPr>
            <w:rFonts w:hint="eastAsia" w:ascii="宋体" w:hAnsi="宋体" w:cs="Times New Roman"/>
            <w:kern w:val="2"/>
            <w:sz w:val="36"/>
            <w:szCs w:val="36"/>
            <w:rPrChange w:id="223" w:author="Administrator" w:date="2019-10-21T23:07:00Z">
              <w:rPr>
                <w:rFonts w:hint="eastAsia"/>
                <w:kern w:val="2"/>
              </w:rPr>
            </w:rPrChange>
          </w:rPr>
          <w:delText>刘楠彬</w:delText>
        </w:r>
      </w:del>
      <w:del w:id="225" w:author="冰蓝城 [2]" w:date="2019-10-22T17:17:15Z">
        <w:r>
          <w:rPr>
            <w:rFonts w:ascii="宋体" w:hAnsi="宋体" w:cs="Times New Roman"/>
            <w:kern w:val="2"/>
            <w:sz w:val="36"/>
            <w:szCs w:val="36"/>
            <w:rPrChange w:id="226" w:author="Administrator" w:date="2019-10-21T23:07:00Z">
              <w:rPr>
                <w:kern w:val="2"/>
              </w:rPr>
            </w:rPrChange>
          </w:rPr>
          <w:delText xml:space="preserve">             </w:delText>
        </w:r>
      </w:del>
      <w:del w:id="228" w:author="冰蓝城 [2]" w:date="2019-10-22T17:17:15Z">
        <w:r>
          <w:rPr>
            <w:rFonts w:hint="eastAsia" w:ascii="宋体" w:hAnsi="宋体" w:cs="Times New Roman"/>
            <w:kern w:val="2"/>
            <w:sz w:val="36"/>
            <w:szCs w:val="36"/>
            <w:rPrChange w:id="229" w:author="Administrator" w:date="2019-10-21T23:07:00Z">
              <w:rPr>
                <w:rFonts w:hint="eastAsia"/>
                <w:kern w:val="2"/>
              </w:rPr>
            </w:rPrChange>
          </w:rPr>
          <w:delText>学号</w:delText>
        </w:r>
      </w:del>
      <w:del w:id="231" w:author="冰蓝城 [2]" w:date="2019-10-22T17:17:15Z">
        <w:r>
          <w:rPr>
            <w:rFonts w:ascii="宋体" w:hAnsi="宋体" w:cs="Times New Roman"/>
            <w:kern w:val="2"/>
            <w:sz w:val="36"/>
            <w:szCs w:val="36"/>
            <w:rPrChange w:id="232" w:author="Administrator" w:date="2019-10-21T23:07:00Z">
              <w:rPr>
                <w:kern w:val="2"/>
              </w:rPr>
            </w:rPrChange>
          </w:rPr>
          <w:delText>1120162132</w:delText>
        </w:r>
      </w:del>
    </w:p>
    <w:p>
      <w:pPr>
        <w:widowControl w:val="0"/>
        <w:adjustRightInd w:val="0"/>
        <w:spacing w:before="0" w:after="0" w:line="360" w:lineRule="auto"/>
        <w:ind w:firstLine="720" w:firstLineChars="200"/>
        <w:jc w:val="left"/>
        <w:rPr>
          <w:del w:id="235" w:author="冰蓝城 [2]" w:date="2019-10-22T17:17:15Z"/>
          <w:rFonts w:eastAsia="黑体" w:cs="Times New Roman"/>
          <w:kern w:val="2"/>
          <w:sz w:val="36"/>
          <w:szCs w:val="24"/>
        </w:rPr>
        <w:pPrChange w:id="234" w:author="Administrator" w:date="2019-10-21T23:08:00Z">
          <w:pPr>
            <w:widowControl w:val="0"/>
            <w:adjustRightInd/>
            <w:spacing w:before="120" w:after="120" w:line="240" w:lineRule="auto"/>
            <w:ind w:firstLine="678" w:firstLineChars="0"/>
            <w:jc w:val="center"/>
          </w:pPr>
        </w:pPrChange>
      </w:pPr>
    </w:p>
    <w:p>
      <w:pPr>
        <w:widowControl w:val="0"/>
        <w:adjustRightInd/>
        <w:spacing w:before="120" w:after="120" w:line="240" w:lineRule="auto"/>
        <w:ind w:firstLine="678" w:firstLineChars="0"/>
        <w:jc w:val="center"/>
        <w:rPr>
          <w:del w:id="236" w:author="冰蓝城 [2]" w:date="2019-10-22T17:17:15Z"/>
          <w:rFonts w:eastAsia="黑体" w:cs="Times New Roman"/>
          <w:kern w:val="2"/>
          <w:sz w:val="36"/>
          <w:szCs w:val="24"/>
        </w:rPr>
      </w:pPr>
    </w:p>
    <w:p>
      <w:pPr>
        <w:widowControl w:val="0"/>
        <w:adjustRightInd/>
        <w:spacing w:before="120" w:after="120" w:line="240" w:lineRule="auto"/>
        <w:ind w:firstLine="678" w:firstLineChars="0"/>
        <w:jc w:val="center"/>
        <w:rPr>
          <w:del w:id="237" w:author="冰蓝城 [2]" w:date="2019-10-22T17:17:15Z"/>
          <w:rFonts w:eastAsia="黑体" w:cs="Times New Roman"/>
          <w:kern w:val="2"/>
          <w:sz w:val="36"/>
          <w:szCs w:val="24"/>
        </w:rPr>
      </w:pPr>
    </w:p>
    <w:p>
      <w:pPr>
        <w:widowControl w:val="0"/>
        <w:adjustRightInd w:val="0"/>
        <w:spacing w:before="0" w:after="0" w:line="360" w:lineRule="auto"/>
        <w:ind w:firstLine="0" w:firstLineChars="0"/>
        <w:jc w:val="center"/>
        <w:outlineLvl w:val="9"/>
        <w:rPr>
          <w:del w:id="239" w:author="冰蓝城 [2]" w:date="2019-10-22T17:17:15Z"/>
          <w:rFonts w:ascii="宋体" w:hAnsi="宋体" w:eastAsia="宋体"/>
          <w:kern w:val="2"/>
          <w:sz w:val="44"/>
          <w:szCs w:val="44"/>
          <w:rPrChange w:id="240" w:author="Administrator" w:date="2019-10-21T23:08:00Z">
            <w:rPr>
              <w:del w:id="241" w:author="冰蓝城 [2]" w:date="2019-10-22T17:17:15Z"/>
              <w:rFonts w:eastAsia="黑体"/>
              <w:kern w:val="2"/>
            </w:rPr>
          </w:rPrChange>
        </w:rPr>
        <w:pPrChange w:id="238" w:author="Administrator" w:date="2019-10-21T23:08:00Z">
          <w:pPr>
            <w:widowControl w:val="0"/>
            <w:adjustRightInd/>
            <w:spacing w:before="120" w:after="120" w:line="240" w:lineRule="auto"/>
            <w:ind w:firstLine="960" w:firstLineChars="400"/>
            <w:jc w:val="both"/>
            <w:outlineLvl w:val="1"/>
          </w:pPr>
        </w:pPrChange>
      </w:pPr>
      <w:del w:id="242" w:author="冰蓝城 [2]" w:date="2019-10-22T17:17:15Z">
        <w:r>
          <w:rPr>
            <w:rFonts w:hint="eastAsia" w:ascii="宋体" w:hAnsi="宋体"/>
            <w:kern w:val="2"/>
            <w:sz w:val="44"/>
            <w:szCs w:val="44"/>
            <w:rPrChange w:id="243" w:author="Administrator" w:date="2019-10-21T23:08:00Z">
              <w:rPr>
                <w:rFonts w:hint="eastAsia"/>
                <w:kern w:val="2"/>
              </w:rPr>
            </w:rPrChange>
          </w:rPr>
          <w:delText>指导教师</w:delText>
        </w:r>
      </w:del>
      <w:del w:id="245" w:author="冰蓝城 [2]" w:date="2019-10-22T17:17:15Z">
        <w:r>
          <w:rPr>
            <w:rFonts w:ascii="宋体" w:hAnsi="宋体"/>
            <w:kern w:val="2"/>
            <w:sz w:val="44"/>
            <w:szCs w:val="44"/>
            <w:rPrChange w:id="246" w:author="Administrator" w:date="2019-10-21T23:08:00Z">
              <w:rPr>
                <w:kern w:val="2"/>
              </w:rPr>
            </w:rPrChange>
          </w:rPr>
          <w:delText xml:space="preserve">: </w:delText>
        </w:r>
      </w:del>
      <w:del w:id="248" w:author="冰蓝城 [2]" w:date="2019-10-22T17:17:15Z">
        <w:r>
          <w:rPr>
            <w:rFonts w:hint="eastAsia" w:ascii="宋体" w:hAnsi="宋体"/>
            <w:kern w:val="2"/>
            <w:sz w:val="44"/>
            <w:szCs w:val="44"/>
            <w:rPrChange w:id="249" w:author="Administrator" w:date="2019-10-21T23:08:00Z">
              <w:rPr>
                <w:rFonts w:hint="eastAsia"/>
                <w:kern w:val="2"/>
              </w:rPr>
            </w:rPrChange>
          </w:rPr>
          <w:delText>赵刚</w:delText>
        </w:r>
      </w:del>
    </w:p>
    <w:p>
      <w:pPr>
        <w:widowControl w:val="0"/>
        <w:adjustRightInd w:val="0"/>
        <w:spacing w:before="0" w:after="0" w:line="360" w:lineRule="auto"/>
        <w:ind w:firstLine="0" w:firstLineChars="0"/>
        <w:jc w:val="center"/>
        <w:rPr>
          <w:del w:id="252" w:author="冰蓝城 [2]" w:date="2019-10-22T17:17:15Z"/>
          <w:rFonts w:ascii="宋体" w:hAnsi="宋体" w:eastAsia="宋体"/>
          <w:kern w:val="2"/>
          <w:sz w:val="44"/>
          <w:szCs w:val="44"/>
          <w:rPrChange w:id="253" w:author="Administrator" w:date="2019-10-21T23:08:00Z">
            <w:rPr>
              <w:del w:id="254" w:author="冰蓝城 [2]" w:date="2019-10-22T17:17:15Z"/>
              <w:rFonts w:eastAsia="黑体"/>
              <w:kern w:val="2"/>
            </w:rPr>
          </w:rPrChange>
        </w:rPr>
        <w:pPrChange w:id="251" w:author="Administrator" w:date="2019-10-21T23:08:00Z">
          <w:pPr>
            <w:widowControl w:val="0"/>
            <w:adjustRightInd/>
            <w:spacing w:before="120" w:after="120" w:line="240" w:lineRule="auto"/>
            <w:ind w:firstLine="678" w:firstLineChars="0"/>
            <w:jc w:val="center"/>
          </w:pPr>
        </w:pPrChange>
      </w:pPr>
    </w:p>
    <w:p>
      <w:pPr>
        <w:widowControl w:val="0"/>
        <w:adjustRightInd w:val="0"/>
        <w:spacing w:before="0" w:after="0" w:line="360" w:lineRule="auto"/>
        <w:ind w:firstLine="0" w:firstLineChars="0"/>
        <w:jc w:val="center"/>
        <w:rPr>
          <w:del w:id="256" w:author="冰蓝城 [2]" w:date="2019-10-22T17:17:15Z"/>
          <w:rFonts w:ascii="宋体" w:hAnsi="宋体" w:eastAsia="宋体"/>
          <w:kern w:val="2"/>
          <w:sz w:val="44"/>
          <w:szCs w:val="44"/>
          <w:rPrChange w:id="257" w:author="Administrator" w:date="2019-10-21T23:08:00Z">
            <w:rPr>
              <w:del w:id="258" w:author="冰蓝城 [2]" w:date="2019-10-22T17:17:15Z"/>
              <w:rFonts w:eastAsia="黑体"/>
              <w:kern w:val="2"/>
              <w:sz w:val="48"/>
            </w:rPr>
          </w:rPrChange>
        </w:rPr>
        <w:pPrChange w:id="255" w:author="Administrator" w:date="2019-10-21T23:08:00Z">
          <w:pPr>
            <w:widowControl w:val="0"/>
            <w:adjustRightInd/>
            <w:spacing w:before="120" w:after="120" w:line="240" w:lineRule="auto"/>
            <w:ind w:firstLine="918" w:firstLineChars="0"/>
            <w:jc w:val="center"/>
          </w:pPr>
        </w:pPrChange>
      </w:pPr>
    </w:p>
    <w:p>
      <w:pPr>
        <w:widowControl w:val="0"/>
        <w:adjustRightInd w:val="0"/>
        <w:spacing w:before="0" w:after="0" w:line="360" w:lineRule="auto"/>
        <w:ind w:firstLine="0" w:firstLineChars="0"/>
        <w:jc w:val="center"/>
        <w:outlineLvl w:val="9"/>
        <w:rPr>
          <w:del w:id="260" w:author="冰蓝城 [2]" w:date="2019-10-22T17:17:15Z"/>
          <w:rFonts w:ascii="宋体" w:hAnsi="宋体"/>
          <w:kern w:val="2"/>
          <w:sz w:val="44"/>
          <w:szCs w:val="44"/>
          <w:rPrChange w:id="261" w:author="Administrator" w:date="2019-10-21T23:08:00Z">
            <w:rPr>
              <w:del w:id="262" w:author="冰蓝城 [2]" w:date="2019-10-22T17:17:15Z"/>
              <w:kern w:val="2"/>
              <w:sz w:val="44"/>
            </w:rPr>
          </w:rPrChange>
        </w:rPr>
        <w:pPrChange w:id="259" w:author="Administrator" w:date="2019-10-21T23:08:00Z">
          <w:pPr>
            <w:widowControl w:val="0"/>
            <w:adjustRightInd/>
            <w:spacing w:before="120" w:after="120" w:line="240" w:lineRule="auto"/>
            <w:ind w:firstLine="838" w:firstLineChars="0"/>
            <w:jc w:val="center"/>
            <w:outlineLvl w:val="0"/>
          </w:pPr>
        </w:pPrChange>
      </w:pPr>
      <w:del w:id="263" w:author="冰蓝城 [2]" w:date="2019-10-22T17:17:15Z">
        <w:r>
          <w:rPr>
            <w:rFonts w:hint="eastAsia" w:ascii="宋体" w:hAnsi="宋体"/>
            <w:kern w:val="2"/>
            <w:sz w:val="44"/>
            <w:szCs w:val="44"/>
            <w:rPrChange w:id="264" w:author="Administrator" w:date="2019-10-21T23:08:00Z">
              <w:rPr>
                <w:rFonts w:hint="eastAsia"/>
                <w:kern w:val="2"/>
                <w:sz w:val="44"/>
              </w:rPr>
            </w:rPrChange>
          </w:rPr>
          <w:delText>北京理工大学计算机学院</w:delText>
        </w:r>
      </w:del>
    </w:p>
    <w:p>
      <w:pPr>
        <w:widowControl w:val="0"/>
        <w:adjustRightInd w:val="0"/>
        <w:spacing w:before="0" w:after="0"/>
        <w:ind w:firstLine="0" w:firstLineChars="0"/>
        <w:jc w:val="center"/>
        <w:outlineLvl w:val="9"/>
        <w:rPr>
          <w:del w:id="267" w:author="冰蓝城 [2]" w:date="2019-10-22T17:17:15Z"/>
          <w:rFonts w:ascii="宋体" w:hAnsi="宋体"/>
          <w:kern w:val="2"/>
          <w:sz w:val="44"/>
          <w:szCs w:val="44"/>
          <w:rPrChange w:id="268" w:author="Administrator" w:date="2019-10-21T23:08:00Z">
            <w:rPr>
              <w:del w:id="269" w:author="冰蓝城 [2]" w:date="2019-10-22T17:17:15Z"/>
              <w:kern w:val="2"/>
              <w:sz w:val="44"/>
            </w:rPr>
          </w:rPrChange>
        </w:rPr>
        <w:pPrChange w:id="266" w:author="Administrator" w:date="2019-10-21T23:08:00Z">
          <w:pPr>
            <w:widowControl w:val="0"/>
            <w:tabs>
              <w:tab w:val="center" w:pos="5238"/>
              <w:tab w:val="left" w:pos="8205"/>
            </w:tabs>
            <w:adjustRightInd/>
            <w:spacing w:before="120" w:after="120"/>
            <w:ind w:firstLine="838" w:firstLineChars="0"/>
            <w:outlineLvl w:val="0"/>
          </w:pPr>
        </w:pPrChange>
      </w:pPr>
      <w:del w:id="270" w:author="冰蓝城 [2]" w:date="2019-10-22T17:17:15Z">
        <w:r>
          <w:rPr>
            <w:rFonts w:ascii="宋体" w:hAnsi="宋体"/>
            <w:kern w:val="2"/>
            <w:sz w:val="44"/>
            <w:szCs w:val="44"/>
            <w:rPrChange w:id="271" w:author="Administrator" w:date="2019-10-21T23:08:00Z">
              <w:rPr>
                <w:kern w:val="2"/>
                <w:sz w:val="44"/>
              </w:rPr>
            </w:rPrChange>
          </w:rPr>
          <w:delText>2019</w:delText>
        </w:r>
      </w:del>
      <w:del w:id="273" w:author="冰蓝城 [2]" w:date="2019-10-22T17:17:15Z">
        <w:r>
          <w:rPr>
            <w:rFonts w:hint="eastAsia" w:ascii="宋体" w:hAnsi="宋体"/>
            <w:kern w:val="2"/>
            <w:sz w:val="44"/>
            <w:szCs w:val="44"/>
            <w:rPrChange w:id="274" w:author="Administrator" w:date="2019-10-21T23:08:00Z">
              <w:rPr>
                <w:rFonts w:hint="eastAsia"/>
                <w:kern w:val="2"/>
                <w:sz w:val="44"/>
              </w:rPr>
            </w:rPrChange>
          </w:rPr>
          <w:delText>年</w:delText>
        </w:r>
      </w:del>
      <w:del w:id="276" w:author="冰蓝城 [2]" w:date="2019-10-22T17:17:15Z">
        <w:r>
          <w:rPr>
            <w:rFonts w:ascii="宋体" w:hAnsi="宋体"/>
            <w:kern w:val="2"/>
            <w:sz w:val="44"/>
            <w:szCs w:val="44"/>
            <w:rPrChange w:id="277" w:author="Administrator" w:date="2019-10-21T23:08:00Z">
              <w:rPr>
                <w:kern w:val="2"/>
                <w:sz w:val="44"/>
              </w:rPr>
            </w:rPrChange>
          </w:rPr>
          <w:delText>10</w:delText>
        </w:r>
      </w:del>
      <w:del w:id="279" w:author="冰蓝城 [2]" w:date="2019-10-22T17:17:15Z">
        <w:r>
          <w:rPr>
            <w:rFonts w:hint="eastAsia" w:ascii="宋体" w:hAnsi="宋体"/>
            <w:kern w:val="2"/>
            <w:sz w:val="44"/>
            <w:szCs w:val="44"/>
            <w:rPrChange w:id="280" w:author="Administrator" w:date="2019-10-21T23:08:00Z">
              <w:rPr>
                <w:rFonts w:hint="eastAsia"/>
                <w:kern w:val="2"/>
                <w:sz w:val="44"/>
              </w:rPr>
            </w:rPrChange>
          </w:rPr>
          <w:delText>月</w:delText>
        </w:r>
      </w:del>
    </w:p>
    <w:p>
      <w:pPr>
        <w:widowControl w:val="0"/>
        <w:adjustRightInd w:val="0"/>
        <w:snapToGrid w:val="0"/>
        <w:ind w:firstLine="0" w:firstLineChars="0"/>
        <w:jc w:val="center"/>
        <w:outlineLvl w:val="9"/>
        <w:rPr>
          <w:del w:id="283" w:author="冰蓝城 [2]" w:date="2019-10-22T17:17:15Z"/>
          <w:kern w:val="2"/>
          <w:sz w:val="36"/>
          <w:rPrChange w:id="284" w:author="Administrator" w:date="2019-10-21T23:09:00Z">
            <w:rPr>
              <w:del w:id="285" w:author="冰蓝城 [2]" w:date="2019-10-22T17:17:15Z"/>
              <w:kern w:val="2"/>
            </w:rPr>
          </w:rPrChange>
        </w:rPr>
        <w:pPrChange w:id="282" w:author="Administrator" w:date="2019-10-21T23:09:00Z">
          <w:pPr>
            <w:widowControl w:val="0"/>
            <w:adjustRightInd/>
            <w:snapToGrid/>
            <w:ind w:firstLine="0" w:firstLineChars="0"/>
            <w:jc w:val="center"/>
            <w:outlineLvl w:val="0"/>
          </w:pPr>
        </w:pPrChange>
      </w:pPr>
      <w:del w:id="286" w:author="冰蓝城 [2]" w:date="2019-10-22T17:17:15Z">
        <w:r>
          <w:rPr>
            <w:kern w:val="2"/>
            <w:sz w:val="36"/>
            <w:rPrChange w:id="287" w:author="Administrator" w:date="2019-10-21T23:09:00Z">
              <w:rPr>
                <w:kern w:val="2"/>
              </w:rPr>
            </w:rPrChange>
          </w:rPr>
          <w:delText>4D GIS</w:delText>
        </w:r>
      </w:del>
      <w:del w:id="289" w:author="冰蓝城 [2]" w:date="2019-10-22T17:17:15Z">
        <w:r>
          <w:rPr>
            <w:rFonts w:hint="eastAsia"/>
            <w:kern w:val="2"/>
            <w:sz w:val="36"/>
            <w:rPrChange w:id="290" w:author="Administrator" w:date="2019-10-21T23:09:00Z">
              <w:rPr>
                <w:rFonts w:hint="eastAsia"/>
                <w:kern w:val="2"/>
              </w:rPr>
            </w:rPrChange>
          </w:rPr>
          <w:delText>标记系统</w:delText>
        </w:r>
      </w:del>
    </w:p>
    <w:p>
      <w:pPr>
        <w:widowControl w:val="0"/>
        <w:adjustRightInd w:val="0"/>
        <w:snapToGrid w:val="0"/>
        <w:ind w:firstLine="0" w:firstLineChars="0"/>
        <w:jc w:val="center"/>
        <w:outlineLvl w:val="9"/>
        <w:rPr>
          <w:del w:id="293" w:author="冰蓝城 [2]" w:date="2019-10-22T17:17:15Z"/>
          <w:kern w:val="2"/>
          <w:sz w:val="36"/>
          <w:rPrChange w:id="294" w:author="Administrator" w:date="2019-10-21T23:09:00Z">
            <w:rPr>
              <w:del w:id="295" w:author="冰蓝城 [2]" w:date="2019-10-22T17:17:15Z"/>
              <w:kern w:val="2"/>
            </w:rPr>
          </w:rPrChange>
        </w:rPr>
        <w:pPrChange w:id="292" w:author="Administrator" w:date="2019-10-21T23:09:00Z">
          <w:pPr>
            <w:widowControl w:val="0"/>
            <w:tabs>
              <w:tab w:val="center" w:pos="4819"/>
              <w:tab w:val="left" w:pos="7815"/>
            </w:tabs>
            <w:adjustRightInd/>
            <w:snapToGrid/>
            <w:ind w:firstLine="0" w:firstLineChars="0"/>
            <w:outlineLvl w:val="1"/>
          </w:pPr>
        </w:pPrChange>
      </w:pPr>
      <w:del w:id="296" w:author="冰蓝城 [2]" w:date="2019-10-22T17:17:15Z">
        <w:r>
          <w:rPr>
            <w:kern w:val="2"/>
            <w:sz w:val="36"/>
            <w:rPrChange w:id="297" w:author="Administrator" w:date="2019-10-21T23:09:00Z">
              <w:rPr>
                <w:kern w:val="2"/>
              </w:rPr>
            </w:rPrChange>
          </w:rPr>
          <w:delText>4D GISMS (4D GIS Marking System)</w:delText>
        </w:r>
      </w:del>
    </w:p>
    <w:p>
      <w:pPr>
        <w:widowControl w:val="0"/>
        <w:adjustRightInd w:val="0"/>
        <w:snapToGrid w:val="0"/>
        <w:ind w:firstLine="0" w:firstLineChars="0"/>
        <w:jc w:val="center"/>
        <w:outlineLvl w:val="9"/>
        <w:rPr>
          <w:del w:id="300" w:author="冰蓝城 [2]" w:date="2019-10-22T17:17:15Z"/>
          <w:kern w:val="2"/>
          <w:sz w:val="30"/>
          <w:szCs w:val="20"/>
        </w:rPr>
        <w:pPrChange w:id="299" w:author="Administrator" w:date="2019-10-21T23:09:00Z">
          <w:pPr>
            <w:widowControl w:val="0"/>
            <w:adjustRightInd/>
            <w:snapToGrid/>
            <w:ind w:firstLine="0" w:firstLineChars="0"/>
            <w:jc w:val="center"/>
            <w:outlineLvl w:val="0"/>
          </w:pPr>
        </w:pPrChange>
      </w:pPr>
      <w:del w:id="301" w:author="冰蓝城 [2]" w:date="2019-10-22T17:17:15Z">
        <w:r>
          <w:rPr>
            <w:rFonts w:hint="eastAsia"/>
            <w:kern w:val="2"/>
            <w:sz w:val="36"/>
            <w:rPrChange w:id="302" w:author="Administrator" w:date="2019-10-21T23:09:00Z">
              <w:rPr>
                <w:rFonts w:hint="eastAsia"/>
                <w:kern w:val="2"/>
              </w:rPr>
            </w:rPrChange>
          </w:rPr>
          <w:delText>《</w:delText>
        </w:r>
      </w:del>
      <w:del w:id="304" w:author="冰蓝城 [2]" w:date="2019-10-22T17:17:15Z">
        <w:r>
          <w:rPr>
            <w:rFonts w:hint="eastAsia"/>
            <w:kern w:val="2"/>
            <w:sz w:val="36"/>
            <w:rPrChange w:id="305" w:author="Administrator" w:date="2019-10-21T23:09:00Z">
              <w:rPr>
                <w:rFonts w:hint="eastAsia"/>
                <w:kern w:val="2"/>
              </w:rPr>
            </w:rPrChange>
          </w:rPr>
          <w:delText>软件需求规格</w:delText>
        </w:r>
      </w:del>
      <w:ins w:id="307" w:author="FSMM _" w:date="2019-10-17T19:38:00Z">
        <w:del w:id="308" w:author="冰蓝城 [2]" w:date="2019-10-22T17:17:15Z">
          <w:r>
            <w:rPr>
              <w:rFonts w:hint="eastAsia"/>
              <w:kern w:val="2"/>
              <w:sz w:val="36"/>
              <w:rPrChange w:id="309" w:author="Administrator" w:date="2019-10-21T23:09:00Z">
                <w:rPr>
                  <w:rFonts w:hint="eastAsia"/>
                  <w:kern w:val="2"/>
                </w:rPr>
              </w:rPrChange>
            </w:rPr>
            <w:delText>软件</w:delText>
          </w:r>
        </w:del>
      </w:ins>
      <w:ins w:id="312" w:author="FSMM _" w:date="2019-10-17T19:37:00Z">
        <w:del w:id="313" w:author="冰蓝城 [2]" w:date="2019-10-22T17:17:15Z">
          <w:r>
            <w:rPr>
              <w:rFonts w:hint="eastAsia"/>
              <w:kern w:val="2"/>
              <w:sz w:val="36"/>
              <w:rPrChange w:id="314" w:author="Administrator" w:date="2019-10-21T23:09:00Z">
                <w:rPr>
                  <w:rFonts w:hint="eastAsia"/>
                  <w:kern w:val="2"/>
                </w:rPr>
              </w:rPrChange>
            </w:rPr>
            <w:delText>设计</w:delText>
          </w:r>
        </w:del>
      </w:ins>
      <w:del w:id="317" w:author="冰蓝城 [2]" w:date="2019-10-22T17:17:15Z">
        <w:r>
          <w:rPr>
            <w:rFonts w:hint="eastAsia"/>
            <w:kern w:val="2"/>
            <w:sz w:val="36"/>
            <w:rPrChange w:id="318" w:author="Administrator" w:date="2019-10-21T23:09:00Z">
              <w:rPr>
                <w:rFonts w:hint="eastAsia"/>
                <w:kern w:val="2"/>
              </w:rPr>
            </w:rPrChange>
          </w:rPr>
          <w:delText>说明书》</w:delText>
        </w:r>
      </w:del>
    </w:p>
    <w:customXmlDelRangeStart w:id="320" w:author="冰蓝城 [2]" w:date="2019-10-22T17:17:15Z"/>
    <w:sdt>
      <w:sdtPr>
        <w:rPr>
          <w:rFonts w:ascii="Times New Roman" w:hAnsi="Times New Roman" w:eastAsia="宋体" w:cstheme="minorBidi"/>
          <w:b w:val="0"/>
          <w:bCs w:val="0"/>
          <w:color w:val="auto"/>
          <w:sz w:val="24"/>
          <w:szCs w:val="22"/>
          <w:lang w:val="zh-CN"/>
        </w:rPr>
        <w:id w:val="94881805"/>
      </w:sdtPr>
      <w:sdtEndPr>
        <w:rPr>
          <w:rFonts w:ascii="Times New Roman" w:hAnsi="Times New Roman" w:eastAsia="宋体" w:cstheme="minorBidi"/>
          <w:b w:val="0"/>
          <w:bCs w:val="0"/>
          <w:color w:val="auto"/>
          <w:sz w:val="24"/>
          <w:szCs w:val="22"/>
          <w:lang w:val="en-US"/>
        </w:rPr>
      </w:sdtEndPr>
      <w:sdtContent>
        <w:customXmlDelRangeEnd w:id="320"/>
        <w:p>
          <w:pPr>
            <w:pStyle w:val="23"/>
            <w:spacing w:line="240" w:lineRule="auto"/>
            <w:jc w:val="center"/>
            <w:rPr>
              <w:del w:id="322" w:author="冰蓝城 [2]" w:date="2019-10-22T17:17:15Z"/>
              <w:rFonts w:ascii="Times New Roman" w:hAnsi="Times New Roman" w:eastAsia="宋体" w:cstheme="minorBidi"/>
              <w:b w:val="0"/>
              <w:bCs w:val="0"/>
              <w:color w:val="auto"/>
              <w:sz w:val="24"/>
              <w:szCs w:val="22"/>
              <w:lang w:val="zh-CN"/>
            </w:rPr>
          </w:pPr>
        </w:p>
        <w:p>
          <w:pPr>
            <w:pStyle w:val="23"/>
            <w:spacing w:line="240" w:lineRule="auto"/>
            <w:jc w:val="center"/>
            <w:outlineLvl w:val="0"/>
            <w:rPr>
              <w:del w:id="324" w:author="冰蓝城 [2]" w:date="2019-10-22T17:17:15Z"/>
              <w:rFonts w:ascii="Times New Roman" w:hAnsi="Times New Roman" w:eastAsia="宋体" w:cstheme="minorBidi"/>
              <w:b w:val="0"/>
              <w:bCs w:val="0"/>
              <w:color w:val="auto"/>
              <w:sz w:val="24"/>
              <w:szCs w:val="22"/>
              <w:lang w:val="zh-CN"/>
            </w:rPr>
          </w:pPr>
          <w:del w:id="325" w:author="冰蓝城 [2]" w:date="2019-10-22T17:17:15Z">
            <w:bookmarkStart w:id="0" w:name="_Toc22591975"/>
            <w:r>
              <w:rPr>
                <w:rFonts w:ascii="Times New Roman" w:eastAsia="宋体"/>
                <w:lang w:val="zh-CN"/>
              </w:rPr>
              <w:delText>目录</w:delText>
            </w:r>
            <w:bookmarkEnd w:id="0"/>
          </w:del>
        </w:p>
        <w:p>
          <w:pPr>
            <w:pStyle w:val="11"/>
            <w:tabs>
              <w:tab w:val="right" w:leader="dot" w:pos="9628"/>
            </w:tabs>
            <w:ind w:firstLine="420"/>
            <w:rPr>
              <w:ins w:id="326" w:author="Administrator" w:date="2019-10-21T23:12:00Z"/>
              <w:del w:id="327" w:author="冰蓝城 [2]" w:date="2019-10-22T17:17:15Z"/>
              <w:rFonts w:asciiTheme="minorHAnsi" w:hAnsiTheme="minorHAnsi" w:eastAsiaTheme="minorEastAsia"/>
              <w:kern w:val="2"/>
              <w:sz w:val="21"/>
            </w:rPr>
          </w:pPr>
          <w:del w:id="328" w:author="冰蓝城 [2]" w:date="2019-10-22T17:17:15Z">
            <w:r>
              <w:rPr>
                <w:sz w:val="21"/>
              </w:rPr>
              <w:fldChar w:fldCharType="begin"/>
            </w:r>
          </w:del>
          <w:del w:id="329" w:author="冰蓝城 [2]" w:date="2019-10-22T17:17:15Z">
            <w:r>
              <w:rPr>
                <w:sz w:val="21"/>
              </w:rPr>
              <w:delInstrText xml:space="preserve"> TOC \o "1-3" \h \z \u </w:delInstrText>
            </w:r>
          </w:del>
          <w:del w:id="330" w:author="冰蓝城 [2]" w:date="2019-10-22T17:17:15Z">
            <w:r>
              <w:rPr>
                <w:sz w:val="21"/>
              </w:rPr>
              <w:fldChar w:fldCharType="separate"/>
            </w:r>
          </w:del>
          <w:ins w:id="331" w:author="Administrator" w:date="2019-10-21T23:12:00Z">
            <w:del w:id="332" w:author="冰蓝城 [2]" w:date="2019-10-22T17:17:15Z">
              <w:r>
                <w:rPr>
                  <w:rStyle w:val="16"/>
                </w:rPr>
                <w:fldChar w:fldCharType="begin"/>
              </w:r>
            </w:del>
          </w:ins>
          <w:ins w:id="333" w:author="Administrator" w:date="2019-10-21T23:12:00Z">
            <w:del w:id="334" w:author="冰蓝城 [2]" w:date="2019-10-22T17:17:15Z">
              <w:r>
                <w:rPr>
                  <w:rStyle w:val="16"/>
                </w:rPr>
                <w:delInstrText xml:space="preserve"> </w:delInstrText>
              </w:r>
            </w:del>
          </w:ins>
          <w:ins w:id="335" w:author="Administrator" w:date="2019-10-21T23:12:00Z">
            <w:del w:id="336" w:author="冰蓝城 [2]" w:date="2019-10-22T17:17:15Z">
              <w:r>
                <w:rPr/>
                <w:delInstrText xml:space="preserve">HYPERLINK \l "_Toc22591975"</w:delInstrText>
              </w:r>
            </w:del>
          </w:ins>
          <w:ins w:id="337" w:author="Administrator" w:date="2019-10-21T23:12:00Z">
            <w:del w:id="338" w:author="冰蓝城 [2]" w:date="2019-10-22T17:17:15Z">
              <w:r>
                <w:rPr>
                  <w:rStyle w:val="16"/>
                </w:rPr>
                <w:delInstrText xml:space="preserve"> </w:delInstrText>
              </w:r>
            </w:del>
          </w:ins>
          <w:ins w:id="339" w:author="Administrator" w:date="2019-10-21T23:12:00Z">
            <w:del w:id="340" w:author="冰蓝城 [2]" w:date="2019-10-22T17:17:15Z">
              <w:r>
                <w:rPr>
                  <w:rStyle w:val="16"/>
                </w:rPr>
                <w:fldChar w:fldCharType="separate"/>
              </w:r>
            </w:del>
          </w:ins>
          <w:ins w:id="341" w:author="Administrator" w:date="2019-10-21T23:12:00Z">
            <w:del w:id="342" w:author="冰蓝城 [2]" w:date="2019-10-22T17:17:15Z">
              <w:r>
                <w:rPr>
                  <w:rStyle w:val="16"/>
                  <w:rFonts w:hint="eastAsia"/>
                  <w:lang w:val="zh-CN"/>
                </w:rPr>
                <w:delText>目录</w:delText>
              </w:r>
            </w:del>
          </w:ins>
          <w:ins w:id="343" w:author="Administrator" w:date="2019-10-21T23:12:00Z">
            <w:del w:id="344" w:author="冰蓝城 [2]" w:date="2019-10-22T17:17:15Z">
              <w:r>
                <w:rPr/>
                <w:tab/>
              </w:r>
            </w:del>
          </w:ins>
          <w:ins w:id="345" w:author="Administrator" w:date="2019-10-21T23:12:00Z">
            <w:del w:id="346" w:author="冰蓝城 [2]" w:date="2019-10-22T17:17:15Z">
              <w:r>
                <w:rPr/>
                <w:fldChar w:fldCharType="begin"/>
              </w:r>
            </w:del>
          </w:ins>
          <w:ins w:id="347" w:author="Administrator" w:date="2019-10-21T23:12:00Z">
            <w:del w:id="348" w:author="冰蓝城 [2]" w:date="2019-10-22T17:17:15Z">
              <w:r>
                <w:rPr/>
                <w:delInstrText xml:space="preserve"> PAGEREF _Toc22591975 \h </w:delInstrText>
              </w:r>
            </w:del>
          </w:ins>
          <w:del w:id="349" w:author="冰蓝城 [2]" w:date="2019-10-22T17:17:15Z">
            <w:r>
              <w:rPr/>
              <w:fldChar w:fldCharType="separate"/>
            </w:r>
          </w:del>
          <w:ins w:id="350" w:author="Administrator" w:date="2019-10-21T23:12:00Z">
            <w:del w:id="351" w:author="冰蓝城 [2]" w:date="2019-10-22T17:17:15Z">
              <w:r>
                <w:rPr/>
                <w:delText>2</w:delText>
              </w:r>
            </w:del>
          </w:ins>
          <w:ins w:id="352" w:author="Administrator" w:date="2019-10-21T23:12:00Z">
            <w:del w:id="353" w:author="冰蓝城 [2]" w:date="2019-10-22T17:17:15Z">
              <w:r>
                <w:rPr/>
                <w:fldChar w:fldCharType="end"/>
              </w:r>
            </w:del>
          </w:ins>
          <w:ins w:id="354" w:author="Administrator" w:date="2019-10-21T23:12:00Z">
            <w:del w:id="355" w:author="冰蓝城 [2]" w:date="2019-10-22T17:17:15Z">
              <w:r>
                <w:rPr>
                  <w:rStyle w:val="16"/>
                </w:rPr>
                <w:fldChar w:fldCharType="end"/>
              </w:r>
            </w:del>
          </w:ins>
        </w:p>
        <w:p>
          <w:pPr>
            <w:pStyle w:val="11"/>
            <w:tabs>
              <w:tab w:val="right" w:leader="dot" w:pos="9628"/>
            </w:tabs>
            <w:ind w:firstLine="480"/>
            <w:rPr>
              <w:ins w:id="356" w:author="Administrator" w:date="2019-10-21T23:12:00Z"/>
              <w:del w:id="357" w:author="冰蓝城 [2]" w:date="2019-10-22T17:17:15Z"/>
              <w:rFonts w:asciiTheme="minorHAnsi" w:hAnsiTheme="minorHAnsi" w:eastAsiaTheme="minorEastAsia"/>
              <w:kern w:val="2"/>
              <w:sz w:val="21"/>
            </w:rPr>
          </w:pPr>
          <w:ins w:id="358" w:author="Administrator" w:date="2019-10-21T23:12:00Z">
            <w:del w:id="359" w:author="冰蓝城 [2]" w:date="2019-10-22T17:17:15Z">
              <w:r>
                <w:rPr>
                  <w:rStyle w:val="16"/>
                </w:rPr>
                <w:fldChar w:fldCharType="begin"/>
              </w:r>
            </w:del>
          </w:ins>
          <w:ins w:id="360" w:author="Administrator" w:date="2019-10-21T23:12:00Z">
            <w:del w:id="361" w:author="冰蓝城 [2]" w:date="2019-10-22T17:17:15Z">
              <w:r>
                <w:rPr>
                  <w:rStyle w:val="16"/>
                </w:rPr>
                <w:delInstrText xml:space="preserve"> </w:delInstrText>
              </w:r>
            </w:del>
          </w:ins>
          <w:ins w:id="362" w:author="Administrator" w:date="2019-10-21T23:12:00Z">
            <w:del w:id="363" w:author="冰蓝城 [2]" w:date="2019-10-22T17:17:15Z">
              <w:r>
                <w:rPr/>
                <w:delInstrText xml:space="preserve">HYPERLINK \l "_Toc22591976"</w:delInstrText>
              </w:r>
            </w:del>
          </w:ins>
          <w:ins w:id="364" w:author="Administrator" w:date="2019-10-21T23:12:00Z">
            <w:del w:id="365" w:author="冰蓝城 [2]" w:date="2019-10-22T17:17:15Z">
              <w:r>
                <w:rPr>
                  <w:rStyle w:val="16"/>
                </w:rPr>
                <w:delInstrText xml:space="preserve"> </w:delInstrText>
              </w:r>
            </w:del>
          </w:ins>
          <w:ins w:id="366" w:author="Administrator" w:date="2019-10-21T23:12:00Z">
            <w:del w:id="367" w:author="冰蓝城 [2]" w:date="2019-10-22T17:17:15Z">
              <w:r>
                <w:rPr>
                  <w:rStyle w:val="16"/>
                </w:rPr>
                <w:fldChar w:fldCharType="separate"/>
              </w:r>
            </w:del>
          </w:ins>
          <w:ins w:id="368" w:author="Administrator" w:date="2019-10-21T23:12:00Z">
            <w:del w:id="369" w:author="冰蓝城 [2]" w:date="2019-10-22T17:17:15Z">
              <w:r>
                <w:rPr>
                  <w:rStyle w:val="16"/>
                </w:rPr>
                <w:delText>1</w:delText>
              </w:r>
            </w:del>
          </w:ins>
          <w:ins w:id="370" w:author="Administrator" w:date="2019-10-21T23:12:00Z">
            <w:del w:id="371" w:author="冰蓝城 [2]" w:date="2019-10-22T17:17:15Z">
              <w:r>
                <w:rPr>
                  <w:rStyle w:val="16"/>
                  <w:rFonts w:hint="eastAsia"/>
                </w:rPr>
                <w:delText>、引言</w:delText>
              </w:r>
            </w:del>
          </w:ins>
          <w:ins w:id="372" w:author="Administrator" w:date="2019-10-21T23:12:00Z">
            <w:del w:id="373" w:author="冰蓝城 [2]" w:date="2019-10-22T17:17:15Z">
              <w:r>
                <w:rPr/>
                <w:tab/>
              </w:r>
            </w:del>
          </w:ins>
          <w:ins w:id="374" w:author="Administrator" w:date="2019-10-21T23:12:00Z">
            <w:del w:id="375" w:author="冰蓝城 [2]" w:date="2019-10-22T17:17:15Z">
              <w:r>
                <w:rPr/>
                <w:fldChar w:fldCharType="begin"/>
              </w:r>
            </w:del>
          </w:ins>
          <w:ins w:id="376" w:author="Administrator" w:date="2019-10-21T23:12:00Z">
            <w:del w:id="377" w:author="冰蓝城 [2]" w:date="2019-10-22T17:17:15Z">
              <w:r>
                <w:rPr/>
                <w:delInstrText xml:space="preserve"> PAGEREF _Toc22591976 \h </w:delInstrText>
              </w:r>
            </w:del>
          </w:ins>
          <w:del w:id="378" w:author="冰蓝城 [2]" w:date="2019-10-22T17:17:15Z">
            <w:r>
              <w:rPr/>
              <w:fldChar w:fldCharType="separate"/>
            </w:r>
          </w:del>
          <w:ins w:id="379" w:author="Administrator" w:date="2019-10-21T23:12:00Z">
            <w:del w:id="380" w:author="冰蓝城 [2]" w:date="2019-10-22T17:17:15Z">
              <w:r>
                <w:rPr/>
                <w:delText>4</w:delText>
              </w:r>
            </w:del>
          </w:ins>
          <w:ins w:id="381" w:author="Administrator" w:date="2019-10-21T23:12:00Z">
            <w:del w:id="382" w:author="冰蓝城 [2]" w:date="2019-10-22T17:17:15Z">
              <w:r>
                <w:rPr/>
                <w:fldChar w:fldCharType="end"/>
              </w:r>
            </w:del>
          </w:ins>
          <w:ins w:id="383" w:author="Administrator" w:date="2019-10-21T23:12:00Z">
            <w:del w:id="384" w:author="冰蓝城 [2]" w:date="2019-10-22T17:17:15Z">
              <w:r>
                <w:rPr>
                  <w:rStyle w:val="16"/>
                </w:rPr>
                <w:fldChar w:fldCharType="end"/>
              </w:r>
            </w:del>
          </w:ins>
        </w:p>
        <w:p>
          <w:pPr>
            <w:pStyle w:val="12"/>
            <w:tabs>
              <w:tab w:val="right" w:leader="dot" w:pos="9628"/>
            </w:tabs>
            <w:ind w:left="480" w:firstLine="480"/>
            <w:rPr>
              <w:ins w:id="385" w:author="Administrator" w:date="2019-10-21T23:12:00Z"/>
              <w:del w:id="386" w:author="冰蓝城 [2]" w:date="2019-10-22T17:17:15Z"/>
              <w:rFonts w:asciiTheme="minorHAnsi" w:hAnsiTheme="minorHAnsi" w:eastAsiaTheme="minorEastAsia"/>
              <w:kern w:val="2"/>
              <w:sz w:val="21"/>
            </w:rPr>
          </w:pPr>
          <w:ins w:id="387" w:author="Administrator" w:date="2019-10-21T23:12:00Z">
            <w:del w:id="388" w:author="冰蓝城 [2]" w:date="2019-10-22T17:17:15Z">
              <w:r>
                <w:rPr>
                  <w:rStyle w:val="16"/>
                </w:rPr>
                <w:fldChar w:fldCharType="begin"/>
              </w:r>
            </w:del>
          </w:ins>
          <w:ins w:id="389" w:author="Administrator" w:date="2019-10-21T23:12:00Z">
            <w:del w:id="390" w:author="冰蓝城 [2]" w:date="2019-10-22T17:17:15Z">
              <w:r>
                <w:rPr>
                  <w:rStyle w:val="16"/>
                </w:rPr>
                <w:delInstrText xml:space="preserve"> </w:delInstrText>
              </w:r>
            </w:del>
          </w:ins>
          <w:ins w:id="391" w:author="Administrator" w:date="2019-10-21T23:12:00Z">
            <w:del w:id="392" w:author="冰蓝城 [2]" w:date="2019-10-22T17:17:15Z">
              <w:r>
                <w:rPr/>
                <w:delInstrText xml:space="preserve">HYPERLINK \l "_Toc22591977"</w:delInstrText>
              </w:r>
            </w:del>
          </w:ins>
          <w:ins w:id="393" w:author="Administrator" w:date="2019-10-21T23:12:00Z">
            <w:del w:id="394" w:author="冰蓝城 [2]" w:date="2019-10-22T17:17:15Z">
              <w:r>
                <w:rPr>
                  <w:rStyle w:val="16"/>
                </w:rPr>
                <w:delInstrText xml:space="preserve"> </w:delInstrText>
              </w:r>
            </w:del>
          </w:ins>
          <w:ins w:id="395" w:author="Administrator" w:date="2019-10-21T23:12:00Z">
            <w:del w:id="396" w:author="冰蓝城 [2]" w:date="2019-10-22T17:17:15Z">
              <w:r>
                <w:rPr>
                  <w:rStyle w:val="16"/>
                </w:rPr>
                <w:fldChar w:fldCharType="separate"/>
              </w:r>
            </w:del>
          </w:ins>
          <w:ins w:id="397" w:author="Administrator" w:date="2019-10-21T23:12:00Z">
            <w:del w:id="398" w:author="冰蓝城 [2]" w:date="2019-10-22T17:17:15Z">
              <w:r>
                <w:rPr>
                  <w:rStyle w:val="16"/>
                </w:rPr>
                <w:delText>1.1</w:delText>
              </w:r>
            </w:del>
          </w:ins>
          <w:ins w:id="399" w:author="Administrator" w:date="2019-10-21T23:12:00Z">
            <w:del w:id="400" w:author="冰蓝城 [2]" w:date="2019-10-22T17:17:15Z">
              <w:r>
                <w:rPr>
                  <w:rStyle w:val="16"/>
                  <w:rFonts w:hint="eastAsia"/>
                </w:rPr>
                <w:delText>编写目的</w:delText>
              </w:r>
            </w:del>
          </w:ins>
          <w:ins w:id="401" w:author="Administrator" w:date="2019-10-21T23:12:00Z">
            <w:del w:id="402" w:author="冰蓝城 [2]" w:date="2019-10-22T17:17:15Z">
              <w:r>
                <w:rPr/>
                <w:tab/>
              </w:r>
            </w:del>
          </w:ins>
          <w:ins w:id="403" w:author="Administrator" w:date="2019-10-21T23:12:00Z">
            <w:del w:id="404" w:author="冰蓝城 [2]" w:date="2019-10-22T17:17:15Z">
              <w:r>
                <w:rPr/>
                <w:fldChar w:fldCharType="begin"/>
              </w:r>
            </w:del>
          </w:ins>
          <w:ins w:id="405" w:author="Administrator" w:date="2019-10-21T23:12:00Z">
            <w:del w:id="406" w:author="冰蓝城 [2]" w:date="2019-10-22T17:17:15Z">
              <w:r>
                <w:rPr/>
                <w:delInstrText xml:space="preserve"> PAGEREF _Toc22591977 \h </w:delInstrText>
              </w:r>
            </w:del>
          </w:ins>
          <w:del w:id="407" w:author="冰蓝城 [2]" w:date="2019-10-22T17:17:15Z">
            <w:r>
              <w:rPr/>
              <w:fldChar w:fldCharType="separate"/>
            </w:r>
          </w:del>
          <w:ins w:id="408" w:author="Administrator" w:date="2019-10-21T23:12:00Z">
            <w:del w:id="409" w:author="冰蓝城 [2]" w:date="2019-10-22T17:17:15Z">
              <w:r>
                <w:rPr/>
                <w:delText>4</w:delText>
              </w:r>
            </w:del>
          </w:ins>
          <w:ins w:id="410" w:author="Administrator" w:date="2019-10-21T23:12:00Z">
            <w:del w:id="411" w:author="冰蓝城 [2]" w:date="2019-10-22T17:17:15Z">
              <w:r>
                <w:rPr/>
                <w:fldChar w:fldCharType="end"/>
              </w:r>
            </w:del>
          </w:ins>
          <w:ins w:id="412" w:author="Administrator" w:date="2019-10-21T23:12:00Z">
            <w:del w:id="413" w:author="冰蓝城 [2]" w:date="2019-10-22T17:17:15Z">
              <w:r>
                <w:rPr>
                  <w:rStyle w:val="16"/>
                </w:rPr>
                <w:fldChar w:fldCharType="end"/>
              </w:r>
            </w:del>
          </w:ins>
        </w:p>
        <w:p>
          <w:pPr>
            <w:pStyle w:val="12"/>
            <w:tabs>
              <w:tab w:val="right" w:leader="dot" w:pos="9628"/>
            </w:tabs>
            <w:ind w:left="480" w:firstLine="480"/>
            <w:rPr>
              <w:ins w:id="414" w:author="Administrator" w:date="2019-10-21T23:12:00Z"/>
              <w:del w:id="415" w:author="冰蓝城 [2]" w:date="2019-10-22T17:17:15Z"/>
              <w:rFonts w:asciiTheme="minorHAnsi" w:hAnsiTheme="minorHAnsi" w:eastAsiaTheme="minorEastAsia"/>
              <w:kern w:val="2"/>
              <w:sz w:val="21"/>
            </w:rPr>
          </w:pPr>
          <w:ins w:id="416" w:author="Administrator" w:date="2019-10-21T23:12:00Z">
            <w:del w:id="417" w:author="冰蓝城 [2]" w:date="2019-10-22T17:17:15Z">
              <w:r>
                <w:rPr>
                  <w:rStyle w:val="16"/>
                </w:rPr>
                <w:fldChar w:fldCharType="begin"/>
              </w:r>
            </w:del>
          </w:ins>
          <w:ins w:id="418" w:author="Administrator" w:date="2019-10-21T23:12:00Z">
            <w:del w:id="419" w:author="冰蓝城 [2]" w:date="2019-10-22T17:17:15Z">
              <w:r>
                <w:rPr>
                  <w:rStyle w:val="16"/>
                </w:rPr>
                <w:delInstrText xml:space="preserve"> </w:delInstrText>
              </w:r>
            </w:del>
          </w:ins>
          <w:ins w:id="420" w:author="Administrator" w:date="2019-10-21T23:12:00Z">
            <w:del w:id="421" w:author="冰蓝城 [2]" w:date="2019-10-22T17:17:15Z">
              <w:r>
                <w:rPr/>
                <w:delInstrText xml:space="preserve">HYPERLINK \l "_Toc22591978"</w:delInstrText>
              </w:r>
            </w:del>
          </w:ins>
          <w:ins w:id="422" w:author="Administrator" w:date="2019-10-21T23:12:00Z">
            <w:del w:id="423" w:author="冰蓝城 [2]" w:date="2019-10-22T17:17:15Z">
              <w:r>
                <w:rPr>
                  <w:rStyle w:val="16"/>
                </w:rPr>
                <w:delInstrText xml:space="preserve"> </w:delInstrText>
              </w:r>
            </w:del>
          </w:ins>
          <w:ins w:id="424" w:author="Administrator" w:date="2019-10-21T23:12:00Z">
            <w:del w:id="425" w:author="冰蓝城 [2]" w:date="2019-10-22T17:17:15Z">
              <w:r>
                <w:rPr>
                  <w:rStyle w:val="16"/>
                </w:rPr>
                <w:fldChar w:fldCharType="separate"/>
              </w:r>
            </w:del>
          </w:ins>
          <w:ins w:id="426" w:author="Administrator" w:date="2019-10-21T23:12:00Z">
            <w:del w:id="427" w:author="冰蓝城 [2]" w:date="2019-10-22T17:17:15Z">
              <w:r>
                <w:rPr>
                  <w:rStyle w:val="16"/>
                </w:rPr>
                <w:delText>1.2</w:delText>
              </w:r>
            </w:del>
          </w:ins>
          <w:ins w:id="428" w:author="Administrator" w:date="2019-10-21T23:12:00Z">
            <w:del w:id="429" w:author="冰蓝城 [2]" w:date="2019-10-22T17:17:15Z">
              <w:r>
                <w:rPr>
                  <w:rStyle w:val="16"/>
                  <w:rFonts w:hint="eastAsia"/>
                </w:rPr>
                <w:delText>项目背景</w:delText>
              </w:r>
            </w:del>
          </w:ins>
          <w:ins w:id="430" w:author="Administrator" w:date="2019-10-21T23:12:00Z">
            <w:del w:id="431" w:author="冰蓝城 [2]" w:date="2019-10-22T17:17:15Z">
              <w:r>
                <w:rPr/>
                <w:tab/>
              </w:r>
            </w:del>
          </w:ins>
          <w:ins w:id="432" w:author="Administrator" w:date="2019-10-21T23:12:00Z">
            <w:del w:id="433" w:author="冰蓝城 [2]" w:date="2019-10-22T17:17:15Z">
              <w:r>
                <w:rPr/>
                <w:fldChar w:fldCharType="begin"/>
              </w:r>
            </w:del>
          </w:ins>
          <w:ins w:id="434" w:author="Administrator" w:date="2019-10-21T23:12:00Z">
            <w:del w:id="435" w:author="冰蓝城 [2]" w:date="2019-10-22T17:17:15Z">
              <w:r>
                <w:rPr/>
                <w:delInstrText xml:space="preserve"> PAGEREF _Toc22591978 \h </w:delInstrText>
              </w:r>
            </w:del>
          </w:ins>
          <w:del w:id="436" w:author="冰蓝城 [2]" w:date="2019-10-22T17:17:15Z">
            <w:r>
              <w:rPr/>
              <w:fldChar w:fldCharType="separate"/>
            </w:r>
          </w:del>
          <w:ins w:id="437" w:author="Administrator" w:date="2019-10-21T23:12:00Z">
            <w:del w:id="438" w:author="冰蓝城 [2]" w:date="2019-10-22T17:17:15Z">
              <w:r>
                <w:rPr/>
                <w:delText>4</w:delText>
              </w:r>
            </w:del>
          </w:ins>
          <w:ins w:id="439" w:author="Administrator" w:date="2019-10-21T23:12:00Z">
            <w:del w:id="440" w:author="冰蓝城 [2]" w:date="2019-10-22T17:17:15Z">
              <w:r>
                <w:rPr/>
                <w:fldChar w:fldCharType="end"/>
              </w:r>
            </w:del>
          </w:ins>
          <w:ins w:id="441" w:author="Administrator" w:date="2019-10-21T23:12:00Z">
            <w:del w:id="442" w:author="冰蓝城 [2]" w:date="2019-10-22T17:17:15Z">
              <w:r>
                <w:rPr>
                  <w:rStyle w:val="16"/>
                </w:rPr>
                <w:fldChar w:fldCharType="end"/>
              </w:r>
            </w:del>
          </w:ins>
        </w:p>
        <w:p>
          <w:pPr>
            <w:pStyle w:val="12"/>
            <w:tabs>
              <w:tab w:val="right" w:leader="dot" w:pos="9628"/>
            </w:tabs>
            <w:ind w:left="480" w:firstLine="480"/>
            <w:rPr>
              <w:ins w:id="443" w:author="Administrator" w:date="2019-10-21T23:12:00Z"/>
              <w:del w:id="444" w:author="冰蓝城 [2]" w:date="2019-10-22T17:17:15Z"/>
              <w:rFonts w:asciiTheme="minorHAnsi" w:hAnsiTheme="minorHAnsi" w:eastAsiaTheme="minorEastAsia"/>
              <w:kern w:val="2"/>
              <w:sz w:val="21"/>
            </w:rPr>
          </w:pPr>
          <w:ins w:id="445" w:author="Administrator" w:date="2019-10-21T23:12:00Z">
            <w:del w:id="446" w:author="冰蓝城 [2]" w:date="2019-10-22T17:17:15Z">
              <w:r>
                <w:rPr>
                  <w:rStyle w:val="16"/>
                </w:rPr>
                <w:fldChar w:fldCharType="begin"/>
              </w:r>
            </w:del>
          </w:ins>
          <w:ins w:id="447" w:author="Administrator" w:date="2019-10-21T23:12:00Z">
            <w:del w:id="448" w:author="冰蓝城 [2]" w:date="2019-10-22T17:17:15Z">
              <w:r>
                <w:rPr>
                  <w:rStyle w:val="16"/>
                </w:rPr>
                <w:delInstrText xml:space="preserve"> </w:delInstrText>
              </w:r>
            </w:del>
          </w:ins>
          <w:ins w:id="449" w:author="Administrator" w:date="2019-10-21T23:12:00Z">
            <w:del w:id="450" w:author="冰蓝城 [2]" w:date="2019-10-22T17:17:15Z">
              <w:r>
                <w:rPr/>
                <w:delInstrText xml:space="preserve">HYPERLINK \l "_Toc22591979"</w:delInstrText>
              </w:r>
            </w:del>
          </w:ins>
          <w:ins w:id="451" w:author="Administrator" w:date="2019-10-21T23:12:00Z">
            <w:del w:id="452" w:author="冰蓝城 [2]" w:date="2019-10-22T17:17:15Z">
              <w:r>
                <w:rPr>
                  <w:rStyle w:val="16"/>
                </w:rPr>
                <w:delInstrText xml:space="preserve"> </w:delInstrText>
              </w:r>
            </w:del>
          </w:ins>
          <w:ins w:id="453" w:author="Administrator" w:date="2019-10-21T23:12:00Z">
            <w:del w:id="454" w:author="冰蓝城 [2]" w:date="2019-10-22T17:17:15Z">
              <w:r>
                <w:rPr>
                  <w:rStyle w:val="16"/>
                </w:rPr>
                <w:fldChar w:fldCharType="separate"/>
              </w:r>
            </w:del>
          </w:ins>
          <w:ins w:id="455" w:author="Administrator" w:date="2019-10-21T23:12:00Z">
            <w:del w:id="456" w:author="冰蓝城 [2]" w:date="2019-10-22T17:17:15Z">
              <w:r>
                <w:rPr>
                  <w:rStyle w:val="16"/>
                </w:rPr>
                <w:delText>1.3</w:delText>
              </w:r>
            </w:del>
          </w:ins>
          <w:ins w:id="457" w:author="Administrator" w:date="2019-10-21T23:12:00Z">
            <w:del w:id="458" w:author="冰蓝城 [2]" w:date="2019-10-22T17:17:15Z">
              <w:r>
                <w:rPr>
                  <w:rStyle w:val="16"/>
                  <w:rFonts w:hint="eastAsia"/>
                </w:rPr>
                <w:delText>设计目标</w:delText>
              </w:r>
            </w:del>
          </w:ins>
          <w:ins w:id="459" w:author="Administrator" w:date="2019-10-21T23:12:00Z">
            <w:del w:id="460" w:author="冰蓝城 [2]" w:date="2019-10-22T17:17:15Z">
              <w:r>
                <w:rPr/>
                <w:tab/>
              </w:r>
            </w:del>
          </w:ins>
          <w:ins w:id="461" w:author="Administrator" w:date="2019-10-21T23:12:00Z">
            <w:del w:id="462" w:author="冰蓝城 [2]" w:date="2019-10-22T17:17:15Z">
              <w:r>
                <w:rPr/>
                <w:fldChar w:fldCharType="begin"/>
              </w:r>
            </w:del>
          </w:ins>
          <w:ins w:id="463" w:author="Administrator" w:date="2019-10-21T23:12:00Z">
            <w:del w:id="464" w:author="冰蓝城 [2]" w:date="2019-10-22T17:17:15Z">
              <w:r>
                <w:rPr/>
                <w:delInstrText xml:space="preserve"> PAGEREF _Toc22591979 \h </w:delInstrText>
              </w:r>
            </w:del>
          </w:ins>
          <w:del w:id="465" w:author="冰蓝城 [2]" w:date="2019-10-22T17:17:15Z">
            <w:r>
              <w:rPr/>
              <w:fldChar w:fldCharType="separate"/>
            </w:r>
          </w:del>
          <w:ins w:id="466" w:author="Administrator" w:date="2019-10-21T23:12:00Z">
            <w:del w:id="467" w:author="冰蓝城 [2]" w:date="2019-10-22T17:17:15Z">
              <w:r>
                <w:rPr/>
                <w:delText>4</w:delText>
              </w:r>
            </w:del>
          </w:ins>
          <w:ins w:id="468" w:author="Administrator" w:date="2019-10-21T23:12:00Z">
            <w:del w:id="469" w:author="冰蓝城 [2]" w:date="2019-10-22T17:17:15Z">
              <w:r>
                <w:rPr/>
                <w:fldChar w:fldCharType="end"/>
              </w:r>
            </w:del>
          </w:ins>
          <w:ins w:id="470" w:author="Administrator" w:date="2019-10-21T23:12:00Z">
            <w:del w:id="471" w:author="冰蓝城 [2]" w:date="2019-10-22T17:17:15Z">
              <w:r>
                <w:rPr>
                  <w:rStyle w:val="16"/>
                </w:rPr>
                <w:fldChar w:fldCharType="end"/>
              </w:r>
            </w:del>
          </w:ins>
        </w:p>
        <w:p>
          <w:pPr>
            <w:pStyle w:val="12"/>
            <w:tabs>
              <w:tab w:val="right" w:leader="dot" w:pos="9628"/>
            </w:tabs>
            <w:ind w:left="480" w:firstLine="480"/>
            <w:rPr>
              <w:ins w:id="472" w:author="Administrator" w:date="2019-10-21T23:12:00Z"/>
              <w:del w:id="473" w:author="冰蓝城 [2]" w:date="2019-10-22T17:17:15Z"/>
              <w:rFonts w:asciiTheme="minorHAnsi" w:hAnsiTheme="minorHAnsi" w:eastAsiaTheme="minorEastAsia"/>
              <w:kern w:val="2"/>
              <w:sz w:val="21"/>
            </w:rPr>
          </w:pPr>
          <w:ins w:id="474" w:author="Administrator" w:date="2019-10-21T23:12:00Z">
            <w:del w:id="475" w:author="冰蓝城 [2]" w:date="2019-10-22T17:17:15Z">
              <w:r>
                <w:rPr>
                  <w:rStyle w:val="16"/>
                </w:rPr>
                <w:fldChar w:fldCharType="begin"/>
              </w:r>
            </w:del>
          </w:ins>
          <w:ins w:id="476" w:author="Administrator" w:date="2019-10-21T23:12:00Z">
            <w:del w:id="477" w:author="冰蓝城 [2]" w:date="2019-10-22T17:17:15Z">
              <w:r>
                <w:rPr>
                  <w:rStyle w:val="16"/>
                </w:rPr>
                <w:delInstrText xml:space="preserve"> </w:delInstrText>
              </w:r>
            </w:del>
          </w:ins>
          <w:ins w:id="478" w:author="Administrator" w:date="2019-10-21T23:12:00Z">
            <w:del w:id="479" w:author="冰蓝城 [2]" w:date="2019-10-22T17:17:15Z">
              <w:r>
                <w:rPr/>
                <w:delInstrText xml:space="preserve">HYPERLINK \l "_Toc22591980"</w:delInstrText>
              </w:r>
            </w:del>
          </w:ins>
          <w:ins w:id="480" w:author="Administrator" w:date="2019-10-21T23:12:00Z">
            <w:del w:id="481" w:author="冰蓝城 [2]" w:date="2019-10-22T17:17:15Z">
              <w:r>
                <w:rPr>
                  <w:rStyle w:val="16"/>
                </w:rPr>
                <w:delInstrText xml:space="preserve"> </w:delInstrText>
              </w:r>
            </w:del>
          </w:ins>
          <w:ins w:id="482" w:author="Administrator" w:date="2019-10-21T23:12:00Z">
            <w:del w:id="483" w:author="冰蓝城 [2]" w:date="2019-10-22T17:17:15Z">
              <w:r>
                <w:rPr>
                  <w:rStyle w:val="16"/>
                </w:rPr>
                <w:fldChar w:fldCharType="separate"/>
              </w:r>
            </w:del>
          </w:ins>
          <w:ins w:id="484" w:author="Administrator" w:date="2019-10-21T23:12:00Z">
            <w:del w:id="485" w:author="冰蓝城 [2]" w:date="2019-10-22T17:17:15Z">
              <w:r>
                <w:rPr>
                  <w:rStyle w:val="16"/>
                </w:rPr>
                <w:delText>1.4</w:delText>
              </w:r>
            </w:del>
          </w:ins>
          <w:ins w:id="486" w:author="Administrator" w:date="2019-10-21T23:12:00Z">
            <w:del w:id="487" w:author="冰蓝城 [2]" w:date="2019-10-22T17:17:15Z">
              <w:r>
                <w:rPr>
                  <w:rStyle w:val="16"/>
                  <w:rFonts w:hint="eastAsia"/>
                </w:rPr>
                <w:delText>运行环境</w:delText>
              </w:r>
            </w:del>
          </w:ins>
          <w:ins w:id="488" w:author="Administrator" w:date="2019-10-21T23:12:00Z">
            <w:del w:id="489" w:author="冰蓝城 [2]" w:date="2019-10-22T17:17:15Z">
              <w:r>
                <w:rPr/>
                <w:tab/>
              </w:r>
            </w:del>
          </w:ins>
          <w:ins w:id="490" w:author="Administrator" w:date="2019-10-21T23:12:00Z">
            <w:del w:id="491" w:author="冰蓝城 [2]" w:date="2019-10-22T17:17:15Z">
              <w:r>
                <w:rPr/>
                <w:fldChar w:fldCharType="begin"/>
              </w:r>
            </w:del>
          </w:ins>
          <w:ins w:id="492" w:author="Administrator" w:date="2019-10-21T23:12:00Z">
            <w:del w:id="493" w:author="冰蓝城 [2]" w:date="2019-10-22T17:17:15Z">
              <w:r>
                <w:rPr/>
                <w:delInstrText xml:space="preserve"> PAGEREF _Toc22591980 \h </w:delInstrText>
              </w:r>
            </w:del>
          </w:ins>
          <w:del w:id="494" w:author="冰蓝城 [2]" w:date="2019-10-22T17:17:15Z">
            <w:r>
              <w:rPr/>
              <w:fldChar w:fldCharType="separate"/>
            </w:r>
          </w:del>
          <w:ins w:id="495" w:author="Administrator" w:date="2019-10-21T23:12:00Z">
            <w:del w:id="496" w:author="冰蓝城 [2]" w:date="2019-10-22T17:17:15Z">
              <w:r>
                <w:rPr/>
                <w:delText>5</w:delText>
              </w:r>
            </w:del>
          </w:ins>
          <w:ins w:id="497" w:author="Administrator" w:date="2019-10-21T23:12:00Z">
            <w:del w:id="498" w:author="冰蓝城 [2]" w:date="2019-10-22T17:17:15Z">
              <w:r>
                <w:rPr/>
                <w:fldChar w:fldCharType="end"/>
              </w:r>
            </w:del>
          </w:ins>
          <w:ins w:id="499" w:author="Administrator" w:date="2019-10-21T23:12:00Z">
            <w:del w:id="500" w:author="冰蓝城 [2]" w:date="2019-10-22T17:17:15Z">
              <w:r>
                <w:rPr>
                  <w:rStyle w:val="16"/>
                </w:rPr>
                <w:fldChar w:fldCharType="end"/>
              </w:r>
            </w:del>
          </w:ins>
        </w:p>
        <w:p>
          <w:pPr>
            <w:pStyle w:val="12"/>
            <w:tabs>
              <w:tab w:val="right" w:leader="dot" w:pos="9628"/>
            </w:tabs>
            <w:ind w:left="480" w:firstLine="480"/>
            <w:rPr>
              <w:ins w:id="501" w:author="Administrator" w:date="2019-10-21T23:12:00Z"/>
              <w:del w:id="502" w:author="冰蓝城 [2]" w:date="2019-10-22T17:17:15Z"/>
              <w:rFonts w:asciiTheme="minorHAnsi" w:hAnsiTheme="minorHAnsi" w:eastAsiaTheme="minorEastAsia"/>
              <w:kern w:val="2"/>
              <w:sz w:val="21"/>
            </w:rPr>
          </w:pPr>
          <w:ins w:id="503" w:author="Administrator" w:date="2019-10-21T23:12:00Z">
            <w:del w:id="504" w:author="冰蓝城 [2]" w:date="2019-10-22T17:17:15Z">
              <w:r>
                <w:rPr>
                  <w:rStyle w:val="16"/>
                </w:rPr>
                <w:fldChar w:fldCharType="begin"/>
              </w:r>
            </w:del>
          </w:ins>
          <w:ins w:id="505" w:author="Administrator" w:date="2019-10-21T23:12:00Z">
            <w:del w:id="506" w:author="冰蓝城 [2]" w:date="2019-10-22T17:17:15Z">
              <w:r>
                <w:rPr>
                  <w:rStyle w:val="16"/>
                </w:rPr>
                <w:delInstrText xml:space="preserve"> </w:delInstrText>
              </w:r>
            </w:del>
          </w:ins>
          <w:ins w:id="507" w:author="Administrator" w:date="2019-10-21T23:12:00Z">
            <w:del w:id="508" w:author="冰蓝城 [2]" w:date="2019-10-22T17:17:15Z">
              <w:r>
                <w:rPr/>
                <w:delInstrText xml:space="preserve">HYPERLINK \l "_Toc22591981"</w:delInstrText>
              </w:r>
            </w:del>
          </w:ins>
          <w:ins w:id="509" w:author="Administrator" w:date="2019-10-21T23:12:00Z">
            <w:del w:id="510" w:author="冰蓝城 [2]" w:date="2019-10-22T17:17:15Z">
              <w:r>
                <w:rPr>
                  <w:rStyle w:val="16"/>
                </w:rPr>
                <w:delInstrText xml:space="preserve"> </w:delInstrText>
              </w:r>
            </w:del>
          </w:ins>
          <w:ins w:id="511" w:author="Administrator" w:date="2019-10-21T23:12:00Z">
            <w:del w:id="512" w:author="冰蓝城 [2]" w:date="2019-10-22T17:17:15Z">
              <w:r>
                <w:rPr>
                  <w:rStyle w:val="16"/>
                </w:rPr>
                <w:fldChar w:fldCharType="separate"/>
              </w:r>
            </w:del>
          </w:ins>
          <w:ins w:id="513" w:author="Administrator" w:date="2019-10-21T23:12:00Z">
            <w:del w:id="514" w:author="冰蓝城 [2]" w:date="2019-10-22T17:17:15Z">
              <w:r>
                <w:rPr>
                  <w:rStyle w:val="16"/>
                </w:rPr>
                <w:delText>2</w:delText>
              </w:r>
            </w:del>
          </w:ins>
          <w:ins w:id="515" w:author="Administrator" w:date="2019-10-21T23:12:00Z">
            <w:del w:id="516" w:author="冰蓝城 [2]" w:date="2019-10-22T17:17:15Z">
              <w:r>
                <w:rPr>
                  <w:rStyle w:val="16"/>
                  <w:rFonts w:hint="eastAsia"/>
                </w:rPr>
                <w:delText>、技术路线</w:delText>
              </w:r>
            </w:del>
          </w:ins>
          <w:ins w:id="517" w:author="Administrator" w:date="2019-10-21T23:12:00Z">
            <w:del w:id="518" w:author="冰蓝城 [2]" w:date="2019-10-22T17:17:15Z">
              <w:r>
                <w:rPr/>
                <w:tab/>
              </w:r>
            </w:del>
          </w:ins>
          <w:ins w:id="519" w:author="Administrator" w:date="2019-10-21T23:12:00Z">
            <w:del w:id="520" w:author="冰蓝城 [2]" w:date="2019-10-22T17:17:15Z">
              <w:r>
                <w:rPr/>
                <w:fldChar w:fldCharType="begin"/>
              </w:r>
            </w:del>
          </w:ins>
          <w:ins w:id="521" w:author="Administrator" w:date="2019-10-21T23:12:00Z">
            <w:del w:id="522" w:author="冰蓝城 [2]" w:date="2019-10-22T17:17:15Z">
              <w:r>
                <w:rPr/>
                <w:delInstrText xml:space="preserve"> PAGEREF _Toc22591981 \h </w:delInstrText>
              </w:r>
            </w:del>
          </w:ins>
          <w:del w:id="523" w:author="冰蓝城 [2]" w:date="2019-10-22T17:17:15Z">
            <w:r>
              <w:rPr/>
              <w:fldChar w:fldCharType="separate"/>
            </w:r>
          </w:del>
          <w:ins w:id="524" w:author="Administrator" w:date="2019-10-21T23:12:00Z">
            <w:del w:id="525" w:author="冰蓝城 [2]" w:date="2019-10-22T17:17:15Z">
              <w:r>
                <w:rPr/>
                <w:delText>6</w:delText>
              </w:r>
            </w:del>
          </w:ins>
          <w:ins w:id="526" w:author="Administrator" w:date="2019-10-21T23:12:00Z">
            <w:del w:id="527" w:author="冰蓝城 [2]" w:date="2019-10-22T17:17:15Z">
              <w:r>
                <w:rPr/>
                <w:fldChar w:fldCharType="end"/>
              </w:r>
            </w:del>
          </w:ins>
          <w:ins w:id="528" w:author="Administrator" w:date="2019-10-21T23:12:00Z">
            <w:del w:id="529" w:author="冰蓝城 [2]" w:date="2019-10-22T17:17:15Z">
              <w:r>
                <w:rPr>
                  <w:rStyle w:val="16"/>
                </w:rPr>
                <w:fldChar w:fldCharType="end"/>
              </w:r>
            </w:del>
          </w:ins>
        </w:p>
        <w:p>
          <w:pPr>
            <w:pStyle w:val="11"/>
            <w:tabs>
              <w:tab w:val="right" w:leader="dot" w:pos="9628"/>
            </w:tabs>
            <w:ind w:firstLine="480"/>
            <w:rPr>
              <w:ins w:id="530" w:author="Administrator" w:date="2019-10-21T23:12:00Z"/>
              <w:del w:id="531" w:author="冰蓝城 [2]" w:date="2019-10-22T17:17:15Z"/>
              <w:rFonts w:asciiTheme="minorHAnsi" w:hAnsiTheme="minorHAnsi" w:eastAsiaTheme="minorEastAsia"/>
              <w:kern w:val="2"/>
              <w:sz w:val="21"/>
            </w:rPr>
          </w:pPr>
          <w:ins w:id="532" w:author="Administrator" w:date="2019-10-21T23:12:00Z">
            <w:del w:id="533" w:author="冰蓝城 [2]" w:date="2019-10-22T17:17:15Z">
              <w:r>
                <w:rPr>
                  <w:rStyle w:val="16"/>
                </w:rPr>
                <w:fldChar w:fldCharType="begin"/>
              </w:r>
            </w:del>
          </w:ins>
          <w:ins w:id="534" w:author="Administrator" w:date="2019-10-21T23:12:00Z">
            <w:del w:id="535" w:author="冰蓝城 [2]" w:date="2019-10-22T17:17:15Z">
              <w:r>
                <w:rPr>
                  <w:rStyle w:val="16"/>
                </w:rPr>
                <w:delInstrText xml:space="preserve"> </w:delInstrText>
              </w:r>
            </w:del>
          </w:ins>
          <w:ins w:id="536" w:author="Administrator" w:date="2019-10-21T23:12:00Z">
            <w:del w:id="537" w:author="冰蓝城 [2]" w:date="2019-10-22T17:17:15Z">
              <w:r>
                <w:rPr/>
                <w:delInstrText xml:space="preserve">HYPERLINK \l "_Toc22591982"</w:delInstrText>
              </w:r>
            </w:del>
          </w:ins>
          <w:ins w:id="538" w:author="Administrator" w:date="2019-10-21T23:12:00Z">
            <w:del w:id="539" w:author="冰蓝城 [2]" w:date="2019-10-22T17:17:15Z">
              <w:r>
                <w:rPr>
                  <w:rStyle w:val="16"/>
                </w:rPr>
                <w:delInstrText xml:space="preserve"> </w:delInstrText>
              </w:r>
            </w:del>
          </w:ins>
          <w:ins w:id="540" w:author="Administrator" w:date="2019-10-21T23:12:00Z">
            <w:del w:id="541" w:author="冰蓝城 [2]" w:date="2019-10-22T17:17:15Z">
              <w:r>
                <w:rPr>
                  <w:rStyle w:val="16"/>
                </w:rPr>
                <w:fldChar w:fldCharType="separate"/>
              </w:r>
            </w:del>
          </w:ins>
          <w:ins w:id="542" w:author="Administrator" w:date="2019-10-21T23:12:00Z">
            <w:del w:id="543" w:author="冰蓝城 [2]" w:date="2019-10-22T17:17:15Z">
              <w:r>
                <w:rPr>
                  <w:rStyle w:val="16"/>
                </w:rPr>
                <w:delText>3</w:delText>
              </w:r>
            </w:del>
          </w:ins>
          <w:ins w:id="544" w:author="Administrator" w:date="2019-10-21T23:12:00Z">
            <w:del w:id="545" w:author="冰蓝城 [2]" w:date="2019-10-22T17:17:15Z">
              <w:r>
                <w:rPr>
                  <w:rStyle w:val="16"/>
                  <w:rFonts w:hint="eastAsia"/>
                </w:rPr>
                <w:delText>、数据结构设计</w:delText>
              </w:r>
            </w:del>
          </w:ins>
          <w:ins w:id="546" w:author="Administrator" w:date="2019-10-21T23:12:00Z">
            <w:del w:id="547" w:author="冰蓝城 [2]" w:date="2019-10-22T17:17:15Z">
              <w:r>
                <w:rPr/>
                <w:tab/>
              </w:r>
            </w:del>
          </w:ins>
          <w:ins w:id="548" w:author="Administrator" w:date="2019-10-21T23:12:00Z">
            <w:del w:id="549" w:author="冰蓝城 [2]" w:date="2019-10-22T17:17:15Z">
              <w:r>
                <w:rPr/>
                <w:fldChar w:fldCharType="begin"/>
              </w:r>
            </w:del>
          </w:ins>
          <w:ins w:id="550" w:author="Administrator" w:date="2019-10-21T23:12:00Z">
            <w:del w:id="551" w:author="冰蓝城 [2]" w:date="2019-10-22T17:17:15Z">
              <w:r>
                <w:rPr/>
                <w:delInstrText xml:space="preserve"> PAGEREF _Toc22591982 \h </w:delInstrText>
              </w:r>
            </w:del>
          </w:ins>
          <w:del w:id="552" w:author="冰蓝城 [2]" w:date="2019-10-22T17:17:15Z">
            <w:r>
              <w:rPr/>
              <w:fldChar w:fldCharType="separate"/>
            </w:r>
          </w:del>
          <w:ins w:id="553" w:author="Administrator" w:date="2019-10-21T23:12:00Z">
            <w:del w:id="554" w:author="冰蓝城 [2]" w:date="2019-10-22T17:17:15Z">
              <w:r>
                <w:rPr/>
                <w:delText>6</w:delText>
              </w:r>
            </w:del>
          </w:ins>
          <w:ins w:id="555" w:author="Administrator" w:date="2019-10-21T23:12:00Z">
            <w:del w:id="556" w:author="冰蓝城 [2]" w:date="2019-10-22T17:17:15Z">
              <w:r>
                <w:rPr/>
                <w:fldChar w:fldCharType="end"/>
              </w:r>
            </w:del>
          </w:ins>
          <w:ins w:id="557" w:author="Administrator" w:date="2019-10-21T23:12:00Z">
            <w:del w:id="558" w:author="冰蓝城 [2]" w:date="2019-10-22T17:17:15Z">
              <w:r>
                <w:rPr>
                  <w:rStyle w:val="16"/>
                </w:rPr>
                <w:fldChar w:fldCharType="end"/>
              </w:r>
            </w:del>
          </w:ins>
        </w:p>
        <w:p>
          <w:pPr>
            <w:pStyle w:val="12"/>
            <w:tabs>
              <w:tab w:val="right" w:leader="dot" w:pos="9628"/>
            </w:tabs>
            <w:ind w:left="480" w:firstLine="480"/>
            <w:rPr>
              <w:ins w:id="559" w:author="Administrator" w:date="2019-10-21T23:12:00Z"/>
              <w:del w:id="560" w:author="冰蓝城 [2]" w:date="2019-10-22T17:17:15Z"/>
              <w:rFonts w:asciiTheme="minorHAnsi" w:hAnsiTheme="minorHAnsi" w:eastAsiaTheme="minorEastAsia"/>
              <w:kern w:val="2"/>
              <w:sz w:val="21"/>
            </w:rPr>
          </w:pPr>
          <w:ins w:id="561" w:author="Administrator" w:date="2019-10-21T23:12:00Z">
            <w:del w:id="562" w:author="冰蓝城 [2]" w:date="2019-10-22T17:17:15Z">
              <w:r>
                <w:rPr>
                  <w:rStyle w:val="16"/>
                </w:rPr>
                <w:fldChar w:fldCharType="begin"/>
              </w:r>
            </w:del>
          </w:ins>
          <w:ins w:id="563" w:author="Administrator" w:date="2019-10-21T23:12:00Z">
            <w:del w:id="564" w:author="冰蓝城 [2]" w:date="2019-10-22T17:17:15Z">
              <w:r>
                <w:rPr>
                  <w:rStyle w:val="16"/>
                </w:rPr>
                <w:delInstrText xml:space="preserve"> </w:delInstrText>
              </w:r>
            </w:del>
          </w:ins>
          <w:ins w:id="565" w:author="Administrator" w:date="2019-10-21T23:12:00Z">
            <w:del w:id="566" w:author="冰蓝城 [2]" w:date="2019-10-22T17:17:15Z">
              <w:r>
                <w:rPr/>
                <w:delInstrText xml:space="preserve">HYPERLINK \l "_Toc22591983"</w:delInstrText>
              </w:r>
            </w:del>
          </w:ins>
          <w:ins w:id="567" w:author="Administrator" w:date="2019-10-21T23:12:00Z">
            <w:del w:id="568" w:author="冰蓝城 [2]" w:date="2019-10-22T17:17:15Z">
              <w:r>
                <w:rPr>
                  <w:rStyle w:val="16"/>
                </w:rPr>
                <w:delInstrText xml:space="preserve"> </w:delInstrText>
              </w:r>
            </w:del>
          </w:ins>
          <w:ins w:id="569" w:author="Administrator" w:date="2019-10-21T23:12:00Z">
            <w:del w:id="570" w:author="冰蓝城 [2]" w:date="2019-10-22T17:17:15Z">
              <w:r>
                <w:rPr>
                  <w:rStyle w:val="16"/>
                </w:rPr>
                <w:fldChar w:fldCharType="separate"/>
              </w:r>
            </w:del>
          </w:ins>
          <w:ins w:id="571" w:author="Administrator" w:date="2019-10-21T23:12:00Z">
            <w:del w:id="572" w:author="冰蓝城 [2]" w:date="2019-10-22T17:17:15Z">
              <w:r>
                <w:rPr>
                  <w:rStyle w:val="16"/>
                </w:rPr>
                <w:delText>3.1</w:delText>
              </w:r>
            </w:del>
          </w:ins>
          <w:ins w:id="573" w:author="Administrator" w:date="2019-10-21T23:12:00Z">
            <w:del w:id="574" w:author="冰蓝城 [2]" w:date="2019-10-22T17:17:15Z">
              <w:r>
                <w:rPr>
                  <w:rStyle w:val="16"/>
                  <w:rFonts w:hint="eastAsia"/>
                </w:rPr>
                <w:delText>数据关系建模</w:delText>
              </w:r>
            </w:del>
          </w:ins>
          <w:ins w:id="575" w:author="Administrator" w:date="2019-10-21T23:12:00Z">
            <w:del w:id="576" w:author="冰蓝城 [2]" w:date="2019-10-22T17:17:15Z">
              <w:r>
                <w:rPr/>
                <w:tab/>
              </w:r>
            </w:del>
          </w:ins>
          <w:ins w:id="577" w:author="Administrator" w:date="2019-10-21T23:12:00Z">
            <w:del w:id="578" w:author="冰蓝城 [2]" w:date="2019-10-22T17:17:15Z">
              <w:r>
                <w:rPr/>
                <w:fldChar w:fldCharType="begin"/>
              </w:r>
            </w:del>
          </w:ins>
          <w:ins w:id="579" w:author="Administrator" w:date="2019-10-21T23:12:00Z">
            <w:del w:id="580" w:author="冰蓝城 [2]" w:date="2019-10-22T17:17:15Z">
              <w:r>
                <w:rPr/>
                <w:delInstrText xml:space="preserve"> PAGEREF _Toc22591983 \h </w:delInstrText>
              </w:r>
            </w:del>
          </w:ins>
          <w:del w:id="581" w:author="冰蓝城 [2]" w:date="2019-10-22T17:17:15Z">
            <w:r>
              <w:rPr/>
              <w:fldChar w:fldCharType="separate"/>
            </w:r>
          </w:del>
          <w:ins w:id="582" w:author="Administrator" w:date="2019-10-21T23:12:00Z">
            <w:del w:id="583" w:author="冰蓝城 [2]" w:date="2019-10-22T17:17:15Z">
              <w:r>
                <w:rPr/>
                <w:delText>6</w:delText>
              </w:r>
            </w:del>
          </w:ins>
          <w:ins w:id="584" w:author="Administrator" w:date="2019-10-21T23:12:00Z">
            <w:del w:id="585" w:author="冰蓝城 [2]" w:date="2019-10-22T17:17:15Z">
              <w:r>
                <w:rPr/>
                <w:fldChar w:fldCharType="end"/>
              </w:r>
            </w:del>
          </w:ins>
          <w:ins w:id="586" w:author="Administrator" w:date="2019-10-21T23:12:00Z">
            <w:del w:id="587" w:author="冰蓝城 [2]" w:date="2019-10-22T17:17:15Z">
              <w:r>
                <w:rPr>
                  <w:rStyle w:val="16"/>
                </w:rPr>
                <w:fldChar w:fldCharType="end"/>
              </w:r>
            </w:del>
          </w:ins>
        </w:p>
        <w:p>
          <w:pPr>
            <w:pStyle w:val="12"/>
            <w:tabs>
              <w:tab w:val="right" w:leader="dot" w:pos="9628"/>
            </w:tabs>
            <w:ind w:left="480" w:firstLine="480"/>
            <w:rPr>
              <w:ins w:id="588" w:author="Administrator" w:date="2019-10-21T23:12:00Z"/>
              <w:del w:id="589" w:author="冰蓝城 [2]" w:date="2019-10-22T17:17:15Z"/>
              <w:rFonts w:asciiTheme="minorHAnsi" w:hAnsiTheme="minorHAnsi" w:eastAsiaTheme="minorEastAsia"/>
              <w:kern w:val="2"/>
              <w:sz w:val="21"/>
            </w:rPr>
          </w:pPr>
          <w:ins w:id="590" w:author="Administrator" w:date="2019-10-21T23:12:00Z">
            <w:del w:id="591" w:author="冰蓝城 [2]" w:date="2019-10-22T17:17:15Z">
              <w:r>
                <w:rPr>
                  <w:rStyle w:val="16"/>
                </w:rPr>
                <w:fldChar w:fldCharType="begin"/>
              </w:r>
            </w:del>
          </w:ins>
          <w:ins w:id="592" w:author="Administrator" w:date="2019-10-21T23:12:00Z">
            <w:del w:id="593" w:author="冰蓝城 [2]" w:date="2019-10-22T17:17:15Z">
              <w:r>
                <w:rPr>
                  <w:rStyle w:val="16"/>
                </w:rPr>
                <w:delInstrText xml:space="preserve"> </w:delInstrText>
              </w:r>
            </w:del>
          </w:ins>
          <w:ins w:id="594" w:author="Administrator" w:date="2019-10-21T23:12:00Z">
            <w:del w:id="595" w:author="冰蓝城 [2]" w:date="2019-10-22T17:17:15Z">
              <w:r>
                <w:rPr/>
                <w:delInstrText xml:space="preserve">HYPERLINK \l "_Toc22591984"</w:delInstrText>
              </w:r>
            </w:del>
          </w:ins>
          <w:ins w:id="596" w:author="Administrator" w:date="2019-10-21T23:12:00Z">
            <w:del w:id="597" w:author="冰蓝城 [2]" w:date="2019-10-22T17:17:15Z">
              <w:r>
                <w:rPr>
                  <w:rStyle w:val="16"/>
                </w:rPr>
                <w:delInstrText xml:space="preserve"> </w:delInstrText>
              </w:r>
            </w:del>
          </w:ins>
          <w:ins w:id="598" w:author="Administrator" w:date="2019-10-21T23:12:00Z">
            <w:del w:id="599" w:author="冰蓝城 [2]" w:date="2019-10-22T17:17:15Z">
              <w:r>
                <w:rPr>
                  <w:rStyle w:val="16"/>
                </w:rPr>
                <w:fldChar w:fldCharType="separate"/>
              </w:r>
            </w:del>
          </w:ins>
          <w:ins w:id="600" w:author="Administrator" w:date="2019-10-21T23:12:00Z">
            <w:del w:id="601" w:author="冰蓝城 [2]" w:date="2019-10-22T17:17:15Z">
              <w:r>
                <w:rPr>
                  <w:rStyle w:val="16"/>
                </w:rPr>
                <w:delText xml:space="preserve">3.2 </w:delText>
              </w:r>
            </w:del>
          </w:ins>
          <w:ins w:id="602" w:author="Administrator" w:date="2019-10-21T23:12:00Z">
            <w:del w:id="603" w:author="冰蓝城 [2]" w:date="2019-10-22T17:17:15Z">
              <w:r>
                <w:rPr>
                  <w:rStyle w:val="16"/>
                  <w:rFonts w:hint="eastAsia"/>
                </w:rPr>
                <w:delText>数据结构建模</w:delText>
              </w:r>
            </w:del>
          </w:ins>
          <w:ins w:id="604" w:author="Administrator" w:date="2019-10-21T23:12:00Z">
            <w:del w:id="605" w:author="冰蓝城 [2]" w:date="2019-10-22T17:17:15Z">
              <w:r>
                <w:rPr/>
                <w:tab/>
              </w:r>
            </w:del>
          </w:ins>
          <w:ins w:id="606" w:author="Administrator" w:date="2019-10-21T23:12:00Z">
            <w:del w:id="607" w:author="冰蓝城 [2]" w:date="2019-10-22T17:17:15Z">
              <w:r>
                <w:rPr/>
                <w:fldChar w:fldCharType="begin"/>
              </w:r>
            </w:del>
          </w:ins>
          <w:ins w:id="608" w:author="Administrator" w:date="2019-10-21T23:12:00Z">
            <w:del w:id="609" w:author="冰蓝城 [2]" w:date="2019-10-22T17:17:15Z">
              <w:r>
                <w:rPr/>
                <w:delInstrText xml:space="preserve"> PAGEREF _Toc22591984 \h </w:delInstrText>
              </w:r>
            </w:del>
          </w:ins>
          <w:del w:id="610" w:author="冰蓝城 [2]" w:date="2019-10-22T17:17:15Z">
            <w:r>
              <w:rPr/>
              <w:fldChar w:fldCharType="separate"/>
            </w:r>
          </w:del>
          <w:ins w:id="611" w:author="Administrator" w:date="2019-10-21T23:12:00Z">
            <w:del w:id="612" w:author="冰蓝城 [2]" w:date="2019-10-22T17:17:15Z">
              <w:r>
                <w:rPr/>
                <w:delText>6</w:delText>
              </w:r>
            </w:del>
          </w:ins>
          <w:ins w:id="613" w:author="Administrator" w:date="2019-10-21T23:12:00Z">
            <w:del w:id="614" w:author="冰蓝城 [2]" w:date="2019-10-22T17:17:15Z">
              <w:r>
                <w:rPr/>
                <w:fldChar w:fldCharType="end"/>
              </w:r>
            </w:del>
          </w:ins>
          <w:ins w:id="615" w:author="Administrator" w:date="2019-10-21T23:12:00Z">
            <w:del w:id="616" w:author="冰蓝城 [2]" w:date="2019-10-22T17:17:15Z">
              <w:r>
                <w:rPr>
                  <w:rStyle w:val="16"/>
                </w:rPr>
                <w:fldChar w:fldCharType="end"/>
              </w:r>
            </w:del>
          </w:ins>
        </w:p>
        <w:p>
          <w:pPr>
            <w:pStyle w:val="6"/>
            <w:tabs>
              <w:tab w:val="right" w:leader="dot" w:pos="9628"/>
            </w:tabs>
            <w:ind w:left="960" w:firstLine="480"/>
            <w:rPr>
              <w:ins w:id="617" w:author="Administrator" w:date="2019-10-21T23:12:00Z"/>
              <w:del w:id="618" w:author="冰蓝城 [2]" w:date="2019-10-22T17:17:15Z"/>
              <w:rFonts w:asciiTheme="minorHAnsi" w:hAnsiTheme="minorHAnsi" w:eastAsiaTheme="minorEastAsia"/>
              <w:kern w:val="2"/>
              <w:sz w:val="21"/>
            </w:rPr>
          </w:pPr>
          <w:ins w:id="619" w:author="Administrator" w:date="2019-10-21T23:12:00Z">
            <w:del w:id="620" w:author="冰蓝城 [2]" w:date="2019-10-22T17:17:15Z">
              <w:r>
                <w:rPr>
                  <w:rStyle w:val="16"/>
                </w:rPr>
                <w:fldChar w:fldCharType="begin"/>
              </w:r>
            </w:del>
          </w:ins>
          <w:ins w:id="621" w:author="Administrator" w:date="2019-10-21T23:12:00Z">
            <w:del w:id="622" w:author="冰蓝城 [2]" w:date="2019-10-22T17:17:15Z">
              <w:r>
                <w:rPr>
                  <w:rStyle w:val="16"/>
                </w:rPr>
                <w:delInstrText xml:space="preserve"> </w:delInstrText>
              </w:r>
            </w:del>
          </w:ins>
          <w:ins w:id="623" w:author="Administrator" w:date="2019-10-21T23:12:00Z">
            <w:del w:id="624" w:author="冰蓝城 [2]" w:date="2019-10-22T17:17:15Z">
              <w:r>
                <w:rPr/>
                <w:delInstrText xml:space="preserve">HYPERLINK \l "_Toc22591985"</w:delInstrText>
              </w:r>
            </w:del>
          </w:ins>
          <w:ins w:id="625" w:author="Administrator" w:date="2019-10-21T23:12:00Z">
            <w:del w:id="626" w:author="冰蓝城 [2]" w:date="2019-10-22T17:17:15Z">
              <w:r>
                <w:rPr>
                  <w:rStyle w:val="16"/>
                </w:rPr>
                <w:delInstrText xml:space="preserve"> </w:delInstrText>
              </w:r>
            </w:del>
          </w:ins>
          <w:ins w:id="627" w:author="Administrator" w:date="2019-10-21T23:12:00Z">
            <w:del w:id="628" w:author="冰蓝城 [2]" w:date="2019-10-22T17:17:15Z">
              <w:r>
                <w:rPr>
                  <w:rStyle w:val="16"/>
                </w:rPr>
                <w:fldChar w:fldCharType="separate"/>
              </w:r>
            </w:del>
          </w:ins>
          <w:ins w:id="629" w:author="Administrator" w:date="2019-10-21T23:12:00Z">
            <w:del w:id="630" w:author="冰蓝城 [2]" w:date="2019-10-22T17:17:15Z">
              <w:r>
                <w:rPr>
                  <w:rStyle w:val="16"/>
                </w:rPr>
                <w:delText xml:space="preserve">3.2.1 </w:delText>
              </w:r>
            </w:del>
          </w:ins>
          <w:ins w:id="631" w:author="Administrator" w:date="2019-10-21T23:12:00Z">
            <w:del w:id="632" w:author="冰蓝城 [2]" w:date="2019-10-22T17:17:15Z">
              <w:r>
                <w:rPr>
                  <w:rStyle w:val="16"/>
                  <w:rFonts w:hint="eastAsia"/>
                </w:rPr>
                <w:delText>数据库表设计</w:delText>
              </w:r>
            </w:del>
          </w:ins>
          <w:ins w:id="633" w:author="Administrator" w:date="2019-10-21T23:12:00Z">
            <w:del w:id="634" w:author="冰蓝城 [2]" w:date="2019-10-22T17:17:15Z">
              <w:r>
                <w:rPr/>
                <w:tab/>
              </w:r>
            </w:del>
          </w:ins>
          <w:ins w:id="635" w:author="Administrator" w:date="2019-10-21T23:12:00Z">
            <w:del w:id="636" w:author="冰蓝城 [2]" w:date="2019-10-22T17:17:15Z">
              <w:r>
                <w:rPr/>
                <w:fldChar w:fldCharType="begin"/>
              </w:r>
            </w:del>
          </w:ins>
          <w:ins w:id="637" w:author="Administrator" w:date="2019-10-21T23:12:00Z">
            <w:del w:id="638" w:author="冰蓝城 [2]" w:date="2019-10-22T17:17:15Z">
              <w:r>
                <w:rPr/>
                <w:delInstrText xml:space="preserve"> PAGEREF _Toc22591985 \h </w:delInstrText>
              </w:r>
            </w:del>
          </w:ins>
          <w:del w:id="639" w:author="冰蓝城 [2]" w:date="2019-10-22T17:17:15Z">
            <w:r>
              <w:rPr/>
              <w:fldChar w:fldCharType="separate"/>
            </w:r>
          </w:del>
          <w:ins w:id="640" w:author="Administrator" w:date="2019-10-21T23:12:00Z">
            <w:del w:id="641" w:author="冰蓝城 [2]" w:date="2019-10-22T17:17:15Z">
              <w:r>
                <w:rPr/>
                <w:delText>6</w:delText>
              </w:r>
            </w:del>
          </w:ins>
          <w:ins w:id="642" w:author="Administrator" w:date="2019-10-21T23:12:00Z">
            <w:del w:id="643" w:author="冰蓝城 [2]" w:date="2019-10-22T17:17:15Z">
              <w:r>
                <w:rPr/>
                <w:fldChar w:fldCharType="end"/>
              </w:r>
            </w:del>
          </w:ins>
          <w:ins w:id="644" w:author="Administrator" w:date="2019-10-21T23:12:00Z">
            <w:del w:id="645" w:author="冰蓝城 [2]" w:date="2019-10-22T17:17:15Z">
              <w:r>
                <w:rPr>
                  <w:rStyle w:val="16"/>
                </w:rPr>
                <w:fldChar w:fldCharType="end"/>
              </w:r>
            </w:del>
          </w:ins>
        </w:p>
        <w:p>
          <w:pPr>
            <w:pStyle w:val="12"/>
            <w:tabs>
              <w:tab w:val="right" w:leader="dot" w:pos="9628"/>
            </w:tabs>
            <w:ind w:left="480" w:firstLine="480"/>
            <w:rPr>
              <w:ins w:id="646" w:author="Administrator" w:date="2019-10-21T23:12:00Z"/>
              <w:del w:id="647" w:author="冰蓝城 [2]" w:date="2019-10-22T17:17:15Z"/>
              <w:rFonts w:asciiTheme="minorHAnsi" w:hAnsiTheme="minorHAnsi" w:eastAsiaTheme="minorEastAsia"/>
              <w:kern w:val="2"/>
              <w:sz w:val="21"/>
            </w:rPr>
          </w:pPr>
          <w:ins w:id="648" w:author="Administrator" w:date="2019-10-21T23:12:00Z">
            <w:del w:id="649" w:author="冰蓝城 [2]" w:date="2019-10-22T17:17:15Z">
              <w:r>
                <w:rPr>
                  <w:rStyle w:val="16"/>
                </w:rPr>
                <w:fldChar w:fldCharType="begin"/>
              </w:r>
            </w:del>
          </w:ins>
          <w:ins w:id="650" w:author="Administrator" w:date="2019-10-21T23:12:00Z">
            <w:del w:id="651" w:author="冰蓝城 [2]" w:date="2019-10-22T17:17:15Z">
              <w:r>
                <w:rPr>
                  <w:rStyle w:val="16"/>
                </w:rPr>
                <w:delInstrText xml:space="preserve"> </w:delInstrText>
              </w:r>
            </w:del>
          </w:ins>
          <w:ins w:id="652" w:author="Administrator" w:date="2019-10-21T23:12:00Z">
            <w:del w:id="653" w:author="冰蓝城 [2]" w:date="2019-10-22T17:17:15Z">
              <w:r>
                <w:rPr/>
                <w:delInstrText xml:space="preserve">HYPERLINK \l "_Toc22591986"</w:delInstrText>
              </w:r>
            </w:del>
          </w:ins>
          <w:ins w:id="654" w:author="Administrator" w:date="2019-10-21T23:12:00Z">
            <w:del w:id="655" w:author="冰蓝城 [2]" w:date="2019-10-22T17:17:15Z">
              <w:r>
                <w:rPr>
                  <w:rStyle w:val="16"/>
                </w:rPr>
                <w:delInstrText xml:space="preserve"> </w:delInstrText>
              </w:r>
            </w:del>
          </w:ins>
          <w:ins w:id="656" w:author="Administrator" w:date="2019-10-21T23:12:00Z">
            <w:del w:id="657" w:author="冰蓝城 [2]" w:date="2019-10-22T17:17:15Z">
              <w:r>
                <w:rPr>
                  <w:rStyle w:val="16"/>
                </w:rPr>
                <w:fldChar w:fldCharType="separate"/>
              </w:r>
            </w:del>
          </w:ins>
          <w:ins w:id="658" w:author="Administrator" w:date="2019-10-21T23:12:00Z">
            <w:del w:id="659" w:author="冰蓝城 [2]" w:date="2019-10-22T17:17:15Z">
              <w:r>
                <w:rPr>
                  <w:rStyle w:val="16"/>
                </w:rPr>
                <w:delText xml:space="preserve">3.3 </w:delText>
              </w:r>
            </w:del>
          </w:ins>
          <w:ins w:id="660" w:author="Administrator" w:date="2019-10-21T23:12:00Z">
            <w:del w:id="661" w:author="冰蓝城 [2]" w:date="2019-10-22T17:17:15Z">
              <w:r>
                <w:rPr>
                  <w:rStyle w:val="16"/>
                  <w:rFonts w:hint="eastAsia"/>
                </w:rPr>
                <w:delText>数据库建模</w:delText>
              </w:r>
            </w:del>
          </w:ins>
          <w:ins w:id="662" w:author="Administrator" w:date="2019-10-21T23:12:00Z">
            <w:del w:id="663" w:author="冰蓝城 [2]" w:date="2019-10-22T17:17:15Z">
              <w:r>
                <w:rPr/>
                <w:tab/>
              </w:r>
            </w:del>
          </w:ins>
          <w:ins w:id="664" w:author="Administrator" w:date="2019-10-21T23:12:00Z">
            <w:del w:id="665" w:author="冰蓝城 [2]" w:date="2019-10-22T17:17:15Z">
              <w:r>
                <w:rPr/>
                <w:fldChar w:fldCharType="begin"/>
              </w:r>
            </w:del>
          </w:ins>
          <w:ins w:id="666" w:author="Administrator" w:date="2019-10-21T23:12:00Z">
            <w:del w:id="667" w:author="冰蓝城 [2]" w:date="2019-10-22T17:17:15Z">
              <w:r>
                <w:rPr/>
                <w:delInstrText xml:space="preserve"> PAGEREF _Toc22591986 \h </w:delInstrText>
              </w:r>
            </w:del>
          </w:ins>
          <w:del w:id="668" w:author="冰蓝城 [2]" w:date="2019-10-22T17:17:15Z">
            <w:r>
              <w:rPr/>
              <w:fldChar w:fldCharType="separate"/>
            </w:r>
          </w:del>
          <w:ins w:id="669" w:author="Administrator" w:date="2019-10-21T23:12:00Z">
            <w:del w:id="670" w:author="冰蓝城 [2]" w:date="2019-10-22T17:17:15Z">
              <w:r>
                <w:rPr/>
                <w:delText>7</w:delText>
              </w:r>
            </w:del>
          </w:ins>
          <w:ins w:id="671" w:author="Administrator" w:date="2019-10-21T23:12:00Z">
            <w:del w:id="672" w:author="冰蓝城 [2]" w:date="2019-10-22T17:17:15Z">
              <w:r>
                <w:rPr/>
                <w:fldChar w:fldCharType="end"/>
              </w:r>
            </w:del>
          </w:ins>
          <w:ins w:id="673" w:author="Administrator" w:date="2019-10-21T23:12:00Z">
            <w:del w:id="674" w:author="冰蓝城 [2]" w:date="2019-10-22T17:17:15Z">
              <w:r>
                <w:rPr>
                  <w:rStyle w:val="16"/>
                </w:rPr>
                <w:fldChar w:fldCharType="end"/>
              </w:r>
            </w:del>
          </w:ins>
        </w:p>
        <w:p>
          <w:pPr>
            <w:pStyle w:val="11"/>
            <w:tabs>
              <w:tab w:val="right" w:leader="dot" w:pos="9628"/>
            </w:tabs>
            <w:ind w:firstLine="480"/>
            <w:rPr>
              <w:ins w:id="675" w:author="Administrator" w:date="2019-10-21T23:12:00Z"/>
              <w:del w:id="676" w:author="冰蓝城 [2]" w:date="2019-10-22T17:17:15Z"/>
              <w:rFonts w:asciiTheme="minorHAnsi" w:hAnsiTheme="minorHAnsi" w:eastAsiaTheme="minorEastAsia"/>
              <w:kern w:val="2"/>
              <w:sz w:val="21"/>
            </w:rPr>
          </w:pPr>
          <w:ins w:id="677" w:author="Administrator" w:date="2019-10-21T23:12:00Z">
            <w:del w:id="678" w:author="冰蓝城 [2]" w:date="2019-10-22T17:17:15Z">
              <w:r>
                <w:rPr>
                  <w:rStyle w:val="16"/>
                </w:rPr>
                <w:fldChar w:fldCharType="begin"/>
              </w:r>
            </w:del>
          </w:ins>
          <w:ins w:id="679" w:author="Administrator" w:date="2019-10-21T23:12:00Z">
            <w:del w:id="680" w:author="冰蓝城 [2]" w:date="2019-10-22T17:17:15Z">
              <w:r>
                <w:rPr>
                  <w:rStyle w:val="16"/>
                </w:rPr>
                <w:delInstrText xml:space="preserve"> </w:delInstrText>
              </w:r>
            </w:del>
          </w:ins>
          <w:ins w:id="681" w:author="Administrator" w:date="2019-10-21T23:12:00Z">
            <w:del w:id="682" w:author="冰蓝城 [2]" w:date="2019-10-22T17:17:15Z">
              <w:r>
                <w:rPr/>
                <w:delInstrText xml:space="preserve">HYPERLINK \l "_Toc22591987"</w:delInstrText>
              </w:r>
            </w:del>
          </w:ins>
          <w:ins w:id="683" w:author="Administrator" w:date="2019-10-21T23:12:00Z">
            <w:del w:id="684" w:author="冰蓝城 [2]" w:date="2019-10-22T17:17:15Z">
              <w:r>
                <w:rPr>
                  <w:rStyle w:val="16"/>
                </w:rPr>
                <w:delInstrText xml:space="preserve"> </w:delInstrText>
              </w:r>
            </w:del>
          </w:ins>
          <w:ins w:id="685" w:author="Administrator" w:date="2019-10-21T23:12:00Z">
            <w:del w:id="686" w:author="冰蓝城 [2]" w:date="2019-10-22T17:17:15Z">
              <w:r>
                <w:rPr>
                  <w:rStyle w:val="16"/>
                </w:rPr>
                <w:fldChar w:fldCharType="separate"/>
              </w:r>
            </w:del>
          </w:ins>
          <w:ins w:id="687" w:author="Administrator" w:date="2019-10-21T23:12:00Z">
            <w:del w:id="688" w:author="冰蓝城 [2]" w:date="2019-10-22T17:17:15Z">
              <w:r>
                <w:rPr>
                  <w:rStyle w:val="16"/>
                </w:rPr>
                <w:delText>4</w:delText>
              </w:r>
            </w:del>
          </w:ins>
          <w:ins w:id="689" w:author="Administrator" w:date="2019-10-21T23:12:00Z">
            <w:del w:id="690" w:author="冰蓝城 [2]" w:date="2019-10-22T17:17:15Z">
              <w:r>
                <w:rPr>
                  <w:rStyle w:val="16"/>
                  <w:rFonts w:hint="eastAsia"/>
                </w:rPr>
                <w:delText>、功能设计</w:delText>
              </w:r>
            </w:del>
          </w:ins>
          <w:ins w:id="691" w:author="Administrator" w:date="2019-10-21T23:12:00Z">
            <w:del w:id="692" w:author="冰蓝城 [2]" w:date="2019-10-22T17:17:15Z">
              <w:r>
                <w:rPr/>
                <w:tab/>
              </w:r>
            </w:del>
          </w:ins>
          <w:ins w:id="693" w:author="Administrator" w:date="2019-10-21T23:12:00Z">
            <w:del w:id="694" w:author="冰蓝城 [2]" w:date="2019-10-22T17:17:15Z">
              <w:r>
                <w:rPr/>
                <w:fldChar w:fldCharType="begin"/>
              </w:r>
            </w:del>
          </w:ins>
          <w:ins w:id="695" w:author="Administrator" w:date="2019-10-21T23:12:00Z">
            <w:del w:id="696" w:author="冰蓝城 [2]" w:date="2019-10-22T17:17:15Z">
              <w:r>
                <w:rPr/>
                <w:delInstrText xml:space="preserve"> PAGEREF _Toc22591987 \h </w:delInstrText>
              </w:r>
            </w:del>
          </w:ins>
          <w:del w:id="697" w:author="冰蓝城 [2]" w:date="2019-10-22T17:17:15Z">
            <w:r>
              <w:rPr/>
              <w:fldChar w:fldCharType="separate"/>
            </w:r>
          </w:del>
          <w:ins w:id="698" w:author="Administrator" w:date="2019-10-21T23:12:00Z">
            <w:del w:id="699" w:author="冰蓝城 [2]" w:date="2019-10-22T17:17:15Z">
              <w:r>
                <w:rPr/>
                <w:delText>7</w:delText>
              </w:r>
            </w:del>
          </w:ins>
          <w:ins w:id="700" w:author="Administrator" w:date="2019-10-21T23:12:00Z">
            <w:del w:id="701" w:author="冰蓝城 [2]" w:date="2019-10-22T17:17:15Z">
              <w:r>
                <w:rPr/>
                <w:fldChar w:fldCharType="end"/>
              </w:r>
            </w:del>
          </w:ins>
          <w:ins w:id="702" w:author="Administrator" w:date="2019-10-21T23:12:00Z">
            <w:del w:id="703" w:author="冰蓝城 [2]" w:date="2019-10-22T17:17:15Z">
              <w:r>
                <w:rPr>
                  <w:rStyle w:val="16"/>
                </w:rPr>
                <w:fldChar w:fldCharType="end"/>
              </w:r>
            </w:del>
          </w:ins>
        </w:p>
        <w:p>
          <w:pPr>
            <w:pStyle w:val="12"/>
            <w:tabs>
              <w:tab w:val="right" w:leader="dot" w:pos="9628"/>
            </w:tabs>
            <w:ind w:left="480" w:firstLine="480"/>
            <w:rPr>
              <w:ins w:id="704" w:author="Administrator" w:date="2019-10-21T23:12:00Z"/>
              <w:del w:id="705" w:author="冰蓝城 [2]" w:date="2019-10-22T17:17:15Z"/>
              <w:rFonts w:asciiTheme="minorHAnsi" w:hAnsiTheme="minorHAnsi" w:eastAsiaTheme="minorEastAsia"/>
              <w:kern w:val="2"/>
              <w:sz w:val="21"/>
            </w:rPr>
          </w:pPr>
          <w:ins w:id="706" w:author="Administrator" w:date="2019-10-21T23:12:00Z">
            <w:del w:id="707" w:author="冰蓝城 [2]" w:date="2019-10-22T17:17:15Z">
              <w:r>
                <w:rPr>
                  <w:rStyle w:val="16"/>
                </w:rPr>
                <w:fldChar w:fldCharType="begin"/>
              </w:r>
            </w:del>
          </w:ins>
          <w:ins w:id="708" w:author="Administrator" w:date="2019-10-21T23:12:00Z">
            <w:del w:id="709" w:author="冰蓝城 [2]" w:date="2019-10-22T17:17:15Z">
              <w:r>
                <w:rPr>
                  <w:rStyle w:val="16"/>
                </w:rPr>
                <w:delInstrText xml:space="preserve"> </w:delInstrText>
              </w:r>
            </w:del>
          </w:ins>
          <w:ins w:id="710" w:author="Administrator" w:date="2019-10-21T23:12:00Z">
            <w:del w:id="711" w:author="冰蓝城 [2]" w:date="2019-10-22T17:17:15Z">
              <w:r>
                <w:rPr/>
                <w:delInstrText xml:space="preserve">HYPERLINK \l "_Toc22591988"</w:delInstrText>
              </w:r>
            </w:del>
          </w:ins>
          <w:ins w:id="712" w:author="Administrator" w:date="2019-10-21T23:12:00Z">
            <w:del w:id="713" w:author="冰蓝城 [2]" w:date="2019-10-22T17:17:15Z">
              <w:r>
                <w:rPr>
                  <w:rStyle w:val="16"/>
                </w:rPr>
                <w:delInstrText xml:space="preserve"> </w:delInstrText>
              </w:r>
            </w:del>
          </w:ins>
          <w:ins w:id="714" w:author="Administrator" w:date="2019-10-21T23:12:00Z">
            <w:del w:id="715" w:author="冰蓝城 [2]" w:date="2019-10-22T17:17:15Z">
              <w:r>
                <w:rPr>
                  <w:rStyle w:val="16"/>
                </w:rPr>
                <w:fldChar w:fldCharType="separate"/>
              </w:r>
            </w:del>
          </w:ins>
          <w:ins w:id="716" w:author="Administrator" w:date="2019-10-21T23:12:00Z">
            <w:del w:id="717" w:author="冰蓝城 [2]" w:date="2019-10-22T17:17:15Z">
              <w:r>
                <w:rPr>
                  <w:rStyle w:val="16"/>
                </w:rPr>
                <w:delText xml:space="preserve">4.1 </w:delText>
              </w:r>
            </w:del>
          </w:ins>
          <w:ins w:id="718" w:author="Administrator" w:date="2019-10-21T23:12:00Z">
            <w:del w:id="719" w:author="冰蓝城 [2]" w:date="2019-10-22T17:17:15Z">
              <w:r>
                <w:rPr>
                  <w:rStyle w:val="16"/>
                  <w:rFonts w:hint="eastAsia"/>
                </w:rPr>
                <w:delText>数据流图</w:delText>
              </w:r>
            </w:del>
          </w:ins>
          <w:ins w:id="720" w:author="Administrator" w:date="2019-10-21T23:12:00Z">
            <w:del w:id="721" w:author="冰蓝城 [2]" w:date="2019-10-22T17:17:15Z">
              <w:r>
                <w:rPr/>
                <w:tab/>
              </w:r>
            </w:del>
          </w:ins>
          <w:ins w:id="722" w:author="Administrator" w:date="2019-10-21T23:12:00Z">
            <w:del w:id="723" w:author="冰蓝城 [2]" w:date="2019-10-22T17:17:15Z">
              <w:r>
                <w:rPr/>
                <w:fldChar w:fldCharType="begin"/>
              </w:r>
            </w:del>
          </w:ins>
          <w:ins w:id="724" w:author="Administrator" w:date="2019-10-21T23:12:00Z">
            <w:del w:id="725" w:author="冰蓝城 [2]" w:date="2019-10-22T17:17:15Z">
              <w:r>
                <w:rPr/>
                <w:delInstrText xml:space="preserve"> PAGEREF _Toc22591988 \h </w:delInstrText>
              </w:r>
            </w:del>
          </w:ins>
          <w:del w:id="726" w:author="冰蓝城 [2]" w:date="2019-10-22T17:17:15Z">
            <w:r>
              <w:rPr/>
              <w:fldChar w:fldCharType="separate"/>
            </w:r>
          </w:del>
          <w:ins w:id="727" w:author="Administrator" w:date="2019-10-21T23:12:00Z">
            <w:del w:id="728" w:author="冰蓝城 [2]" w:date="2019-10-22T17:17:15Z">
              <w:r>
                <w:rPr/>
                <w:delText>7</w:delText>
              </w:r>
            </w:del>
          </w:ins>
          <w:ins w:id="729" w:author="Administrator" w:date="2019-10-21T23:12:00Z">
            <w:del w:id="730" w:author="冰蓝城 [2]" w:date="2019-10-22T17:17:15Z">
              <w:r>
                <w:rPr/>
                <w:fldChar w:fldCharType="end"/>
              </w:r>
            </w:del>
          </w:ins>
          <w:ins w:id="731" w:author="Administrator" w:date="2019-10-21T23:12:00Z">
            <w:del w:id="732" w:author="冰蓝城 [2]" w:date="2019-10-22T17:17:15Z">
              <w:r>
                <w:rPr>
                  <w:rStyle w:val="16"/>
                </w:rPr>
                <w:fldChar w:fldCharType="end"/>
              </w:r>
            </w:del>
          </w:ins>
        </w:p>
        <w:p>
          <w:pPr>
            <w:pStyle w:val="6"/>
            <w:tabs>
              <w:tab w:val="right" w:leader="dot" w:pos="9628"/>
            </w:tabs>
            <w:ind w:left="960" w:firstLine="480"/>
            <w:rPr>
              <w:ins w:id="733" w:author="Administrator" w:date="2019-10-21T23:12:00Z"/>
              <w:del w:id="734" w:author="冰蓝城 [2]" w:date="2019-10-22T17:17:15Z"/>
              <w:rFonts w:asciiTheme="minorHAnsi" w:hAnsiTheme="minorHAnsi" w:eastAsiaTheme="minorEastAsia"/>
              <w:kern w:val="2"/>
              <w:sz w:val="21"/>
            </w:rPr>
          </w:pPr>
          <w:ins w:id="735" w:author="Administrator" w:date="2019-10-21T23:12:00Z">
            <w:del w:id="736" w:author="冰蓝城 [2]" w:date="2019-10-22T17:17:15Z">
              <w:r>
                <w:rPr>
                  <w:rStyle w:val="16"/>
                </w:rPr>
                <w:fldChar w:fldCharType="begin"/>
              </w:r>
            </w:del>
          </w:ins>
          <w:ins w:id="737" w:author="Administrator" w:date="2019-10-21T23:12:00Z">
            <w:del w:id="738" w:author="冰蓝城 [2]" w:date="2019-10-22T17:17:15Z">
              <w:r>
                <w:rPr>
                  <w:rStyle w:val="16"/>
                </w:rPr>
                <w:delInstrText xml:space="preserve"> </w:delInstrText>
              </w:r>
            </w:del>
          </w:ins>
          <w:ins w:id="739" w:author="Administrator" w:date="2019-10-21T23:12:00Z">
            <w:del w:id="740" w:author="冰蓝城 [2]" w:date="2019-10-22T17:17:15Z">
              <w:r>
                <w:rPr/>
                <w:delInstrText xml:space="preserve">HYPERLINK \l "_Toc22591989"</w:delInstrText>
              </w:r>
            </w:del>
          </w:ins>
          <w:ins w:id="741" w:author="Administrator" w:date="2019-10-21T23:12:00Z">
            <w:del w:id="742" w:author="冰蓝城 [2]" w:date="2019-10-22T17:17:15Z">
              <w:r>
                <w:rPr>
                  <w:rStyle w:val="16"/>
                </w:rPr>
                <w:delInstrText xml:space="preserve"> </w:delInstrText>
              </w:r>
            </w:del>
          </w:ins>
          <w:ins w:id="743" w:author="Administrator" w:date="2019-10-21T23:12:00Z">
            <w:del w:id="744" w:author="冰蓝城 [2]" w:date="2019-10-22T17:17:15Z">
              <w:r>
                <w:rPr>
                  <w:rStyle w:val="16"/>
                </w:rPr>
                <w:fldChar w:fldCharType="separate"/>
              </w:r>
            </w:del>
          </w:ins>
          <w:ins w:id="745" w:author="Administrator" w:date="2019-10-21T23:12:00Z">
            <w:del w:id="746" w:author="冰蓝城 [2]" w:date="2019-10-22T17:17:15Z">
              <w:r>
                <w:rPr>
                  <w:rStyle w:val="16"/>
                </w:rPr>
                <w:delText xml:space="preserve">4.1.1 </w:delText>
              </w:r>
            </w:del>
          </w:ins>
          <w:ins w:id="747" w:author="Administrator" w:date="2019-10-21T23:12:00Z">
            <w:del w:id="748" w:author="冰蓝城 [2]" w:date="2019-10-22T17:17:15Z">
              <w:r>
                <w:rPr>
                  <w:rStyle w:val="16"/>
                  <w:rFonts w:hint="eastAsia"/>
                </w:rPr>
                <w:delText>第</w:delText>
              </w:r>
            </w:del>
          </w:ins>
          <w:ins w:id="749" w:author="Administrator" w:date="2019-10-21T23:12:00Z">
            <w:del w:id="750" w:author="冰蓝城 [2]" w:date="2019-10-22T17:17:15Z">
              <w:r>
                <w:rPr>
                  <w:rStyle w:val="16"/>
                </w:rPr>
                <w:delText>0</w:delText>
              </w:r>
            </w:del>
          </w:ins>
          <w:ins w:id="751" w:author="Administrator" w:date="2019-10-21T23:12:00Z">
            <w:del w:id="752" w:author="冰蓝城 [2]" w:date="2019-10-22T17:17:15Z">
              <w:r>
                <w:rPr>
                  <w:rStyle w:val="16"/>
                  <w:rFonts w:hint="eastAsia"/>
                </w:rPr>
                <w:delText>层</w:delText>
              </w:r>
            </w:del>
          </w:ins>
          <w:ins w:id="753" w:author="Administrator" w:date="2019-10-21T23:12:00Z">
            <w:del w:id="754" w:author="冰蓝城 [2]" w:date="2019-10-22T17:17:15Z">
              <w:r>
                <w:rPr/>
                <w:tab/>
              </w:r>
            </w:del>
          </w:ins>
          <w:ins w:id="755" w:author="Administrator" w:date="2019-10-21T23:12:00Z">
            <w:del w:id="756" w:author="冰蓝城 [2]" w:date="2019-10-22T17:17:15Z">
              <w:r>
                <w:rPr/>
                <w:fldChar w:fldCharType="begin"/>
              </w:r>
            </w:del>
          </w:ins>
          <w:ins w:id="757" w:author="Administrator" w:date="2019-10-21T23:12:00Z">
            <w:del w:id="758" w:author="冰蓝城 [2]" w:date="2019-10-22T17:17:15Z">
              <w:r>
                <w:rPr/>
                <w:delInstrText xml:space="preserve"> PAGEREF _Toc22591989 \h </w:delInstrText>
              </w:r>
            </w:del>
          </w:ins>
          <w:del w:id="759" w:author="冰蓝城 [2]" w:date="2019-10-22T17:17:15Z">
            <w:r>
              <w:rPr/>
              <w:fldChar w:fldCharType="separate"/>
            </w:r>
          </w:del>
          <w:ins w:id="760" w:author="Administrator" w:date="2019-10-21T23:12:00Z">
            <w:del w:id="761" w:author="冰蓝城 [2]" w:date="2019-10-22T17:17:15Z">
              <w:r>
                <w:rPr/>
                <w:delText>7</w:delText>
              </w:r>
            </w:del>
          </w:ins>
          <w:ins w:id="762" w:author="Administrator" w:date="2019-10-21T23:12:00Z">
            <w:del w:id="763" w:author="冰蓝城 [2]" w:date="2019-10-22T17:17:15Z">
              <w:r>
                <w:rPr/>
                <w:fldChar w:fldCharType="end"/>
              </w:r>
            </w:del>
          </w:ins>
          <w:ins w:id="764" w:author="Administrator" w:date="2019-10-21T23:12:00Z">
            <w:del w:id="765" w:author="冰蓝城 [2]" w:date="2019-10-22T17:17:15Z">
              <w:r>
                <w:rPr>
                  <w:rStyle w:val="16"/>
                </w:rPr>
                <w:fldChar w:fldCharType="end"/>
              </w:r>
            </w:del>
          </w:ins>
        </w:p>
        <w:p>
          <w:pPr>
            <w:pStyle w:val="6"/>
            <w:tabs>
              <w:tab w:val="right" w:leader="dot" w:pos="9628"/>
            </w:tabs>
            <w:ind w:left="960" w:firstLine="480"/>
            <w:rPr>
              <w:ins w:id="766" w:author="Administrator" w:date="2019-10-21T23:12:00Z"/>
              <w:del w:id="767" w:author="冰蓝城 [2]" w:date="2019-10-22T17:17:15Z"/>
              <w:rFonts w:asciiTheme="minorHAnsi" w:hAnsiTheme="minorHAnsi" w:eastAsiaTheme="minorEastAsia"/>
              <w:kern w:val="2"/>
              <w:sz w:val="21"/>
            </w:rPr>
          </w:pPr>
          <w:ins w:id="768" w:author="Administrator" w:date="2019-10-21T23:12:00Z">
            <w:del w:id="769" w:author="冰蓝城 [2]" w:date="2019-10-22T17:17:15Z">
              <w:r>
                <w:rPr>
                  <w:rStyle w:val="16"/>
                </w:rPr>
                <w:fldChar w:fldCharType="begin"/>
              </w:r>
            </w:del>
          </w:ins>
          <w:ins w:id="770" w:author="Administrator" w:date="2019-10-21T23:12:00Z">
            <w:del w:id="771" w:author="冰蓝城 [2]" w:date="2019-10-22T17:17:15Z">
              <w:r>
                <w:rPr>
                  <w:rStyle w:val="16"/>
                </w:rPr>
                <w:delInstrText xml:space="preserve"> </w:delInstrText>
              </w:r>
            </w:del>
          </w:ins>
          <w:ins w:id="772" w:author="Administrator" w:date="2019-10-21T23:12:00Z">
            <w:del w:id="773" w:author="冰蓝城 [2]" w:date="2019-10-22T17:17:15Z">
              <w:r>
                <w:rPr/>
                <w:delInstrText xml:space="preserve">HYPERLINK \l "_Toc22591990"</w:delInstrText>
              </w:r>
            </w:del>
          </w:ins>
          <w:ins w:id="774" w:author="Administrator" w:date="2019-10-21T23:12:00Z">
            <w:del w:id="775" w:author="冰蓝城 [2]" w:date="2019-10-22T17:17:15Z">
              <w:r>
                <w:rPr>
                  <w:rStyle w:val="16"/>
                </w:rPr>
                <w:delInstrText xml:space="preserve"> </w:delInstrText>
              </w:r>
            </w:del>
          </w:ins>
          <w:ins w:id="776" w:author="Administrator" w:date="2019-10-21T23:12:00Z">
            <w:del w:id="777" w:author="冰蓝城 [2]" w:date="2019-10-22T17:17:15Z">
              <w:r>
                <w:rPr>
                  <w:rStyle w:val="16"/>
                </w:rPr>
                <w:fldChar w:fldCharType="separate"/>
              </w:r>
            </w:del>
          </w:ins>
          <w:ins w:id="778" w:author="Administrator" w:date="2019-10-21T23:12:00Z">
            <w:del w:id="779" w:author="冰蓝城 [2]" w:date="2019-10-22T17:17:15Z">
              <w:r>
                <w:rPr>
                  <w:rStyle w:val="16"/>
                </w:rPr>
                <w:delText xml:space="preserve">4.1.2 </w:delText>
              </w:r>
            </w:del>
          </w:ins>
          <w:ins w:id="780" w:author="Administrator" w:date="2019-10-21T23:12:00Z">
            <w:del w:id="781" w:author="冰蓝城 [2]" w:date="2019-10-22T17:17:15Z">
              <w:r>
                <w:rPr>
                  <w:rStyle w:val="16"/>
                  <w:rFonts w:hint="eastAsia"/>
                </w:rPr>
                <w:delText>第</w:delText>
              </w:r>
            </w:del>
          </w:ins>
          <w:ins w:id="782" w:author="Administrator" w:date="2019-10-21T23:12:00Z">
            <w:del w:id="783" w:author="冰蓝城 [2]" w:date="2019-10-22T17:17:15Z">
              <w:r>
                <w:rPr>
                  <w:rStyle w:val="16"/>
                </w:rPr>
                <w:delText>1</w:delText>
              </w:r>
            </w:del>
          </w:ins>
          <w:ins w:id="784" w:author="Administrator" w:date="2019-10-21T23:12:00Z">
            <w:del w:id="785" w:author="冰蓝城 [2]" w:date="2019-10-22T17:17:15Z">
              <w:r>
                <w:rPr>
                  <w:rStyle w:val="16"/>
                  <w:rFonts w:hint="eastAsia"/>
                </w:rPr>
                <w:delText>层</w:delText>
              </w:r>
            </w:del>
          </w:ins>
          <w:ins w:id="786" w:author="Administrator" w:date="2019-10-21T23:12:00Z">
            <w:del w:id="787" w:author="冰蓝城 [2]" w:date="2019-10-22T17:17:15Z">
              <w:r>
                <w:rPr/>
                <w:tab/>
              </w:r>
            </w:del>
          </w:ins>
          <w:ins w:id="788" w:author="Administrator" w:date="2019-10-21T23:12:00Z">
            <w:del w:id="789" w:author="冰蓝城 [2]" w:date="2019-10-22T17:17:15Z">
              <w:r>
                <w:rPr/>
                <w:fldChar w:fldCharType="begin"/>
              </w:r>
            </w:del>
          </w:ins>
          <w:ins w:id="790" w:author="Administrator" w:date="2019-10-21T23:12:00Z">
            <w:del w:id="791" w:author="冰蓝城 [2]" w:date="2019-10-22T17:17:15Z">
              <w:r>
                <w:rPr/>
                <w:delInstrText xml:space="preserve"> PAGEREF _Toc22591990 \h </w:delInstrText>
              </w:r>
            </w:del>
          </w:ins>
          <w:del w:id="792" w:author="冰蓝城 [2]" w:date="2019-10-22T17:17:15Z">
            <w:r>
              <w:rPr/>
              <w:fldChar w:fldCharType="separate"/>
            </w:r>
          </w:del>
          <w:ins w:id="793" w:author="Administrator" w:date="2019-10-21T23:12:00Z">
            <w:del w:id="794" w:author="冰蓝城 [2]" w:date="2019-10-22T17:17:15Z">
              <w:r>
                <w:rPr/>
                <w:delText>7</w:delText>
              </w:r>
            </w:del>
          </w:ins>
          <w:ins w:id="795" w:author="Administrator" w:date="2019-10-21T23:12:00Z">
            <w:del w:id="796" w:author="冰蓝城 [2]" w:date="2019-10-22T17:17:15Z">
              <w:r>
                <w:rPr/>
                <w:fldChar w:fldCharType="end"/>
              </w:r>
            </w:del>
          </w:ins>
          <w:ins w:id="797" w:author="Administrator" w:date="2019-10-21T23:12:00Z">
            <w:del w:id="798" w:author="冰蓝城 [2]" w:date="2019-10-22T17:17:15Z">
              <w:r>
                <w:rPr>
                  <w:rStyle w:val="16"/>
                </w:rPr>
                <w:fldChar w:fldCharType="end"/>
              </w:r>
            </w:del>
          </w:ins>
        </w:p>
        <w:p>
          <w:pPr>
            <w:pStyle w:val="6"/>
            <w:tabs>
              <w:tab w:val="right" w:leader="dot" w:pos="9628"/>
            </w:tabs>
            <w:ind w:left="960" w:firstLine="480"/>
            <w:rPr>
              <w:ins w:id="799" w:author="Administrator" w:date="2019-10-21T23:12:00Z"/>
              <w:del w:id="800" w:author="冰蓝城 [2]" w:date="2019-10-22T17:17:15Z"/>
              <w:rFonts w:asciiTheme="minorHAnsi" w:hAnsiTheme="minorHAnsi" w:eastAsiaTheme="minorEastAsia"/>
              <w:kern w:val="2"/>
              <w:sz w:val="21"/>
            </w:rPr>
          </w:pPr>
          <w:ins w:id="801" w:author="Administrator" w:date="2019-10-21T23:12:00Z">
            <w:del w:id="802" w:author="冰蓝城 [2]" w:date="2019-10-22T17:17:15Z">
              <w:r>
                <w:rPr>
                  <w:rStyle w:val="16"/>
                </w:rPr>
                <w:fldChar w:fldCharType="begin"/>
              </w:r>
            </w:del>
          </w:ins>
          <w:ins w:id="803" w:author="Administrator" w:date="2019-10-21T23:12:00Z">
            <w:del w:id="804" w:author="冰蓝城 [2]" w:date="2019-10-22T17:17:15Z">
              <w:r>
                <w:rPr>
                  <w:rStyle w:val="16"/>
                </w:rPr>
                <w:delInstrText xml:space="preserve"> </w:delInstrText>
              </w:r>
            </w:del>
          </w:ins>
          <w:ins w:id="805" w:author="Administrator" w:date="2019-10-21T23:12:00Z">
            <w:del w:id="806" w:author="冰蓝城 [2]" w:date="2019-10-22T17:17:15Z">
              <w:r>
                <w:rPr/>
                <w:delInstrText xml:space="preserve">HYPERLINK \l "_Toc22591991"</w:delInstrText>
              </w:r>
            </w:del>
          </w:ins>
          <w:ins w:id="807" w:author="Administrator" w:date="2019-10-21T23:12:00Z">
            <w:del w:id="808" w:author="冰蓝城 [2]" w:date="2019-10-22T17:17:15Z">
              <w:r>
                <w:rPr>
                  <w:rStyle w:val="16"/>
                </w:rPr>
                <w:delInstrText xml:space="preserve"> </w:delInstrText>
              </w:r>
            </w:del>
          </w:ins>
          <w:ins w:id="809" w:author="Administrator" w:date="2019-10-21T23:12:00Z">
            <w:del w:id="810" w:author="冰蓝城 [2]" w:date="2019-10-22T17:17:15Z">
              <w:r>
                <w:rPr>
                  <w:rStyle w:val="16"/>
                </w:rPr>
                <w:fldChar w:fldCharType="separate"/>
              </w:r>
            </w:del>
          </w:ins>
          <w:ins w:id="811" w:author="Administrator" w:date="2019-10-21T23:12:00Z">
            <w:del w:id="812" w:author="冰蓝城 [2]" w:date="2019-10-22T17:17:15Z">
              <w:r>
                <w:rPr>
                  <w:rStyle w:val="16"/>
                </w:rPr>
                <w:delText xml:space="preserve">4.1.2 </w:delText>
              </w:r>
            </w:del>
          </w:ins>
          <w:ins w:id="813" w:author="Administrator" w:date="2019-10-21T23:12:00Z">
            <w:del w:id="814" w:author="冰蓝城 [2]" w:date="2019-10-22T17:17:15Z">
              <w:r>
                <w:rPr>
                  <w:rStyle w:val="16"/>
                  <w:rFonts w:hint="eastAsia"/>
                </w:rPr>
                <w:delText>第</w:delText>
              </w:r>
            </w:del>
          </w:ins>
          <w:ins w:id="815" w:author="Administrator" w:date="2019-10-21T23:12:00Z">
            <w:del w:id="816" w:author="冰蓝城 [2]" w:date="2019-10-22T17:17:15Z">
              <w:r>
                <w:rPr>
                  <w:rStyle w:val="16"/>
                </w:rPr>
                <w:delText>2</w:delText>
              </w:r>
            </w:del>
          </w:ins>
          <w:ins w:id="817" w:author="Administrator" w:date="2019-10-21T23:12:00Z">
            <w:del w:id="818" w:author="冰蓝城 [2]" w:date="2019-10-22T17:17:15Z">
              <w:r>
                <w:rPr>
                  <w:rStyle w:val="16"/>
                  <w:rFonts w:hint="eastAsia"/>
                </w:rPr>
                <w:delText>层</w:delText>
              </w:r>
            </w:del>
          </w:ins>
          <w:ins w:id="819" w:author="Administrator" w:date="2019-10-21T23:12:00Z">
            <w:del w:id="820" w:author="冰蓝城 [2]" w:date="2019-10-22T17:17:15Z">
              <w:r>
                <w:rPr/>
                <w:tab/>
              </w:r>
            </w:del>
          </w:ins>
          <w:ins w:id="821" w:author="Administrator" w:date="2019-10-21T23:12:00Z">
            <w:del w:id="822" w:author="冰蓝城 [2]" w:date="2019-10-22T17:17:15Z">
              <w:r>
                <w:rPr/>
                <w:fldChar w:fldCharType="begin"/>
              </w:r>
            </w:del>
          </w:ins>
          <w:ins w:id="823" w:author="Administrator" w:date="2019-10-21T23:12:00Z">
            <w:del w:id="824" w:author="冰蓝城 [2]" w:date="2019-10-22T17:17:15Z">
              <w:r>
                <w:rPr/>
                <w:delInstrText xml:space="preserve"> PAGEREF _Toc22591991 \h </w:delInstrText>
              </w:r>
            </w:del>
          </w:ins>
          <w:del w:id="825" w:author="冰蓝城 [2]" w:date="2019-10-22T17:17:15Z">
            <w:r>
              <w:rPr/>
              <w:fldChar w:fldCharType="separate"/>
            </w:r>
          </w:del>
          <w:ins w:id="826" w:author="Administrator" w:date="2019-10-21T23:12:00Z">
            <w:del w:id="827" w:author="冰蓝城 [2]" w:date="2019-10-22T17:17:15Z">
              <w:r>
                <w:rPr/>
                <w:delText>7</w:delText>
              </w:r>
            </w:del>
          </w:ins>
          <w:ins w:id="828" w:author="Administrator" w:date="2019-10-21T23:12:00Z">
            <w:del w:id="829" w:author="冰蓝城 [2]" w:date="2019-10-22T17:17:15Z">
              <w:r>
                <w:rPr/>
                <w:fldChar w:fldCharType="end"/>
              </w:r>
            </w:del>
          </w:ins>
          <w:ins w:id="830" w:author="Administrator" w:date="2019-10-21T23:12:00Z">
            <w:del w:id="831" w:author="冰蓝城 [2]" w:date="2019-10-22T17:17:15Z">
              <w:r>
                <w:rPr>
                  <w:rStyle w:val="16"/>
                </w:rPr>
                <w:fldChar w:fldCharType="end"/>
              </w:r>
            </w:del>
          </w:ins>
        </w:p>
        <w:p>
          <w:pPr>
            <w:pStyle w:val="12"/>
            <w:tabs>
              <w:tab w:val="right" w:leader="dot" w:pos="9628"/>
            </w:tabs>
            <w:ind w:left="480" w:firstLine="480"/>
            <w:rPr>
              <w:ins w:id="832" w:author="Administrator" w:date="2019-10-21T23:12:00Z"/>
              <w:del w:id="833" w:author="冰蓝城 [2]" w:date="2019-10-22T17:17:15Z"/>
              <w:rFonts w:asciiTheme="minorHAnsi" w:hAnsiTheme="minorHAnsi" w:eastAsiaTheme="minorEastAsia"/>
              <w:kern w:val="2"/>
              <w:sz w:val="21"/>
            </w:rPr>
          </w:pPr>
          <w:ins w:id="834" w:author="Administrator" w:date="2019-10-21T23:12:00Z">
            <w:del w:id="835" w:author="冰蓝城 [2]" w:date="2019-10-22T17:17:15Z">
              <w:r>
                <w:rPr>
                  <w:rStyle w:val="16"/>
                </w:rPr>
                <w:fldChar w:fldCharType="begin"/>
              </w:r>
            </w:del>
          </w:ins>
          <w:ins w:id="836" w:author="Administrator" w:date="2019-10-21T23:12:00Z">
            <w:del w:id="837" w:author="冰蓝城 [2]" w:date="2019-10-22T17:17:15Z">
              <w:r>
                <w:rPr>
                  <w:rStyle w:val="16"/>
                </w:rPr>
                <w:delInstrText xml:space="preserve"> </w:delInstrText>
              </w:r>
            </w:del>
          </w:ins>
          <w:ins w:id="838" w:author="Administrator" w:date="2019-10-21T23:12:00Z">
            <w:del w:id="839" w:author="冰蓝城 [2]" w:date="2019-10-22T17:17:15Z">
              <w:r>
                <w:rPr/>
                <w:delInstrText xml:space="preserve">HYPERLINK \l "_Toc22591992"</w:delInstrText>
              </w:r>
            </w:del>
          </w:ins>
          <w:ins w:id="840" w:author="Administrator" w:date="2019-10-21T23:12:00Z">
            <w:del w:id="841" w:author="冰蓝城 [2]" w:date="2019-10-22T17:17:15Z">
              <w:r>
                <w:rPr>
                  <w:rStyle w:val="16"/>
                </w:rPr>
                <w:delInstrText xml:space="preserve"> </w:delInstrText>
              </w:r>
            </w:del>
          </w:ins>
          <w:ins w:id="842" w:author="Administrator" w:date="2019-10-21T23:12:00Z">
            <w:del w:id="843" w:author="冰蓝城 [2]" w:date="2019-10-22T17:17:15Z">
              <w:r>
                <w:rPr>
                  <w:rStyle w:val="16"/>
                </w:rPr>
                <w:fldChar w:fldCharType="separate"/>
              </w:r>
            </w:del>
          </w:ins>
          <w:ins w:id="844" w:author="Administrator" w:date="2019-10-21T23:12:00Z">
            <w:del w:id="845" w:author="冰蓝城 [2]" w:date="2019-10-22T17:17:15Z">
              <w:r>
                <w:rPr>
                  <w:rStyle w:val="16"/>
                </w:rPr>
                <w:delText xml:space="preserve">4.2 </w:delText>
              </w:r>
            </w:del>
          </w:ins>
          <w:ins w:id="846" w:author="Administrator" w:date="2019-10-21T23:12:00Z">
            <w:del w:id="847" w:author="冰蓝城 [2]" w:date="2019-10-22T17:17:15Z">
              <w:r>
                <w:rPr>
                  <w:rStyle w:val="16"/>
                  <w:rFonts w:hint="eastAsia"/>
                </w:rPr>
                <w:delText>功能实现</w:delText>
              </w:r>
            </w:del>
          </w:ins>
          <w:ins w:id="848" w:author="Administrator" w:date="2019-10-21T23:12:00Z">
            <w:del w:id="849" w:author="冰蓝城 [2]" w:date="2019-10-22T17:17:15Z">
              <w:r>
                <w:rPr/>
                <w:tab/>
              </w:r>
            </w:del>
          </w:ins>
          <w:ins w:id="850" w:author="Administrator" w:date="2019-10-21T23:12:00Z">
            <w:del w:id="851" w:author="冰蓝城 [2]" w:date="2019-10-22T17:17:15Z">
              <w:r>
                <w:rPr/>
                <w:fldChar w:fldCharType="begin"/>
              </w:r>
            </w:del>
          </w:ins>
          <w:ins w:id="852" w:author="Administrator" w:date="2019-10-21T23:12:00Z">
            <w:del w:id="853" w:author="冰蓝城 [2]" w:date="2019-10-22T17:17:15Z">
              <w:r>
                <w:rPr/>
                <w:delInstrText xml:space="preserve"> PAGEREF _Toc22591992 \h </w:delInstrText>
              </w:r>
            </w:del>
          </w:ins>
          <w:del w:id="854" w:author="冰蓝城 [2]" w:date="2019-10-22T17:17:15Z">
            <w:r>
              <w:rPr/>
              <w:fldChar w:fldCharType="separate"/>
            </w:r>
          </w:del>
          <w:ins w:id="855" w:author="Administrator" w:date="2019-10-21T23:12:00Z">
            <w:del w:id="856" w:author="冰蓝城 [2]" w:date="2019-10-22T17:17:15Z">
              <w:r>
                <w:rPr/>
                <w:delText>7</w:delText>
              </w:r>
            </w:del>
          </w:ins>
          <w:ins w:id="857" w:author="Administrator" w:date="2019-10-21T23:12:00Z">
            <w:del w:id="858" w:author="冰蓝城 [2]" w:date="2019-10-22T17:17:15Z">
              <w:r>
                <w:rPr/>
                <w:fldChar w:fldCharType="end"/>
              </w:r>
            </w:del>
          </w:ins>
          <w:ins w:id="859" w:author="Administrator" w:date="2019-10-21T23:12:00Z">
            <w:del w:id="860" w:author="冰蓝城 [2]" w:date="2019-10-22T17:17:15Z">
              <w:r>
                <w:rPr>
                  <w:rStyle w:val="16"/>
                </w:rPr>
                <w:fldChar w:fldCharType="end"/>
              </w:r>
            </w:del>
          </w:ins>
        </w:p>
        <w:p>
          <w:pPr>
            <w:pStyle w:val="6"/>
            <w:tabs>
              <w:tab w:val="right" w:leader="dot" w:pos="9628"/>
            </w:tabs>
            <w:ind w:left="960" w:firstLine="480"/>
            <w:rPr>
              <w:ins w:id="861" w:author="Administrator" w:date="2019-10-21T23:12:00Z"/>
              <w:del w:id="862" w:author="冰蓝城 [2]" w:date="2019-10-22T17:17:15Z"/>
              <w:rFonts w:asciiTheme="minorHAnsi" w:hAnsiTheme="minorHAnsi" w:eastAsiaTheme="minorEastAsia"/>
              <w:kern w:val="2"/>
              <w:sz w:val="21"/>
            </w:rPr>
          </w:pPr>
          <w:ins w:id="863" w:author="Administrator" w:date="2019-10-21T23:12:00Z">
            <w:del w:id="864" w:author="冰蓝城 [2]" w:date="2019-10-22T17:17:15Z">
              <w:r>
                <w:rPr>
                  <w:rStyle w:val="16"/>
                </w:rPr>
                <w:fldChar w:fldCharType="begin"/>
              </w:r>
            </w:del>
          </w:ins>
          <w:ins w:id="865" w:author="Administrator" w:date="2019-10-21T23:12:00Z">
            <w:del w:id="866" w:author="冰蓝城 [2]" w:date="2019-10-22T17:17:15Z">
              <w:r>
                <w:rPr>
                  <w:rStyle w:val="16"/>
                </w:rPr>
                <w:delInstrText xml:space="preserve"> </w:delInstrText>
              </w:r>
            </w:del>
          </w:ins>
          <w:ins w:id="867" w:author="Administrator" w:date="2019-10-21T23:12:00Z">
            <w:del w:id="868" w:author="冰蓝城 [2]" w:date="2019-10-22T17:17:15Z">
              <w:r>
                <w:rPr/>
                <w:delInstrText xml:space="preserve">HYPERLINK \l "_Toc22591993"</w:delInstrText>
              </w:r>
            </w:del>
          </w:ins>
          <w:ins w:id="869" w:author="Administrator" w:date="2019-10-21T23:12:00Z">
            <w:del w:id="870" w:author="冰蓝城 [2]" w:date="2019-10-22T17:17:15Z">
              <w:r>
                <w:rPr>
                  <w:rStyle w:val="16"/>
                </w:rPr>
                <w:delInstrText xml:space="preserve"> </w:delInstrText>
              </w:r>
            </w:del>
          </w:ins>
          <w:ins w:id="871" w:author="Administrator" w:date="2019-10-21T23:12:00Z">
            <w:del w:id="872" w:author="冰蓝城 [2]" w:date="2019-10-22T17:17:15Z">
              <w:r>
                <w:rPr>
                  <w:rStyle w:val="16"/>
                </w:rPr>
                <w:fldChar w:fldCharType="separate"/>
              </w:r>
            </w:del>
          </w:ins>
          <w:ins w:id="873" w:author="Administrator" w:date="2019-10-21T23:12:00Z">
            <w:del w:id="874" w:author="冰蓝城 [2]" w:date="2019-10-22T17:17:15Z">
              <w:r>
                <w:rPr>
                  <w:rStyle w:val="16"/>
                </w:rPr>
                <w:delText>4.2.1</w:delText>
              </w:r>
            </w:del>
          </w:ins>
          <w:ins w:id="875" w:author="Administrator" w:date="2019-10-21T23:12:00Z">
            <w:del w:id="876" w:author="冰蓝城 [2]" w:date="2019-10-22T17:17:15Z">
              <w:r>
                <w:rPr>
                  <w:rStyle w:val="16"/>
                  <w:rFonts w:hint="eastAsia"/>
                </w:rPr>
                <w:delText>登录注册</w:delText>
              </w:r>
            </w:del>
          </w:ins>
          <w:ins w:id="877" w:author="Administrator" w:date="2019-10-21T23:12:00Z">
            <w:del w:id="878" w:author="冰蓝城 [2]" w:date="2019-10-22T17:17:15Z">
              <w:r>
                <w:rPr/>
                <w:tab/>
              </w:r>
            </w:del>
          </w:ins>
          <w:ins w:id="879" w:author="Administrator" w:date="2019-10-21T23:12:00Z">
            <w:del w:id="880" w:author="冰蓝城 [2]" w:date="2019-10-22T17:17:15Z">
              <w:r>
                <w:rPr/>
                <w:fldChar w:fldCharType="begin"/>
              </w:r>
            </w:del>
          </w:ins>
          <w:ins w:id="881" w:author="Administrator" w:date="2019-10-21T23:12:00Z">
            <w:del w:id="882" w:author="冰蓝城 [2]" w:date="2019-10-22T17:17:15Z">
              <w:r>
                <w:rPr/>
                <w:delInstrText xml:space="preserve"> PAGEREF _Toc22591993 \h </w:delInstrText>
              </w:r>
            </w:del>
          </w:ins>
          <w:del w:id="883" w:author="冰蓝城 [2]" w:date="2019-10-22T17:17:15Z">
            <w:r>
              <w:rPr/>
              <w:fldChar w:fldCharType="separate"/>
            </w:r>
          </w:del>
          <w:ins w:id="884" w:author="Administrator" w:date="2019-10-21T23:12:00Z">
            <w:del w:id="885" w:author="冰蓝城 [2]" w:date="2019-10-22T17:17:15Z">
              <w:r>
                <w:rPr/>
                <w:delText>8</w:delText>
              </w:r>
            </w:del>
          </w:ins>
          <w:ins w:id="886" w:author="Administrator" w:date="2019-10-21T23:12:00Z">
            <w:del w:id="887" w:author="冰蓝城 [2]" w:date="2019-10-22T17:17:15Z">
              <w:r>
                <w:rPr/>
                <w:fldChar w:fldCharType="end"/>
              </w:r>
            </w:del>
          </w:ins>
          <w:ins w:id="888" w:author="Administrator" w:date="2019-10-21T23:12:00Z">
            <w:del w:id="889" w:author="冰蓝城 [2]" w:date="2019-10-22T17:17:15Z">
              <w:r>
                <w:rPr>
                  <w:rStyle w:val="16"/>
                </w:rPr>
                <w:fldChar w:fldCharType="end"/>
              </w:r>
            </w:del>
          </w:ins>
        </w:p>
        <w:p>
          <w:pPr>
            <w:pStyle w:val="6"/>
            <w:tabs>
              <w:tab w:val="right" w:leader="dot" w:pos="9628"/>
            </w:tabs>
            <w:ind w:left="960" w:firstLine="480"/>
            <w:rPr>
              <w:ins w:id="890" w:author="Administrator" w:date="2019-10-21T23:12:00Z"/>
              <w:del w:id="891" w:author="冰蓝城 [2]" w:date="2019-10-22T17:17:15Z"/>
              <w:rFonts w:asciiTheme="minorHAnsi" w:hAnsiTheme="minorHAnsi" w:eastAsiaTheme="minorEastAsia"/>
              <w:kern w:val="2"/>
              <w:sz w:val="21"/>
            </w:rPr>
          </w:pPr>
          <w:ins w:id="892" w:author="Administrator" w:date="2019-10-21T23:12:00Z">
            <w:del w:id="893" w:author="冰蓝城 [2]" w:date="2019-10-22T17:17:15Z">
              <w:r>
                <w:rPr>
                  <w:rStyle w:val="16"/>
                </w:rPr>
                <w:fldChar w:fldCharType="begin"/>
              </w:r>
            </w:del>
          </w:ins>
          <w:ins w:id="894" w:author="Administrator" w:date="2019-10-21T23:12:00Z">
            <w:del w:id="895" w:author="冰蓝城 [2]" w:date="2019-10-22T17:17:15Z">
              <w:r>
                <w:rPr>
                  <w:rStyle w:val="16"/>
                </w:rPr>
                <w:delInstrText xml:space="preserve"> </w:delInstrText>
              </w:r>
            </w:del>
          </w:ins>
          <w:ins w:id="896" w:author="Administrator" w:date="2019-10-21T23:12:00Z">
            <w:del w:id="897" w:author="冰蓝城 [2]" w:date="2019-10-22T17:17:15Z">
              <w:r>
                <w:rPr/>
                <w:delInstrText xml:space="preserve">HYPERLINK \l "_Toc22591994"</w:delInstrText>
              </w:r>
            </w:del>
          </w:ins>
          <w:ins w:id="898" w:author="Administrator" w:date="2019-10-21T23:12:00Z">
            <w:del w:id="899" w:author="冰蓝城 [2]" w:date="2019-10-22T17:17:15Z">
              <w:r>
                <w:rPr>
                  <w:rStyle w:val="16"/>
                </w:rPr>
                <w:delInstrText xml:space="preserve"> </w:delInstrText>
              </w:r>
            </w:del>
          </w:ins>
          <w:ins w:id="900" w:author="Administrator" w:date="2019-10-21T23:12:00Z">
            <w:del w:id="901" w:author="冰蓝城 [2]" w:date="2019-10-22T17:17:15Z">
              <w:r>
                <w:rPr>
                  <w:rStyle w:val="16"/>
                </w:rPr>
                <w:fldChar w:fldCharType="separate"/>
              </w:r>
            </w:del>
          </w:ins>
          <w:ins w:id="902" w:author="Administrator" w:date="2019-10-21T23:12:00Z">
            <w:del w:id="903" w:author="冰蓝城 [2]" w:date="2019-10-22T17:17:15Z">
              <w:r>
                <w:rPr>
                  <w:rStyle w:val="16"/>
                </w:rPr>
                <w:delText xml:space="preserve">4.2.2 </w:delText>
              </w:r>
            </w:del>
          </w:ins>
          <w:ins w:id="904" w:author="Administrator" w:date="2019-10-21T23:12:00Z">
            <w:del w:id="905" w:author="冰蓝城 [2]" w:date="2019-10-22T17:17:15Z">
              <w:r>
                <w:rPr>
                  <w:rStyle w:val="16"/>
                  <w:rFonts w:hint="eastAsia"/>
                </w:rPr>
                <w:delText>视图切换</w:delText>
              </w:r>
            </w:del>
          </w:ins>
          <w:ins w:id="906" w:author="Administrator" w:date="2019-10-21T23:12:00Z">
            <w:del w:id="907" w:author="冰蓝城 [2]" w:date="2019-10-22T17:17:15Z">
              <w:r>
                <w:rPr/>
                <w:tab/>
              </w:r>
            </w:del>
          </w:ins>
          <w:ins w:id="908" w:author="Administrator" w:date="2019-10-21T23:12:00Z">
            <w:del w:id="909" w:author="冰蓝城 [2]" w:date="2019-10-22T17:17:15Z">
              <w:r>
                <w:rPr/>
                <w:fldChar w:fldCharType="begin"/>
              </w:r>
            </w:del>
          </w:ins>
          <w:ins w:id="910" w:author="Administrator" w:date="2019-10-21T23:12:00Z">
            <w:del w:id="911" w:author="冰蓝城 [2]" w:date="2019-10-22T17:17:15Z">
              <w:r>
                <w:rPr/>
                <w:delInstrText xml:space="preserve"> PAGEREF _Toc22591994 \h </w:delInstrText>
              </w:r>
            </w:del>
          </w:ins>
          <w:del w:id="912" w:author="冰蓝城 [2]" w:date="2019-10-22T17:17:15Z">
            <w:r>
              <w:rPr/>
              <w:fldChar w:fldCharType="separate"/>
            </w:r>
          </w:del>
          <w:ins w:id="913" w:author="Administrator" w:date="2019-10-21T23:12:00Z">
            <w:del w:id="914" w:author="冰蓝城 [2]" w:date="2019-10-22T17:17:15Z">
              <w:r>
                <w:rPr/>
                <w:delText>8</w:delText>
              </w:r>
            </w:del>
          </w:ins>
          <w:ins w:id="915" w:author="Administrator" w:date="2019-10-21T23:12:00Z">
            <w:del w:id="916" w:author="冰蓝城 [2]" w:date="2019-10-22T17:17:15Z">
              <w:r>
                <w:rPr/>
                <w:fldChar w:fldCharType="end"/>
              </w:r>
            </w:del>
          </w:ins>
          <w:ins w:id="917" w:author="Administrator" w:date="2019-10-21T23:12:00Z">
            <w:del w:id="918" w:author="冰蓝城 [2]" w:date="2019-10-22T17:17:15Z">
              <w:r>
                <w:rPr>
                  <w:rStyle w:val="16"/>
                </w:rPr>
                <w:fldChar w:fldCharType="end"/>
              </w:r>
            </w:del>
          </w:ins>
        </w:p>
        <w:p>
          <w:pPr>
            <w:pStyle w:val="6"/>
            <w:tabs>
              <w:tab w:val="right" w:leader="dot" w:pos="9628"/>
            </w:tabs>
            <w:ind w:left="960" w:firstLine="480"/>
            <w:rPr>
              <w:ins w:id="919" w:author="Administrator" w:date="2019-10-21T23:12:00Z"/>
              <w:del w:id="920" w:author="冰蓝城 [2]" w:date="2019-10-22T17:17:15Z"/>
              <w:rFonts w:asciiTheme="minorHAnsi" w:hAnsiTheme="minorHAnsi" w:eastAsiaTheme="minorEastAsia"/>
              <w:kern w:val="2"/>
              <w:sz w:val="21"/>
            </w:rPr>
          </w:pPr>
          <w:ins w:id="921" w:author="Administrator" w:date="2019-10-21T23:12:00Z">
            <w:del w:id="922" w:author="冰蓝城 [2]" w:date="2019-10-22T17:17:15Z">
              <w:r>
                <w:rPr>
                  <w:rStyle w:val="16"/>
                </w:rPr>
                <w:fldChar w:fldCharType="begin"/>
              </w:r>
            </w:del>
          </w:ins>
          <w:ins w:id="923" w:author="Administrator" w:date="2019-10-21T23:12:00Z">
            <w:del w:id="924" w:author="冰蓝城 [2]" w:date="2019-10-22T17:17:15Z">
              <w:r>
                <w:rPr>
                  <w:rStyle w:val="16"/>
                </w:rPr>
                <w:delInstrText xml:space="preserve"> </w:delInstrText>
              </w:r>
            </w:del>
          </w:ins>
          <w:ins w:id="925" w:author="Administrator" w:date="2019-10-21T23:12:00Z">
            <w:del w:id="926" w:author="冰蓝城 [2]" w:date="2019-10-22T17:17:15Z">
              <w:r>
                <w:rPr/>
                <w:delInstrText xml:space="preserve">HYPERLINK \l "_Toc22591995"</w:delInstrText>
              </w:r>
            </w:del>
          </w:ins>
          <w:ins w:id="927" w:author="Administrator" w:date="2019-10-21T23:12:00Z">
            <w:del w:id="928" w:author="冰蓝城 [2]" w:date="2019-10-22T17:17:15Z">
              <w:r>
                <w:rPr>
                  <w:rStyle w:val="16"/>
                </w:rPr>
                <w:delInstrText xml:space="preserve"> </w:delInstrText>
              </w:r>
            </w:del>
          </w:ins>
          <w:ins w:id="929" w:author="Administrator" w:date="2019-10-21T23:12:00Z">
            <w:del w:id="930" w:author="冰蓝城 [2]" w:date="2019-10-22T17:17:15Z">
              <w:r>
                <w:rPr>
                  <w:rStyle w:val="16"/>
                </w:rPr>
                <w:fldChar w:fldCharType="separate"/>
              </w:r>
            </w:del>
          </w:ins>
          <w:ins w:id="931" w:author="Administrator" w:date="2019-10-21T23:12:00Z">
            <w:del w:id="932" w:author="冰蓝城 [2]" w:date="2019-10-22T17:17:15Z">
              <w:r>
                <w:rPr>
                  <w:rStyle w:val="16"/>
                </w:rPr>
                <w:delText xml:space="preserve">4.2.3 </w:delText>
              </w:r>
            </w:del>
          </w:ins>
          <w:ins w:id="933" w:author="Administrator" w:date="2019-10-21T23:12:00Z">
            <w:del w:id="934" w:author="冰蓝城 [2]" w:date="2019-10-22T17:17:15Z">
              <w:r>
                <w:rPr>
                  <w:rStyle w:val="16"/>
                  <w:rFonts w:hint="eastAsia"/>
                </w:rPr>
                <w:delText>即时查询</w:delText>
              </w:r>
            </w:del>
          </w:ins>
          <w:ins w:id="935" w:author="Administrator" w:date="2019-10-21T23:12:00Z">
            <w:del w:id="936" w:author="冰蓝城 [2]" w:date="2019-10-22T17:17:15Z">
              <w:r>
                <w:rPr/>
                <w:tab/>
              </w:r>
            </w:del>
          </w:ins>
          <w:ins w:id="937" w:author="Administrator" w:date="2019-10-21T23:12:00Z">
            <w:del w:id="938" w:author="冰蓝城 [2]" w:date="2019-10-22T17:17:15Z">
              <w:r>
                <w:rPr/>
                <w:fldChar w:fldCharType="begin"/>
              </w:r>
            </w:del>
          </w:ins>
          <w:ins w:id="939" w:author="Administrator" w:date="2019-10-21T23:12:00Z">
            <w:del w:id="940" w:author="冰蓝城 [2]" w:date="2019-10-22T17:17:15Z">
              <w:r>
                <w:rPr/>
                <w:delInstrText xml:space="preserve"> PAGEREF _Toc22591995 \h </w:delInstrText>
              </w:r>
            </w:del>
          </w:ins>
          <w:del w:id="941" w:author="冰蓝城 [2]" w:date="2019-10-22T17:17:15Z">
            <w:r>
              <w:rPr/>
              <w:fldChar w:fldCharType="separate"/>
            </w:r>
          </w:del>
          <w:ins w:id="942" w:author="Administrator" w:date="2019-10-21T23:12:00Z">
            <w:del w:id="943" w:author="冰蓝城 [2]" w:date="2019-10-22T17:17:15Z">
              <w:r>
                <w:rPr/>
                <w:delText>8</w:delText>
              </w:r>
            </w:del>
          </w:ins>
          <w:ins w:id="944" w:author="Administrator" w:date="2019-10-21T23:12:00Z">
            <w:del w:id="945" w:author="冰蓝城 [2]" w:date="2019-10-22T17:17:15Z">
              <w:r>
                <w:rPr/>
                <w:fldChar w:fldCharType="end"/>
              </w:r>
            </w:del>
          </w:ins>
          <w:ins w:id="946" w:author="Administrator" w:date="2019-10-21T23:12:00Z">
            <w:del w:id="947" w:author="冰蓝城 [2]" w:date="2019-10-22T17:17:15Z">
              <w:r>
                <w:rPr>
                  <w:rStyle w:val="16"/>
                </w:rPr>
                <w:fldChar w:fldCharType="end"/>
              </w:r>
            </w:del>
          </w:ins>
        </w:p>
        <w:p>
          <w:pPr>
            <w:pStyle w:val="6"/>
            <w:tabs>
              <w:tab w:val="right" w:leader="dot" w:pos="9628"/>
            </w:tabs>
            <w:ind w:left="960" w:firstLine="480"/>
            <w:rPr>
              <w:ins w:id="948" w:author="Administrator" w:date="2019-10-21T23:12:00Z"/>
              <w:del w:id="949" w:author="冰蓝城 [2]" w:date="2019-10-22T17:17:15Z"/>
              <w:rFonts w:asciiTheme="minorHAnsi" w:hAnsiTheme="minorHAnsi" w:eastAsiaTheme="minorEastAsia"/>
              <w:kern w:val="2"/>
              <w:sz w:val="21"/>
            </w:rPr>
          </w:pPr>
          <w:ins w:id="950" w:author="Administrator" w:date="2019-10-21T23:12:00Z">
            <w:del w:id="951" w:author="冰蓝城 [2]" w:date="2019-10-22T17:17:15Z">
              <w:r>
                <w:rPr>
                  <w:rStyle w:val="16"/>
                </w:rPr>
                <w:fldChar w:fldCharType="begin"/>
              </w:r>
            </w:del>
          </w:ins>
          <w:ins w:id="952" w:author="Administrator" w:date="2019-10-21T23:12:00Z">
            <w:del w:id="953" w:author="冰蓝城 [2]" w:date="2019-10-22T17:17:15Z">
              <w:r>
                <w:rPr>
                  <w:rStyle w:val="16"/>
                </w:rPr>
                <w:delInstrText xml:space="preserve"> </w:delInstrText>
              </w:r>
            </w:del>
          </w:ins>
          <w:ins w:id="954" w:author="Administrator" w:date="2019-10-21T23:12:00Z">
            <w:del w:id="955" w:author="冰蓝城 [2]" w:date="2019-10-22T17:17:15Z">
              <w:r>
                <w:rPr/>
                <w:delInstrText xml:space="preserve">HYPERLINK \l "_Toc22591996"</w:delInstrText>
              </w:r>
            </w:del>
          </w:ins>
          <w:ins w:id="956" w:author="Administrator" w:date="2019-10-21T23:12:00Z">
            <w:del w:id="957" w:author="冰蓝城 [2]" w:date="2019-10-22T17:17:15Z">
              <w:r>
                <w:rPr>
                  <w:rStyle w:val="16"/>
                </w:rPr>
                <w:delInstrText xml:space="preserve"> </w:delInstrText>
              </w:r>
            </w:del>
          </w:ins>
          <w:ins w:id="958" w:author="Administrator" w:date="2019-10-21T23:12:00Z">
            <w:del w:id="959" w:author="冰蓝城 [2]" w:date="2019-10-22T17:17:15Z">
              <w:r>
                <w:rPr>
                  <w:rStyle w:val="16"/>
                </w:rPr>
                <w:fldChar w:fldCharType="separate"/>
              </w:r>
            </w:del>
          </w:ins>
          <w:ins w:id="960" w:author="Administrator" w:date="2019-10-21T23:12:00Z">
            <w:del w:id="961" w:author="冰蓝城 [2]" w:date="2019-10-22T17:17:15Z">
              <w:r>
                <w:rPr>
                  <w:rStyle w:val="16"/>
                </w:rPr>
                <w:delText xml:space="preserve">4.2.4 </w:delText>
              </w:r>
            </w:del>
          </w:ins>
          <w:ins w:id="962" w:author="Administrator" w:date="2019-10-21T23:12:00Z">
            <w:del w:id="963" w:author="冰蓝城 [2]" w:date="2019-10-22T17:17:15Z">
              <w:r>
                <w:rPr>
                  <w:rStyle w:val="16"/>
                  <w:rFonts w:hint="eastAsia"/>
                </w:rPr>
                <w:delText>离线数据同步</w:delText>
              </w:r>
            </w:del>
          </w:ins>
          <w:ins w:id="964" w:author="Administrator" w:date="2019-10-21T23:12:00Z">
            <w:del w:id="965" w:author="冰蓝城 [2]" w:date="2019-10-22T17:17:15Z">
              <w:r>
                <w:rPr/>
                <w:tab/>
              </w:r>
            </w:del>
          </w:ins>
          <w:ins w:id="966" w:author="Administrator" w:date="2019-10-21T23:12:00Z">
            <w:del w:id="967" w:author="冰蓝城 [2]" w:date="2019-10-22T17:17:15Z">
              <w:r>
                <w:rPr/>
                <w:fldChar w:fldCharType="begin"/>
              </w:r>
            </w:del>
          </w:ins>
          <w:ins w:id="968" w:author="Administrator" w:date="2019-10-21T23:12:00Z">
            <w:del w:id="969" w:author="冰蓝城 [2]" w:date="2019-10-22T17:17:15Z">
              <w:r>
                <w:rPr/>
                <w:delInstrText xml:space="preserve"> PAGEREF _Toc22591996 \h </w:delInstrText>
              </w:r>
            </w:del>
          </w:ins>
          <w:del w:id="970" w:author="冰蓝城 [2]" w:date="2019-10-22T17:17:15Z">
            <w:r>
              <w:rPr/>
              <w:fldChar w:fldCharType="separate"/>
            </w:r>
          </w:del>
          <w:ins w:id="971" w:author="Administrator" w:date="2019-10-21T23:12:00Z">
            <w:del w:id="972" w:author="冰蓝城 [2]" w:date="2019-10-22T17:17:15Z">
              <w:r>
                <w:rPr/>
                <w:delText>8</w:delText>
              </w:r>
            </w:del>
          </w:ins>
          <w:ins w:id="973" w:author="Administrator" w:date="2019-10-21T23:12:00Z">
            <w:del w:id="974" w:author="冰蓝城 [2]" w:date="2019-10-22T17:17:15Z">
              <w:r>
                <w:rPr/>
                <w:fldChar w:fldCharType="end"/>
              </w:r>
            </w:del>
          </w:ins>
          <w:ins w:id="975" w:author="Administrator" w:date="2019-10-21T23:12:00Z">
            <w:del w:id="976" w:author="冰蓝城 [2]" w:date="2019-10-22T17:17:15Z">
              <w:r>
                <w:rPr>
                  <w:rStyle w:val="16"/>
                </w:rPr>
                <w:fldChar w:fldCharType="end"/>
              </w:r>
            </w:del>
          </w:ins>
        </w:p>
        <w:p>
          <w:pPr>
            <w:pStyle w:val="6"/>
            <w:tabs>
              <w:tab w:val="right" w:leader="dot" w:pos="9628"/>
            </w:tabs>
            <w:ind w:left="960" w:firstLine="480"/>
            <w:rPr>
              <w:ins w:id="977" w:author="Administrator" w:date="2019-10-21T23:12:00Z"/>
              <w:del w:id="978" w:author="冰蓝城 [2]" w:date="2019-10-22T17:17:15Z"/>
              <w:rFonts w:asciiTheme="minorHAnsi" w:hAnsiTheme="minorHAnsi" w:eastAsiaTheme="minorEastAsia"/>
              <w:kern w:val="2"/>
              <w:sz w:val="21"/>
            </w:rPr>
          </w:pPr>
          <w:ins w:id="979" w:author="Administrator" w:date="2019-10-21T23:12:00Z">
            <w:del w:id="980" w:author="冰蓝城 [2]" w:date="2019-10-22T17:17:15Z">
              <w:r>
                <w:rPr>
                  <w:rStyle w:val="16"/>
                </w:rPr>
                <w:fldChar w:fldCharType="begin"/>
              </w:r>
            </w:del>
          </w:ins>
          <w:ins w:id="981" w:author="Administrator" w:date="2019-10-21T23:12:00Z">
            <w:del w:id="982" w:author="冰蓝城 [2]" w:date="2019-10-22T17:17:15Z">
              <w:r>
                <w:rPr>
                  <w:rStyle w:val="16"/>
                </w:rPr>
                <w:delInstrText xml:space="preserve"> </w:delInstrText>
              </w:r>
            </w:del>
          </w:ins>
          <w:ins w:id="983" w:author="Administrator" w:date="2019-10-21T23:12:00Z">
            <w:del w:id="984" w:author="冰蓝城 [2]" w:date="2019-10-22T17:17:15Z">
              <w:r>
                <w:rPr/>
                <w:delInstrText xml:space="preserve">HYPERLINK \l "_Toc22591997"</w:delInstrText>
              </w:r>
            </w:del>
          </w:ins>
          <w:ins w:id="985" w:author="Administrator" w:date="2019-10-21T23:12:00Z">
            <w:del w:id="986" w:author="冰蓝城 [2]" w:date="2019-10-22T17:17:15Z">
              <w:r>
                <w:rPr>
                  <w:rStyle w:val="16"/>
                </w:rPr>
                <w:delInstrText xml:space="preserve"> </w:delInstrText>
              </w:r>
            </w:del>
          </w:ins>
          <w:ins w:id="987" w:author="Administrator" w:date="2019-10-21T23:12:00Z">
            <w:del w:id="988" w:author="冰蓝城 [2]" w:date="2019-10-22T17:17:15Z">
              <w:r>
                <w:rPr>
                  <w:rStyle w:val="16"/>
                </w:rPr>
                <w:fldChar w:fldCharType="separate"/>
              </w:r>
            </w:del>
          </w:ins>
          <w:ins w:id="989" w:author="Administrator" w:date="2019-10-21T23:12:00Z">
            <w:del w:id="990" w:author="冰蓝城 [2]" w:date="2019-10-22T17:17:15Z">
              <w:r>
                <w:rPr>
                  <w:rStyle w:val="16"/>
                </w:rPr>
                <w:delText xml:space="preserve">4.2.5 </w:delText>
              </w:r>
            </w:del>
          </w:ins>
          <w:ins w:id="991" w:author="Administrator" w:date="2019-10-21T23:12:00Z">
            <w:del w:id="992" w:author="冰蓝城 [2]" w:date="2019-10-22T17:17:15Z">
              <w:r>
                <w:rPr>
                  <w:rStyle w:val="16"/>
                  <w:rFonts w:hint="eastAsia"/>
                </w:rPr>
                <w:delText>标记信息分享</w:delText>
              </w:r>
            </w:del>
          </w:ins>
          <w:ins w:id="993" w:author="Administrator" w:date="2019-10-21T23:12:00Z">
            <w:del w:id="994" w:author="冰蓝城 [2]" w:date="2019-10-22T17:17:15Z">
              <w:r>
                <w:rPr/>
                <w:tab/>
              </w:r>
            </w:del>
          </w:ins>
          <w:ins w:id="995" w:author="Administrator" w:date="2019-10-21T23:12:00Z">
            <w:del w:id="996" w:author="冰蓝城 [2]" w:date="2019-10-22T17:17:15Z">
              <w:r>
                <w:rPr/>
                <w:fldChar w:fldCharType="begin"/>
              </w:r>
            </w:del>
          </w:ins>
          <w:ins w:id="997" w:author="Administrator" w:date="2019-10-21T23:12:00Z">
            <w:del w:id="998" w:author="冰蓝城 [2]" w:date="2019-10-22T17:17:15Z">
              <w:r>
                <w:rPr/>
                <w:delInstrText xml:space="preserve"> PAGEREF _Toc22591997 \h </w:delInstrText>
              </w:r>
            </w:del>
          </w:ins>
          <w:del w:id="999" w:author="冰蓝城 [2]" w:date="2019-10-22T17:17:15Z">
            <w:r>
              <w:rPr/>
              <w:fldChar w:fldCharType="separate"/>
            </w:r>
          </w:del>
          <w:ins w:id="1000" w:author="Administrator" w:date="2019-10-21T23:12:00Z">
            <w:del w:id="1001" w:author="冰蓝城 [2]" w:date="2019-10-22T17:17:15Z">
              <w:r>
                <w:rPr/>
                <w:delText>11</w:delText>
              </w:r>
            </w:del>
          </w:ins>
          <w:ins w:id="1002" w:author="Administrator" w:date="2019-10-21T23:12:00Z">
            <w:del w:id="1003" w:author="冰蓝城 [2]" w:date="2019-10-22T17:17:15Z">
              <w:r>
                <w:rPr/>
                <w:fldChar w:fldCharType="end"/>
              </w:r>
            </w:del>
          </w:ins>
          <w:ins w:id="1004" w:author="Administrator" w:date="2019-10-21T23:12:00Z">
            <w:del w:id="1005" w:author="冰蓝城 [2]" w:date="2019-10-22T17:17:15Z">
              <w:r>
                <w:rPr>
                  <w:rStyle w:val="16"/>
                </w:rPr>
                <w:fldChar w:fldCharType="end"/>
              </w:r>
            </w:del>
          </w:ins>
        </w:p>
        <w:p>
          <w:pPr>
            <w:pStyle w:val="6"/>
            <w:tabs>
              <w:tab w:val="right" w:leader="dot" w:pos="9628"/>
            </w:tabs>
            <w:ind w:left="960" w:firstLine="480"/>
            <w:rPr>
              <w:ins w:id="1006" w:author="Administrator" w:date="2019-10-21T23:12:00Z"/>
              <w:del w:id="1007" w:author="冰蓝城 [2]" w:date="2019-10-22T17:17:15Z"/>
              <w:rFonts w:asciiTheme="minorHAnsi" w:hAnsiTheme="minorHAnsi" w:eastAsiaTheme="minorEastAsia"/>
              <w:kern w:val="2"/>
              <w:sz w:val="21"/>
            </w:rPr>
          </w:pPr>
          <w:ins w:id="1008" w:author="Administrator" w:date="2019-10-21T23:12:00Z">
            <w:del w:id="1009" w:author="冰蓝城 [2]" w:date="2019-10-22T17:17:15Z">
              <w:r>
                <w:rPr>
                  <w:rStyle w:val="16"/>
                </w:rPr>
                <w:fldChar w:fldCharType="begin"/>
              </w:r>
            </w:del>
          </w:ins>
          <w:ins w:id="1010" w:author="Administrator" w:date="2019-10-21T23:12:00Z">
            <w:del w:id="1011" w:author="冰蓝城 [2]" w:date="2019-10-22T17:17:15Z">
              <w:r>
                <w:rPr>
                  <w:rStyle w:val="16"/>
                </w:rPr>
                <w:delInstrText xml:space="preserve"> </w:delInstrText>
              </w:r>
            </w:del>
          </w:ins>
          <w:ins w:id="1012" w:author="Administrator" w:date="2019-10-21T23:12:00Z">
            <w:del w:id="1013" w:author="冰蓝城 [2]" w:date="2019-10-22T17:17:15Z">
              <w:r>
                <w:rPr/>
                <w:delInstrText xml:space="preserve">HYPERLINK \l "_Toc22591998"</w:delInstrText>
              </w:r>
            </w:del>
          </w:ins>
          <w:ins w:id="1014" w:author="Administrator" w:date="2019-10-21T23:12:00Z">
            <w:del w:id="1015" w:author="冰蓝城 [2]" w:date="2019-10-22T17:17:15Z">
              <w:r>
                <w:rPr>
                  <w:rStyle w:val="16"/>
                </w:rPr>
                <w:delInstrText xml:space="preserve"> </w:delInstrText>
              </w:r>
            </w:del>
          </w:ins>
          <w:ins w:id="1016" w:author="Administrator" w:date="2019-10-21T23:12:00Z">
            <w:del w:id="1017" w:author="冰蓝城 [2]" w:date="2019-10-22T17:17:15Z">
              <w:r>
                <w:rPr>
                  <w:rStyle w:val="16"/>
                </w:rPr>
                <w:fldChar w:fldCharType="separate"/>
              </w:r>
            </w:del>
          </w:ins>
          <w:ins w:id="1018" w:author="Administrator" w:date="2019-10-21T23:12:00Z">
            <w:del w:id="1019" w:author="冰蓝城 [2]" w:date="2019-10-22T17:17:15Z">
              <w:r>
                <w:rPr>
                  <w:rStyle w:val="16"/>
                </w:rPr>
                <w:delText xml:space="preserve">4.2.6 </w:delText>
              </w:r>
            </w:del>
          </w:ins>
          <w:ins w:id="1020" w:author="Administrator" w:date="2019-10-21T23:12:00Z">
            <w:del w:id="1021" w:author="冰蓝城 [2]" w:date="2019-10-22T17:17:15Z">
              <w:r>
                <w:rPr>
                  <w:rStyle w:val="16"/>
                  <w:rFonts w:hint="eastAsia"/>
                </w:rPr>
                <w:delText>信息标记</w:delText>
              </w:r>
            </w:del>
          </w:ins>
          <w:ins w:id="1022" w:author="Administrator" w:date="2019-10-21T23:12:00Z">
            <w:del w:id="1023" w:author="冰蓝城 [2]" w:date="2019-10-22T17:17:15Z">
              <w:r>
                <w:rPr/>
                <w:tab/>
              </w:r>
            </w:del>
          </w:ins>
          <w:ins w:id="1024" w:author="Administrator" w:date="2019-10-21T23:12:00Z">
            <w:del w:id="1025" w:author="冰蓝城 [2]" w:date="2019-10-22T17:17:15Z">
              <w:r>
                <w:rPr/>
                <w:fldChar w:fldCharType="begin"/>
              </w:r>
            </w:del>
          </w:ins>
          <w:ins w:id="1026" w:author="Administrator" w:date="2019-10-21T23:12:00Z">
            <w:del w:id="1027" w:author="冰蓝城 [2]" w:date="2019-10-22T17:17:15Z">
              <w:r>
                <w:rPr/>
                <w:delInstrText xml:space="preserve"> PAGEREF _Toc22591998 \h </w:delInstrText>
              </w:r>
            </w:del>
          </w:ins>
          <w:del w:id="1028" w:author="冰蓝城 [2]" w:date="2019-10-22T17:17:15Z">
            <w:r>
              <w:rPr/>
              <w:fldChar w:fldCharType="separate"/>
            </w:r>
          </w:del>
          <w:ins w:id="1029" w:author="Administrator" w:date="2019-10-21T23:12:00Z">
            <w:del w:id="1030" w:author="冰蓝城 [2]" w:date="2019-10-22T17:17:15Z">
              <w:r>
                <w:rPr/>
                <w:delText>13</w:delText>
              </w:r>
            </w:del>
          </w:ins>
          <w:ins w:id="1031" w:author="Administrator" w:date="2019-10-21T23:12:00Z">
            <w:del w:id="1032" w:author="冰蓝城 [2]" w:date="2019-10-22T17:17:15Z">
              <w:r>
                <w:rPr/>
                <w:fldChar w:fldCharType="end"/>
              </w:r>
            </w:del>
          </w:ins>
          <w:ins w:id="1033" w:author="Administrator" w:date="2019-10-21T23:12:00Z">
            <w:del w:id="1034" w:author="冰蓝城 [2]" w:date="2019-10-22T17:17:15Z">
              <w:r>
                <w:rPr>
                  <w:rStyle w:val="16"/>
                </w:rPr>
                <w:fldChar w:fldCharType="end"/>
              </w:r>
            </w:del>
          </w:ins>
        </w:p>
        <w:p>
          <w:pPr>
            <w:pStyle w:val="6"/>
            <w:tabs>
              <w:tab w:val="right" w:leader="dot" w:pos="9628"/>
            </w:tabs>
            <w:ind w:left="960" w:firstLine="480"/>
            <w:rPr>
              <w:ins w:id="1035" w:author="Administrator" w:date="2019-10-21T23:12:00Z"/>
              <w:del w:id="1036" w:author="冰蓝城 [2]" w:date="2019-10-22T17:17:15Z"/>
              <w:rFonts w:asciiTheme="minorHAnsi" w:hAnsiTheme="minorHAnsi" w:eastAsiaTheme="minorEastAsia"/>
              <w:kern w:val="2"/>
              <w:sz w:val="21"/>
            </w:rPr>
          </w:pPr>
          <w:ins w:id="1037" w:author="Administrator" w:date="2019-10-21T23:12:00Z">
            <w:del w:id="1038" w:author="冰蓝城 [2]" w:date="2019-10-22T17:17:15Z">
              <w:r>
                <w:rPr>
                  <w:rStyle w:val="16"/>
                </w:rPr>
                <w:fldChar w:fldCharType="begin"/>
              </w:r>
            </w:del>
          </w:ins>
          <w:ins w:id="1039" w:author="Administrator" w:date="2019-10-21T23:12:00Z">
            <w:del w:id="1040" w:author="冰蓝城 [2]" w:date="2019-10-22T17:17:15Z">
              <w:r>
                <w:rPr>
                  <w:rStyle w:val="16"/>
                </w:rPr>
                <w:delInstrText xml:space="preserve"> </w:delInstrText>
              </w:r>
            </w:del>
          </w:ins>
          <w:ins w:id="1041" w:author="Administrator" w:date="2019-10-21T23:12:00Z">
            <w:del w:id="1042" w:author="冰蓝城 [2]" w:date="2019-10-22T17:17:15Z">
              <w:r>
                <w:rPr/>
                <w:delInstrText xml:space="preserve">HYPERLINK \l "_Toc22591999"</w:delInstrText>
              </w:r>
            </w:del>
          </w:ins>
          <w:ins w:id="1043" w:author="Administrator" w:date="2019-10-21T23:12:00Z">
            <w:del w:id="1044" w:author="冰蓝城 [2]" w:date="2019-10-22T17:17:15Z">
              <w:r>
                <w:rPr>
                  <w:rStyle w:val="16"/>
                </w:rPr>
                <w:delInstrText xml:space="preserve"> </w:delInstrText>
              </w:r>
            </w:del>
          </w:ins>
          <w:ins w:id="1045" w:author="Administrator" w:date="2019-10-21T23:12:00Z">
            <w:del w:id="1046" w:author="冰蓝城 [2]" w:date="2019-10-22T17:17:15Z">
              <w:r>
                <w:rPr>
                  <w:rStyle w:val="16"/>
                </w:rPr>
                <w:fldChar w:fldCharType="separate"/>
              </w:r>
            </w:del>
          </w:ins>
          <w:ins w:id="1047" w:author="Administrator" w:date="2019-10-21T23:12:00Z">
            <w:del w:id="1048" w:author="冰蓝城 [2]" w:date="2019-10-22T17:17:15Z">
              <w:r>
                <w:rPr>
                  <w:rStyle w:val="16"/>
                </w:rPr>
                <w:delText xml:space="preserve">4.2.7 </w:delText>
              </w:r>
            </w:del>
          </w:ins>
          <w:ins w:id="1049" w:author="Administrator" w:date="2019-10-21T23:12:00Z">
            <w:del w:id="1050" w:author="冰蓝城 [2]" w:date="2019-10-22T17:17:15Z">
              <w:r>
                <w:rPr>
                  <w:rStyle w:val="16"/>
                  <w:rFonts w:hint="eastAsia"/>
                </w:rPr>
                <w:delText>图层查看</w:delText>
              </w:r>
            </w:del>
          </w:ins>
          <w:ins w:id="1051" w:author="Administrator" w:date="2019-10-21T23:12:00Z">
            <w:del w:id="1052" w:author="冰蓝城 [2]" w:date="2019-10-22T17:17:15Z">
              <w:r>
                <w:rPr/>
                <w:tab/>
              </w:r>
            </w:del>
          </w:ins>
          <w:ins w:id="1053" w:author="Administrator" w:date="2019-10-21T23:12:00Z">
            <w:del w:id="1054" w:author="冰蓝城 [2]" w:date="2019-10-22T17:17:15Z">
              <w:r>
                <w:rPr/>
                <w:fldChar w:fldCharType="begin"/>
              </w:r>
            </w:del>
          </w:ins>
          <w:ins w:id="1055" w:author="Administrator" w:date="2019-10-21T23:12:00Z">
            <w:del w:id="1056" w:author="冰蓝城 [2]" w:date="2019-10-22T17:17:15Z">
              <w:r>
                <w:rPr/>
                <w:delInstrText xml:space="preserve"> PAGEREF _Toc22591999 \h </w:delInstrText>
              </w:r>
            </w:del>
          </w:ins>
          <w:del w:id="1057" w:author="冰蓝城 [2]" w:date="2019-10-22T17:17:15Z">
            <w:r>
              <w:rPr/>
              <w:fldChar w:fldCharType="separate"/>
            </w:r>
          </w:del>
          <w:ins w:id="1058" w:author="Administrator" w:date="2019-10-21T23:12:00Z">
            <w:del w:id="1059" w:author="冰蓝城 [2]" w:date="2019-10-22T17:17:15Z">
              <w:r>
                <w:rPr/>
                <w:delText>17</w:delText>
              </w:r>
            </w:del>
          </w:ins>
          <w:ins w:id="1060" w:author="Administrator" w:date="2019-10-21T23:12:00Z">
            <w:del w:id="1061" w:author="冰蓝城 [2]" w:date="2019-10-22T17:17:15Z">
              <w:r>
                <w:rPr/>
                <w:fldChar w:fldCharType="end"/>
              </w:r>
            </w:del>
          </w:ins>
          <w:ins w:id="1062" w:author="Administrator" w:date="2019-10-21T23:12:00Z">
            <w:del w:id="1063" w:author="冰蓝城 [2]" w:date="2019-10-22T17:17:15Z">
              <w:r>
                <w:rPr>
                  <w:rStyle w:val="16"/>
                </w:rPr>
                <w:fldChar w:fldCharType="end"/>
              </w:r>
            </w:del>
          </w:ins>
        </w:p>
        <w:p>
          <w:pPr>
            <w:pStyle w:val="6"/>
            <w:tabs>
              <w:tab w:val="right" w:leader="dot" w:pos="9628"/>
            </w:tabs>
            <w:ind w:left="960" w:firstLine="480"/>
            <w:rPr>
              <w:ins w:id="1064" w:author="Administrator" w:date="2019-10-21T23:12:00Z"/>
              <w:del w:id="1065" w:author="冰蓝城 [2]" w:date="2019-10-22T17:17:15Z"/>
              <w:rFonts w:asciiTheme="minorHAnsi" w:hAnsiTheme="minorHAnsi" w:eastAsiaTheme="minorEastAsia"/>
              <w:kern w:val="2"/>
              <w:sz w:val="21"/>
            </w:rPr>
          </w:pPr>
          <w:ins w:id="1066" w:author="Administrator" w:date="2019-10-21T23:12:00Z">
            <w:del w:id="1067" w:author="冰蓝城 [2]" w:date="2019-10-22T17:17:15Z">
              <w:r>
                <w:rPr>
                  <w:rStyle w:val="16"/>
                </w:rPr>
                <w:fldChar w:fldCharType="begin"/>
              </w:r>
            </w:del>
          </w:ins>
          <w:ins w:id="1068" w:author="Administrator" w:date="2019-10-21T23:12:00Z">
            <w:del w:id="1069" w:author="冰蓝城 [2]" w:date="2019-10-22T17:17:15Z">
              <w:r>
                <w:rPr>
                  <w:rStyle w:val="16"/>
                </w:rPr>
                <w:delInstrText xml:space="preserve"> </w:delInstrText>
              </w:r>
            </w:del>
          </w:ins>
          <w:ins w:id="1070" w:author="Administrator" w:date="2019-10-21T23:12:00Z">
            <w:del w:id="1071" w:author="冰蓝城 [2]" w:date="2019-10-22T17:17:15Z">
              <w:r>
                <w:rPr/>
                <w:delInstrText xml:space="preserve">HYPERLINK \l "_Toc22592000"</w:delInstrText>
              </w:r>
            </w:del>
          </w:ins>
          <w:ins w:id="1072" w:author="Administrator" w:date="2019-10-21T23:12:00Z">
            <w:del w:id="1073" w:author="冰蓝城 [2]" w:date="2019-10-22T17:17:15Z">
              <w:r>
                <w:rPr>
                  <w:rStyle w:val="16"/>
                </w:rPr>
                <w:delInstrText xml:space="preserve"> </w:delInstrText>
              </w:r>
            </w:del>
          </w:ins>
          <w:ins w:id="1074" w:author="Administrator" w:date="2019-10-21T23:12:00Z">
            <w:del w:id="1075" w:author="冰蓝城 [2]" w:date="2019-10-22T17:17:15Z">
              <w:r>
                <w:rPr>
                  <w:rStyle w:val="16"/>
                </w:rPr>
                <w:fldChar w:fldCharType="separate"/>
              </w:r>
            </w:del>
          </w:ins>
          <w:ins w:id="1076" w:author="Administrator" w:date="2019-10-21T23:12:00Z">
            <w:del w:id="1077" w:author="冰蓝城 [2]" w:date="2019-10-22T17:17:15Z">
              <w:r>
                <w:rPr>
                  <w:rStyle w:val="16"/>
                </w:rPr>
                <w:delText xml:space="preserve">4.2.8 </w:delText>
              </w:r>
            </w:del>
          </w:ins>
          <w:ins w:id="1078" w:author="Administrator" w:date="2019-10-21T23:12:00Z">
            <w:del w:id="1079" w:author="冰蓝城 [2]" w:date="2019-10-22T17:17:15Z">
              <w:r>
                <w:rPr>
                  <w:rStyle w:val="16"/>
                  <w:rFonts w:hint="eastAsia"/>
                </w:rPr>
                <w:delText>信息发布</w:delText>
              </w:r>
            </w:del>
          </w:ins>
          <w:ins w:id="1080" w:author="Administrator" w:date="2019-10-21T23:12:00Z">
            <w:del w:id="1081" w:author="冰蓝城 [2]" w:date="2019-10-22T17:17:15Z">
              <w:r>
                <w:rPr/>
                <w:tab/>
              </w:r>
            </w:del>
          </w:ins>
          <w:ins w:id="1082" w:author="Administrator" w:date="2019-10-21T23:12:00Z">
            <w:del w:id="1083" w:author="冰蓝城 [2]" w:date="2019-10-22T17:17:15Z">
              <w:r>
                <w:rPr/>
                <w:fldChar w:fldCharType="begin"/>
              </w:r>
            </w:del>
          </w:ins>
          <w:ins w:id="1084" w:author="Administrator" w:date="2019-10-21T23:12:00Z">
            <w:del w:id="1085" w:author="冰蓝城 [2]" w:date="2019-10-22T17:17:15Z">
              <w:r>
                <w:rPr/>
                <w:delInstrText xml:space="preserve"> PAGEREF _Toc22592000 \h </w:delInstrText>
              </w:r>
            </w:del>
          </w:ins>
          <w:del w:id="1086" w:author="冰蓝城 [2]" w:date="2019-10-22T17:17:15Z">
            <w:r>
              <w:rPr/>
              <w:fldChar w:fldCharType="separate"/>
            </w:r>
          </w:del>
          <w:ins w:id="1087" w:author="Administrator" w:date="2019-10-21T23:12:00Z">
            <w:del w:id="1088" w:author="冰蓝城 [2]" w:date="2019-10-22T17:17:15Z">
              <w:r>
                <w:rPr/>
                <w:delText>20</w:delText>
              </w:r>
            </w:del>
          </w:ins>
          <w:ins w:id="1089" w:author="Administrator" w:date="2019-10-21T23:12:00Z">
            <w:del w:id="1090" w:author="冰蓝城 [2]" w:date="2019-10-22T17:17:15Z">
              <w:r>
                <w:rPr/>
                <w:fldChar w:fldCharType="end"/>
              </w:r>
            </w:del>
          </w:ins>
          <w:ins w:id="1091" w:author="Administrator" w:date="2019-10-21T23:12:00Z">
            <w:del w:id="1092" w:author="冰蓝城 [2]" w:date="2019-10-22T17:17:15Z">
              <w:r>
                <w:rPr>
                  <w:rStyle w:val="16"/>
                </w:rPr>
                <w:fldChar w:fldCharType="end"/>
              </w:r>
            </w:del>
          </w:ins>
        </w:p>
        <w:p>
          <w:pPr>
            <w:pStyle w:val="11"/>
            <w:tabs>
              <w:tab w:val="right" w:leader="dot" w:pos="9628"/>
            </w:tabs>
            <w:ind w:firstLine="480"/>
            <w:rPr>
              <w:ins w:id="1093" w:author="Administrator" w:date="2019-10-21T23:12:00Z"/>
              <w:del w:id="1094" w:author="冰蓝城 [2]" w:date="2019-10-22T17:17:15Z"/>
              <w:rFonts w:asciiTheme="minorHAnsi" w:hAnsiTheme="minorHAnsi" w:eastAsiaTheme="minorEastAsia"/>
              <w:kern w:val="2"/>
              <w:sz w:val="21"/>
            </w:rPr>
          </w:pPr>
          <w:ins w:id="1095" w:author="Administrator" w:date="2019-10-21T23:12:00Z">
            <w:del w:id="1096" w:author="冰蓝城 [2]" w:date="2019-10-22T17:17:15Z">
              <w:r>
                <w:rPr>
                  <w:rStyle w:val="16"/>
                </w:rPr>
                <w:fldChar w:fldCharType="begin"/>
              </w:r>
            </w:del>
          </w:ins>
          <w:ins w:id="1097" w:author="Administrator" w:date="2019-10-21T23:12:00Z">
            <w:del w:id="1098" w:author="冰蓝城 [2]" w:date="2019-10-22T17:17:15Z">
              <w:r>
                <w:rPr>
                  <w:rStyle w:val="16"/>
                </w:rPr>
                <w:delInstrText xml:space="preserve"> </w:delInstrText>
              </w:r>
            </w:del>
          </w:ins>
          <w:ins w:id="1099" w:author="Administrator" w:date="2019-10-21T23:12:00Z">
            <w:del w:id="1100" w:author="冰蓝城 [2]" w:date="2019-10-22T17:17:15Z">
              <w:r>
                <w:rPr/>
                <w:delInstrText xml:space="preserve">HYPERLINK \l "_Toc22592001"</w:delInstrText>
              </w:r>
            </w:del>
          </w:ins>
          <w:ins w:id="1101" w:author="Administrator" w:date="2019-10-21T23:12:00Z">
            <w:del w:id="1102" w:author="冰蓝城 [2]" w:date="2019-10-22T17:17:15Z">
              <w:r>
                <w:rPr>
                  <w:rStyle w:val="16"/>
                </w:rPr>
                <w:delInstrText xml:space="preserve"> </w:delInstrText>
              </w:r>
            </w:del>
          </w:ins>
          <w:ins w:id="1103" w:author="Administrator" w:date="2019-10-21T23:12:00Z">
            <w:del w:id="1104" w:author="冰蓝城 [2]" w:date="2019-10-22T17:17:15Z">
              <w:r>
                <w:rPr>
                  <w:rStyle w:val="16"/>
                </w:rPr>
                <w:fldChar w:fldCharType="separate"/>
              </w:r>
            </w:del>
          </w:ins>
          <w:ins w:id="1105" w:author="Administrator" w:date="2019-10-21T23:12:00Z">
            <w:del w:id="1106" w:author="冰蓝城 [2]" w:date="2019-10-22T17:17:15Z">
              <w:r>
                <w:rPr>
                  <w:rStyle w:val="16"/>
                </w:rPr>
                <w:delText>5</w:delText>
              </w:r>
            </w:del>
          </w:ins>
          <w:ins w:id="1107" w:author="Administrator" w:date="2019-10-21T23:12:00Z">
            <w:del w:id="1108" w:author="冰蓝城 [2]" w:date="2019-10-22T17:17:15Z">
              <w:r>
                <w:rPr>
                  <w:rStyle w:val="16"/>
                  <w:rFonts w:hint="eastAsia"/>
                </w:rPr>
                <w:delText>、界面设计</w:delText>
              </w:r>
            </w:del>
          </w:ins>
          <w:ins w:id="1109" w:author="Administrator" w:date="2019-10-21T23:12:00Z">
            <w:del w:id="1110" w:author="冰蓝城 [2]" w:date="2019-10-22T17:17:15Z">
              <w:r>
                <w:rPr/>
                <w:tab/>
              </w:r>
            </w:del>
          </w:ins>
          <w:ins w:id="1111" w:author="Administrator" w:date="2019-10-21T23:12:00Z">
            <w:del w:id="1112" w:author="冰蓝城 [2]" w:date="2019-10-22T17:17:15Z">
              <w:r>
                <w:rPr/>
                <w:fldChar w:fldCharType="begin"/>
              </w:r>
            </w:del>
          </w:ins>
          <w:ins w:id="1113" w:author="Administrator" w:date="2019-10-21T23:12:00Z">
            <w:del w:id="1114" w:author="冰蓝城 [2]" w:date="2019-10-22T17:17:15Z">
              <w:r>
                <w:rPr/>
                <w:delInstrText xml:space="preserve"> PAGEREF _Toc22592001 \h </w:delInstrText>
              </w:r>
            </w:del>
          </w:ins>
          <w:del w:id="1115" w:author="冰蓝城 [2]" w:date="2019-10-22T17:17:15Z">
            <w:r>
              <w:rPr/>
              <w:fldChar w:fldCharType="separate"/>
            </w:r>
          </w:del>
          <w:ins w:id="1116" w:author="Administrator" w:date="2019-10-21T23:12:00Z">
            <w:del w:id="1117" w:author="冰蓝城 [2]" w:date="2019-10-22T17:17:15Z">
              <w:r>
                <w:rPr/>
                <w:delText>20</w:delText>
              </w:r>
            </w:del>
          </w:ins>
          <w:ins w:id="1118" w:author="Administrator" w:date="2019-10-21T23:12:00Z">
            <w:del w:id="1119" w:author="冰蓝城 [2]" w:date="2019-10-22T17:17:15Z">
              <w:r>
                <w:rPr/>
                <w:fldChar w:fldCharType="end"/>
              </w:r>
            </w:del>
          </w:ins>
          <w:ins w:id="1120" w:author="Administrator" w:date="2019-10-21T23:12:00Z">
            <w:del w:id="1121" w:author="冰蓝城 [2]" w:date="2019-10-22T17:17:15Z">
              <w:r>
                <w:rPr>
                  <w:rStyle w:val="16"/>
                </w:rPr>
                <w:fldChar w:fldCharType="end"/>
              </w:r>
            </w:del>
          </w:ins>
        </w:p>
        <w:p>
          <w:pPr>
            <w:pStyle w:val="12"/>
            <w:tabs>
              <w:tab w:val="right" w:leader="dot" w:pos="9628"/>
            </w:tabs>
            <w:ind w:left="480" w:firstLine="480"/>
            <w:rPr>
              <w:ins w:id="1122" w:author="Administrator" w:date="2019-10-21T23:12:00Z"/>
              <w:del w:id="1123" w:author="冰蓝城 [2]" w:date="2019-10-22T17:17:15Z"/>
              <w:rFonts w:asciiTheme="minorHAnsi" w:hAnsiTheme="minorHAnsi" w:eastAsiaTheme="minorEastAsia"/>
              <w:kern w:val="2"/>
              <w:sz w:val="21"/>
            </w:rPr>
          </w:pPr>
          <w:ins w:id="1124" w:author="Administrator" w:date="2019-10-21T23:12:00Z">
            <w:del w:id="1125" w:author="冰蓝城 [2]" w:date="2019-10-22T17:17:15Z">
              <w:r>
                <w:rPr>
                  <w:rStyle w:val="16"/>
                </w:rPr>
                <w:fldChar w:fldCharType="begin"/>
              </w:r>
            </w:del>
          </w:ins>
          <w:ins w:id="1126" w:author="Administrator" w:date="2019-10-21T23:12:00Z">
            <w:del w:id="1127" w:author="冰蓝城 [2]" w:date="2019-10-22T17:17:15Z">
              <w:r>
                <w:rPr>
                  <w:rStyle w:val="16"/>
                </w:rPr>
                <w:delInstrText xml:space="preserve"> </w:delInstrText>
              </w:r>
            </w:del>
          </w:ins>
          <w:ins w:id="1128" w:author="Administrator" w:date="2019-10-21T23:12:00Z">
            <w:del w:id="1129" w:author="冰蓝城 [2]" w:date="2019-10-22T17:17:15Z">
              <w:r>
                <w:rPr/>
                <w:delInstrText xml:space="preserve">HYPERLINK \l "_Toc22592002"</w:delInstrText>
              </w:r>
            </w:del>
          </w:ins>
          <w:ins w:id="1130" w:author="Administrator" w:date="2019-10-21T23:12:00Z">
            <w:del w:id="1131" w:author="冰蓝城 [2]" w:date="2019-10-22T17:17:15Z">
              <w:r>
                <w:rPr>
                  <w:rStyle w:val="16"/>
                </w:rPr>
                <w:delInstrText xml:space="preserve"> </w:delInstrText>
              </w:r>
            </w:del>
          </w:ins>
          <w:ins w:id="1132" w:author="Administrator" w:date="2019-10-21T23:12:00Z">
            <w:del w:id="1133" w:author="冰蓝城 [2]" w:date="2019-10-22T17:17:15Z">
              <w:r>
                <w:rPr>
                  <w:rStyle w:val="16"/>
                </w:rPr>
                <w:fldChar w:fldCharType="separate"/>
              </w:r>
            </w:del>
          </w:ins>
          <w:ins w:id="1134" w:author="Administrator" w:date="2019-10-21T23:12:00Z">
            <w:del w:id="1135" w:author="冰蓝城 [2]" w:date="2019-10-22T17:17:15Z">
              <w:r>
                <w:rPr>
                  <w:rStyle w:val="16"/>
                </w:rPr>
                <w:delText xml:space="preserve">5.1 </w:delText>
              </w:r>
            </w:del>
          </w:ins>
          <w:ins w:id="1136" w:author="Administrator" w:date="2019-10-21T23:12:00Z">
            <w:del w:id="1137" w:author="冰蓝城 [2]" w:date="2019-10-22T17:17:15Z">
              <w:r>
                <w:rPr>
                  <w:rStyle w:val="16"/>
                  <w:rFonts w:hint="eastAsia"/>
                </w:rPr>
                <w:delText>登录</w:delText>
              </w:r>
            </w:del>
          </w:ins>
          <w:ins w:id="1138" w:author="Administrator" w:date="2019-10-21T23:12:00Z">
            <w:del w:id="1139" w:author="冰蓝城 [2]" w:date="2019-10-22T17:17:15Z">
              <w:r>
                <w:rPr>
                  <w:rStyle w:val="16"/>
                </w:rPr>
                <w:delText>/</w:delText>
              </w:r>
            </w:del>
          </w:ins>
          <w:ins w:id="1140" w:author="Administrator" w:date="2019-10-21T23:12:00Z">
            <w:del w:id="1141" w:author="冰蓝城 [2]" w:date="2019-10-22T17:17:15Z">
              <w:r>
                <w:rPr>
                  <w:rStyle w:val="16"/>
                  <w:rFonts w:hint="eastAsia"/>
                </w:rPr>
                <w:delText>注册和密码找回界面</w:delText>
              </w:r>
            </w:del>
          </w:ins>
          <w:ins w:id="1142" w:author="Administrator" w:date="2019-10-21T23:12:00Z">
            <w:del w:id="1143" w:author="冰蓝城 [2]" w:date="2019-10-22T17:17:15Z">
              <w:r>
                <w:rPr/>
                <w:tab/>
              </w:r>
            </w:del>
          </w:ins>
          <w:ins w:id="1144" w:author="Administrator" w:date="2019-10-21T23:12:00Z">
            <w:del w:id="1145" w:author="冰蓝城 [2]" w:date="2019-10-22T17:17:15Z">
              <w:r>
                <w:rPr/>
                <w:fldChar w:fldCharType="begin"/>
              </w:r>
            </w:del>
          </w:ins>
          <w:ins w:id="1146" w:author="Administrator" w:date="2019-10-21T23:12:00Z">
            <w:del w:id="1147" w:author="冰蓝城 [2]" w:date="2019-10-22T17:17:15Z">
              <w:r>
                <w:rPr/>
                <w:delInstrText xml:space="preserve"> PAGEREF _Toc22592002 \h </w:delInstrText>
              </w:r>
            </w:del>
          </w:ins>
          <w:del w:id="1148" w:author="冰蓝城 [2]" w:date="2019-10-22T17:17:15Z">
            <w:r>
              <w:rPr/>
              <w:fldChar w:fldCharType="separate"/>
            </w:r>
          </w:del>
          <w:ins w:id="1149" w:author="Administrator" w:date="2019-10-21T23:12:00Z">
            <w:del w:id="1150" w:author="冰蓝城 [2]" w:date="2019-10-22T17:17:15Z">
              <w:r>
                <w:rPr/>
                <w:delText>20</w:delText>
              </w:r>
            </w:del>
          </w:ins>
          <w:ins w:id="1151" w:author="Administrator" w:date="2019-10-21T23:12:00Z">
            <w:del w:id="1152" w:author="冰蓝城 [2]" w:date="2019-10-22T17:17:15Z">
              <w:r>
                <w:rPr/>
                <w:fldChar w:fldCharType="end"/>
              </w:r>
            </w:del>
          </w:ins>
          <w:ins w:id="1153" w:author="Administrator" w:date="2019-10-21T23:12:00Z">
            <w:del w:id="1154" w:author="冰蓝城 [2]" w:date="2019-10-22T17:17:15Z">
              <w:r>
                <w:rPr>
                  <w:rStyle w:val="16"/>
                </w:rPr>
                <w:fldChar w:fldCharType="end"/>
              </w:r>
            </w:del>
          </w:ins>
        </w:p>
        <w:p>
          <w:pPr>
            <w:pStyle w:val="12"/>
            <w:tabs>
              <w:tab w:val="right" w:leader="dot" w:pos="9628"/>
            </w:tabs>
            <w:ind w:left="480" w:firstLine="480"/>
            <w:rPr>
              <w:ins w:id="1155" w:author="Administrator" w:date="2019-10-21T23:12:00Z"/>
              <w:del w:id="1156" w:author="冰蓝城 [2]" w:date="2019-10-22T17:17:15Z"/>
              <w:rFonts w:asciiTheme="minorHAnsi" w:hAnsiTheme="minorHAnsi" w:eastAsiaTheme="minorEastAsia"/>
              <w:kern w:val="2"/>
              <w:sz w:val="21"/>
            </w:rPr>
          </w:pPr>
          <w:ins w:id="1157" w:author="Administrator" w:date="2019-10-21T23:12:00Z">
            <w:del w:id="1158" w:author="冰蓝城 [2]" w:date="2019-10-22T17:17:15Z">
              <w:r>
                <w:rPr>
                  <w:rStyle w:val="16"/>
                </w:rPr>
                <w:fldChar w:fldCharType="begin"/>
              </w:r>
            </w:del>
          </w:ins>
          <w:ins w:id="1159" w:author="Administrator" w:date="2019-10-21T23:12:00Z">
            <w:del w:id="1160" w:author="冰蓝城 [2]" w:date="2019-10-22T17:17:15Z">
              <w:r>
                <w:rPr>
                  <w:rStyle w:val="16"/>
                </w:rPr>
                <w:delInstrText xml:space="preserve"> </w:delInstrText>
              </w:r>
            </w:del>
          </w:ins>
          <w:ins w:id="1161" w:author="Administrator" w:date="2019-10-21T23:12:00Z">
            <w:del w:id="1162" w:author="冰蓝城 [2]" w:date="2019-10-22T17:17:15Z">
              <w:r>
                <w:rPr/>
                <w:delInstrText xml:space="preserve">HYPERLINK \l "_Toc22592003"</w:delInstrText>
              </w:r>
            </w:del>
          </w:ins>
          <w:ins w:id="1163" w:author="Administrator" w:date="2019-10-21T23:12:00Z">
            <w:del w:id="1164" w:author="冰蓝城 [2]" w:date="2019-10-22T17:17:15Z">
              <w:r>
                <w:rPr>
                  <w:rStyle w:val="16"/>
                </w:rPr>
                <w:delInstrText xml:space="preserve"> </w:delInstrText>
              </w:r>
            </w:del>
          </w:ins>
          <w:ins w:id="1165" w:author="Administrator" w:date="2019-10-21T23:12:00Z">
            <w:del w:id="1166" w:author="冰蓝城 [2]" w:date="2019-10-22T17:17:15Z">
              <w:r>
                <w:rPr>
                  <w:rStyle w:val="16"/>
                </w:rPr>
                <w:fldChar w:fldCharType="separate"/>
              </w:r>
            </w:del>
          </w:ins>
          <w:ins w:id="1167" w:author="Administrator" w:date="2019-10-21T23:12:00Z">
            <w:del w:id="1168" w:author="冰蓝城 [2]" w:date="2019-10-22T17:17:15Z">
              <w:r>
                <w:rPr>
                  <w:rStyle w:val="16"/>
                </w:rPr>
                <w:delText>5.2</w:delText>
              </w:r>
            </w:del>
          </w:ins>
          <w:ins w:id="1169" w:author="Administrator" w:date="2019-10-21T23:12:00Z">
            <w:del w:id="1170" w:author="冰蓝城 [2]" w:date="2019-10-22T17:17:15Z">
              <w:r>
                <w:rPr>
                  <w:rStyle w:val="16"/>
                  <w:rFonts w:hint="eastAsia"/>
                </w:rPr>
                <w:delText>主界面默认展示</w:delText>
              </w:r>
            </w:del>
          </w:ins>
          <w:ins w:id="1171" w:author="Administrator" w:date="2019-10-21T23:12:00Z">
            <w:del w:id="1172" w:author="冰蓝城 [2]" w:date="2019-10-22T17:17:15Z">
              <w:r>
                <w:rPr/>
                <w:tab/>
              </w:r>
            </w:del>
          </w:ins>
          <w:ins w:id="1173" w:author="Administrator" w:date="2019-10-21T23:12:00Z">
            <w:del w:id="1174" w:author="冰蓝城 [2]" w:date="2019-10-22T17:17:15Z">
              <w:r>
                <w:rPr/>
                <w:fldChar w:fldCharType="begin"/>
              </w:r>
            </w:del>
          </w:ins>
          <w:ins w:id="1175" w:author="Administrator" w:date="2019-10-21T23:12:00Z">
            <w:del w:id="1176" w:author="冰蓝城 [2]" w:date="2019-10-22T17:17:15Z">
              <w:r>
                <w:rPr/>
                <w:delInstrText xml:space="preserve"> PAGEREF _Toc22592003 \h </w:delInstrText>
              </w:r>
            </w:del>
          </w:ins>
          <w:del w:id="1177" w:author="冰蓝城 [2]" w:date="2019-10-22T17:17:15Z">
            <w:r>
              <w:rPr/>
              <w:fldChar w:fldCharType="separate"/>
            </w:r>
          </w:del>
          <w:ins w:id="1178" w:author="Administrator" w:date="2019-10-21T23:12:00Z">
            <w:del w:id="1179" w:author="冰蓝城 [2]" w:date="2019-10-22T17:17:15Z">
              <w:r>
                <w:rPr/>
                <w:delText>22</w:delText>
              </w:r>
            </w:del>
          </w:ins>
          <w:ins w:id="1180" w:author="Administrator" w:date="2019-10-21T23:12:00Z">
            <w:del w:id="1181" w:author="冰蓝城 [2]" w:date="2019-10-22T17:17:15Z">
              <w:r>
                <w:rPr/>
                <w:fldChar w:fldCharType="end"/>
              </w:r>
            </w:del>
          </w:ins>
          <w:ins w:id="1182" w:author="Administrator" w:date="2019-10-21T23:12:00Z">
            <w:del w:id="1183" w:author="冰蓝城 [2]" w:date="2019-10-22T17:17:15Z">
              <w:r>
                <w:rPr>
                  <w:rStyle w:val="16"/>
                </w:rPr>
                <w:fldChar w:fldCharType="end"/>
              </w:r>
            </w:del>
          </w:ins>
        </w:p>
        <w:p>
          <w:pPr>
            <w:pStyle w:val="12"/>
            <w:tabs>
              <w:tab w:val="right" w:leader="dot" w:pos="9628"/>
            </w:tabs>
            <w:ind w:left="480" w:firstLine="480"/>
            <w:rPr>
              <w:ins w:id="1184" w:author="Administrator" w:date="2019-10-21T23:12:00Z"/>
              <w:del w:id="1185" w:author="冰蓝城 [2]" w:date="2019-10-22T17:17:15Z"/>
              <w:rFonts w:asciiTheme="minorHAnsi" w:hAnsiTheme="minorHAnsi" w:eastAsiaTheme="minorEastAsia"/>
              <w:kern w:val="2"/>
              <w:sz w:val="21"/>
            </w:rPr>
          </w:pPr>
          <w:ins w:id="1186" w:author="Administrator" w:date="2019-10-21T23:12:00Z">
            <w:del w:id="1187" w:author="冰蓝城 [2]" w:date="2019-10-22T17:17:15Z">
              <w:r>
                <w:rPr>
                  <w:rStyle w:val="16"/>
                </w:rPr>
                <w:fldChar w:fldCharType="begin"/>
              </w:r>
            </w:del>
          </w:ins>
          <w:ins w:id="1188" w:author="Administrator" w:date="2019-10-21T23:12:00Z">
            <w:del w:id="1189" w:author="冰蓝城 [2]" w:date="2019-10-22T17:17:15Z">
              <w:r>
                <w:rPr>
                  <w:rStyle w:val="16"/>
                </w:rPr>
                <w:delInstrText xml:space="preserve"> </w:delInstrText>
              </w:r>
            </w:del>
          </w:ins>
          <w:ins w:id="1190" w:author="Administrator" w:date="2019-10-21T23:12:00Z">
            <w:del w:id="1191" w:author="冰蓝城 [2]" w:date="2019-10-22T17:17:15Z">
              <w:r>
                <w:rPr/>
                <w:delInstrText xml:space="preserve">HYPERLINK \l "_Toc22592004"</w:delInstrText>
              </w:r>
            </w:del>
          </w:ins>
          <w:ins w:id="1192" w:author="Administrator" w:date="2019-10-21T23:12:00Z">
            <w:del w:id="1193" w:author="冰蓝城 [2]" w:date="2019-10-22T17:17:15Z">
              <w:r>
                <w:rPr>
                  <w:rStyle w:val="16"/>
                </w:rPr>
                <w:delInstrText xml:space="preserve"> </w:delInstrText>
              </w:r>
            </w:del>
          </w:ins>
          <w:ins w:id="1194" w:author="Administrator" w:date="2019-10-21T23:12:00Z">
            <w:del w:id="1195" w:author="冰蓝城 [2]" w:date="2019-10-22T17:17:15Z">
              <w:r>
                <w:rPr>
                  <w:rStyle w:val="16"/>
                </w:rPr>
                <w:fldChar w:fldCharType="separate"/>
              </w:r>
            </w:del>
          </w:ins>
          <w:ins w:id="1196" w:author="Administrator" w:date="2019-10-21T23:12:00Z">
            <w:del w:id="1197" w:author="冰蓝城 [2]" w:date="2019-10-22T17:17:15Z">
              <w:r>
                <w:rPr>
                  <w:rStyle w:val="16"/>
                </w:rPr>
                <w:delText xml:space="preserve">5.3 </w:delText>
              </w:r>
            </w:del>
          </w:ins>
          <w:ins w:id="1198" w:author="Administrator" w:date="2019-10-21T23:12:00Z">
            <w:del w:id="1199" w:author="冰蓝城 [2]" w:date="2019-10-22T17:17:15Z">
              <w:r>
                <w:rPr>
                  <w:rStyle w:val="16"/>
                  <w:rFonts w:hint="eastAsia"/>
                </w:rPr>
                <w:delText>即时查询界面</w:delText>
              </w:r>
            </w:del>
          </w:ins>
          <w:ins w:id="1200" w:author="Administrator" w:date="2019-10-21T23:12:00Z">
            <w:del w:id="1201" w:author="冰蓝城 [2]" w:date="2019-10-22T17:17:15Z">
              <w:r>
                <w:rPr/>
                <w:tab/>
              </w:r>
            </w:del>
          </w:ins>
          <w:ins w:id="1202" w:author="Administrator" w:date="2019-10-21T23:12:00Z">
            <w:del w:id="1203" w:author="冰蓝城 [2]" w:date="2019-10-22T17:17:15Z">
              <w:r>
                <w:rPr/>
                <w:fldChar w:fldCharType="begin"/>
              </w:r>
            </w:del>
          </w:ins>
          <w:ins w:id="1204" w:author="Administrator" w:date="2019-10-21T23:12:00Z">
            <w:del w:id="1205" w:author="冰蓝城 [2]" w:date="2019-10-22T17:17:15Z">
              <w:r>
                <w:rPr/>
                <w:delInstrText xml:space="preserve"> PAGEREF _Toc22592004 \h </w:delInstrText>
              </w:r>
            </w:del>
          </w:ins>
          <w:del w:id="1206" w:author="冰蓝城 [2]" w:date="2019-10-22T17:17:15Z">
            <w:r>
              <w:rPr/>
              <w:fldChar w:fldCharType="separate"/>
            </w:r>
          </w:del>
          <w:ins w:id="1207" w:author="Administrator" w:date="2019-10-21T23:12:00Z">
            <w:del w:id="1208" w:author="冰蓝城 [2]" w:date="2019-10-22T17:17:15Z">
              <w:r>
                <w:rPr/>
                <w:delText>22</w:delText>
              </w:r>
            </w:del>
          </w:ins>
          <w:ins w:id="1209" w:author="Administrator" w:date="2019-10-21T23:12:00Z">
            <w:del w:id="1210" w:author="冰蓝城 [2]" w:date="2019-10-22T17:17:15Z">
              <w:r>
                <w:rPr/>
                <w:fldChar w:fldCharType="end"/>
              </w:r>
            </w:del>
          </w:ins>
          <w:ins w:id="1211" w:author="Administrator" w:date="2019-10-21T23:12:00Z">
            <w:del w:id="1212" w:author="冰蓝城 [2]" w:date="2019-10-22T17:17:15Z">
              <w:r>
                <w:rPr>
                  <w:rStyle w:val="16"/>
                </w:rPr>
                <w:fldChar w:fldCharType="end"/>
              </w:r>
            </w:del>
          </w:ins>
        </w:p>
        <w:p>
          <w:pPr>
            <w:pStyle w:val="12"/>
            <w:tabs>
              <w:tab w:val="right" w:leader="dot" w:pos="9628"/>
            </w:tabs>
            <w:ind w:left="480" w:firstLine="480"/>
            <w:rPr>
              <w:ins w:id="1213" w:author="Administrator" w:date="2019-10-21T23:12:00Z"/>
              <w:del w:id="1214" w:author="冰蓝城 [2]" w:date="2019-10-22T17:17:15Z"/>
              <w:rFonts w:asciiTheme="minorHAnsi" w:hAnsiTheme="minorHAnsi" w:eastAsiaTheme="minorEastAsia"/>
              <w:kern w:val="2"/>
              <w:sz w:val="21"/>
            </w:rPr>
          </w:pPr>
          <w:ins w:id="1215" w:author="Administrator" w:date="2019-10-21T23:12:00Z">
            <w:del w:id="1216" w:author="冰蓝城 [2]" w:date="2019-10-22T17:17:15Z">
              <w:r>
                <w:rPr>
                  <w:rStyle w:val="16"/>
                </w:rPr>
                <w:fldChar w:fldCharType="begin"/>
              </w:r>
            </w:del>
          </w:ins>
          <w:ins w:id="1217" w:author="Administrator" w:date="2019-10-21T23:12:00Z">
            <w:del w:id="1218" w:author="冰蓝城 [2]" w:date="2019-10-22T17:17:15Z">
              <w:r>
                <w:rPr>
                  <w:rStyle w:val="16"/>
                </w:rPr>
                <w:delInstrText xml:space="preserve"> </w:delInstrText>
              </w:r>
            </w:del>
          </w:ins>
          <w:ins w:id="1219" w:author="Administrator" w:date="2019-10-21T23:12:00Z">
            <w:del w:id="1220" w:author="冰蓝城 [2]" w:date="2019-10-22T17:17:15Z">
              <w:r>
                <w:rPr/>
                <w:delInstrText xml:space="preserve">HYPERLINK \l "_Toc22592005"</w:delInstrText>
              </w:r>
            </w:del>
          </w:ins>
          <w:ins w:id="1221" w:author="Administrator" w:date="2019-10-21T23:12:00Z">
            <w:del w:id="1222" w:author="冰蓝城 [2]" w:date="2019-10-22T17:17:15Z">
              <w:r>
                <w:rPr>
                  <w:rStyle w:val="16"/>
                </w:rPr>
                <w:delInstrText xml:space="preserve"> </w:delInstrText>
              </w:r>
            </w:del>
          </w:ins>
          <w:ins w:id="1223" w:author="Administrator" w:date="2019-10-21T23:12:00Z">
            <w:del w:id="1224" w:author="冰蓝城 [2]" w:date="2019-10-22T17:17:15Z">
              <w:r>
                <w:rPr>
                  <w:rStyle w:val="16"/>
                </w:rPr>
                <w:fldChar w:fldCharType="separate"/>
              </w:r>
            </w:del>
          </w:ins>
          <w:ins w:id="1225" w:author="Administrator" w:date="2019-10-21T23:12:00Z">
            <w:del w:id="1226" w:author="冰蓝城 [2]" w:date="2019-10-22T17:17:15Z">
              <w:r>
                <w:rPr>
                  <w:rStyle w:val="16"/>
                </w:rPr>
                <w:delText xml:space="preserve">5.4 </w:delText>
              </w:r>
            </w:del>
          </w:ins>
          <w:ins w:id="1227" w:author="Administrator" w:date="2019-10-21T23:12:00Z">
            <w:del w:id="1228" w:author="冰蓝城 [2]" w:date="2019-10-22T17:17:15Z">
              <w:r>
                <w:rPr>
                  <w:rStyle w:val="16"/>
                  <w:rFonts w:hint="eastAsia"/>
                </w:rPr>
                <w:delText>数据上传界面</w:delText>
              </w:r>
            </w:del>
          </w:ins>
          <w:ins w:id="1229" w:author="Administrator" w:date="2019-10-21T23:12:00Z">
            <w:del w:id="1230" w:author="冰蓝城 [2]" w:date="2019-10-22T17:17:15Z">
              <w:r>
                <w:rPr/>
                <w:tab/>
              </w:r>
            </w:del>
          </w:ins>
          <w:ins w:id="1231" w:author="Administrator" w:date="2019-10-21T23:12:00Z">
            <w:del w:id="1232" w:author="冰蓝城 [2]" w:date="2019-10-22T17:17:15Z">
              <w:r>
                <w:rPr/>
                <w:fldChar w:fldCharType="begin"/>
              </w:r>
            </w:del>
          </w:ins>
          <w:ins w:id="1233" w:author="Administrator" w:date="2019-10-21T23:12:00Z">
            <w:del w:id="1234" w:author="冰蓝城 [2]" w:date="2019-10-22T17:17:15Z">
              <w:r>
                <w:rPr/>
                <w:delInstrText xml:space="preserve"> PAGEREF _Toc22592005 \h </w:delInstrText>
              </w:r>
            </w:del>
          </w:ins>
          <w:del w:id="1235" w:author="冰蓝城 [2]" w:date="2019-10-22T17:17:15Z">
            <w:r>
              <w:rPr/>
              <w:fldChar w:fldCharType="separate"/>
            </w:r>
          </w:del>
          <w:ins w:id="1236" w:author="Administrator" w:date="2019-10-21T23:12:00Z">
            <w:del w:id="1237" w:author="冰蓝城 [2]" w:date="2019-10-22T17:17:15Z">
              <w:r>
                <w:rPr/>
                <w:delText>24</w:delText>
              </w:r>
            </w:del>
          </w:ins>
          <w:ins w:id="1238" w:author="Administrator" w:date="2019-10-21T23:12:00Z">
            <w:del w:id="1239" w:author="冰蓝城 [2]" w:date="2019-10-22T17:17:15Z">
              <w:r>
                <w:rPr/>
                <w:fldChar w:fldCharType="end"/>
              </w:r>
            </w:del>
          </w:ins>
          <w:ins w:id="1240" w:author="Administrator" w:date="2019-10-21T23:12:00Z">
            <w:del w:id="1241" w:author="冰蓝城 [2]" w:date="2019-10-22T17:17:15Z">
              <w:r>
                <w:rPr>
                  <w:rStyle w:val="16"/>
                </w:rPr>
                <w:fldChar w:fldCharType="end"/>
              </w:r>
            </w:del>
          </w:ins>
        </w:p>
        <w:p>
          <w:pPr>
            <w:pStyle w:val="12"/>
            <w:tabs>
              <w:tab w:val="right" w:leader="dot" w:pos="9628"/>
            </w:tabs>
            <w:ind w:left="480" w:firstLine="480"/>
            <w:rPr>
              <w:ins w:id="1242" w:author="Administrator" w:date="2019-10-21T23:12:00Z"/>
              <w:del w:id="1243" w:author="冰蓝城 [2]" w:date="2019-10-22T17:17:15Z"/>
              <w:rFonts w:asciiTheme="minorHAnsi" w:hAnsiTheme="minorHAnsi" w:eastAsiaTheme="minorEastAsia"/>
              <w:kern w:val="2"/>
              <w:sz w:val="21"/>
            </w:rPr>
          </w:pPr>
          <w:ins w:id="1244" w:author="Administrator" w:date="2019-10-21T23:12:00Z">
            <w:del w:id="1245" w:author="冰蓝城 [2]" w:date="2019-10-22T17:17:15Z">
              <w:r>
                <w:rPr>
                  <w:rStyle w:val="16"/>
                </w:rPr>
                <w:fldChar w:fldCharType="begin"/>
              </w:r>
            </w:del>
          </w:ins>
          <w:ins w:id="1246" w:author="Administrator" w:date="2019-10-21T23:12:00Z">
            <w:del w:id="1247" w:author="冰蓝城 [2]" w:date="2019-10-22T17:17:15Z">
              <w:r>
                <w:rPr>
                  <w:rStyle w:val="16"/>
                </w:rPr>
                <w:delInstrText xml:space="preserve"> </w:delInstrText>
              </w:r>
            </w:del>
          </w:ins>
          <w:ins w:id="1248" w:author="Administrator" w:date="2019-10-21T23:12:00Z">
            <w:del w:id="1249" w:author="冰蓝城 [2]" w:date="2019-10-22T17:17:15Z">
              <w:r>
                <w:rPr/>
                <w:delInstrText xml:space="preserve">HYPERLINK \l "_Toc22592006"</w:delInstrText>
              </w:r>
            </w:del>
          </w:ins>
          <w:ins w:id="1250" w:author="Administrator" w:date="2019-10-21T23:12:00Z">
            <w:del w:id="1251" w:author="冰蓝城 [2]" w:date="2019-10-22T17:17:15Z">
              <w:r>
                <w:rPr>
                  <w:rStyle w:val="16"/>
                </w:rPr>
                <w:delInstrText xml:space="preserve"> </w:delInstrText>
              </w:r>
            </w:del>
          </w:ins>
          <w:ins w:id="1252" w:author="Administrator" w:date="2019-10-21T23:12:00Z">
            <w:del w:id="1253" w:author="冰蓝城 [2]" w:date="2019-10-22T17:17:15Z">
              <w:r>
                <w:rPr>
                  <w:rStyle w:val="16"/>
                </w:rPr>
                <w:fldChar w:fldCharType="separate"/>
              </w:r>
            </w:del>
          </w:ins>
          <w:ins w:id="1254" w:author="Administrator" w:date="2019-10-21T23:12:00Z">
            <w:del w:id="1255" w:author="冰蓝城 [2]" w:date="2019-10-22T17:17:15Z">
              <w:r>
                <w:rPr>
                  <w:rStyle w:val="16"/>
                </w:rPr>
                <w:delText xml:space="preserve">5.5 </w:delText>
              </w:r>
            </w:del>
          </w:ins>
          <w:ins w:id="1256" w:author="Administrator" w:date="2019-10-21T23:12:00Z">
            <w:del w:id="1257" w:author="冰蓝城 [2]" w:date="2019-10-22T17:17:15Z">
              <w:r>
                <w:rPr>
                  <w:rStyle w:val="16"/>
                  <w:rFonts w:hint="eastAsia"/>
                </w:rPr>
                <w:delText>分享界面</w:delText>
              </w:r>
            </w:del>
          </w:ins>
          <w:ins w:id="1258" w:author="Administrator" w:date="2019-10-21T23:12:00Z">
            <w:del w:id="1259" w:author="冰蓝城 [2]" w:date="2019-10-22T17:17:15Z">
              <w:r>
                <w:rPr/>
                <w:tab/>
              </w:r>
            </w:del>
          </w:ins>
          <w:ins w:id="1260" w:author="Administrator" w:date="2019-10-21T23:12:00Z">
            <w:del w:id="1261" w:author="冰蓝城 [2]" w:date="2019-10-22T17:17:15Z">
              <w:r>
                <w:rPr/>
                <w:fldChar w:fldCharType="begin"/>
              </w:r>
            </w:del>
          </w:ins>
          <w:ins w:id="1262" w:author="Administrator" w:date="2019-10-21T23:12:00Z">
            <w:del w:id="1263" w:author="冰蓝城 [2]" w:date="2019-10-22T17:17:15Z">
              <w:r>
                <w:rPr/>
                <w:delInstrText xml:space="preserve"> PAGEREF _Toc22592006 \h </w:delInstrText>
              </w:r>
            </w:del>
          </w:ins>
          <w:del w:id="1264" w:author="冰蓝城 [2]" w:date="2019-10-22T17:17:15Z">
            <w:r>
              <w:rPr/>
              <w:fldChar w:fldCharType="separate"/>
            </w:r>
          </w:del>
          <w:ins w:id="1265" w:author="Administrator" w:date="2019-10-21T23:12:00Z">
            <w:del w:id="1266" w:author="冰蓝城 [2]" w:date="2019-10-22T17:17:15Z">
              <w:r>
                <w:rPr/>
                <w:delText>25</w:delText>
              </w:r>
            </w:del>
          </w:ins>
          <w:ins w:id="1267" w:author="Administrator" w:date="2019-10-21T23:12:00Z">
            <w:del w:id="1268" w:author="冰蓝城 [2]" w:date="2019-10-22T17:17:15Z">
              <w:r>
                <w:rPr/>
                <w:fldChar w:fldCharType="end"/>
              </w:r>
            </w:del>
          </w:ins>
          <w:ins w:id="1269" w:author="Administrator" w:date="2019-10-21T23:12:00Z">
            <w:del w:id="1270" w:author="冰蓝城 [2]" w:date="2019-10-22T17:17:15Z">
              <w:r>
                <w:rPr>
                  <w:rStyle w:val="16"/>
                </w:rPr>
                <w:fldChar w:fldCharType="end"/>
              </w:r>
            </w:del>
          </w:ins>
        </w:p>
        <w:p>
          <w:pPr>
            <w:pStyle w:val="12"/>
            <w:tabs>
              <w:tab w:val="right" w:leader="dot" w:pos="9628"/>
            </w:tabs>
            <w:ind w:left="480" w:firstLine="480"/>
            <w:rPr>
              <w:ins w:id="1271" w:author="Administrator" w:date="2019-10-21T23:12:00Z"/>
              <w:del w:id="1272" w:author="冰蓝城 [2]" w:date="2019-10-22T17:17:15Z"/>
              <w:rFonts w:asciiTheme="minorHAnsi" w:hAnsiTheme="minorHAnsi" w:eastAsiaTheme="minorEastAsia"/>
              <w:kern w:val="2"/>
              <w:sz w:val="21"/>
            </w:rPr>
          </w:pPr>
          <w:ins w:id="1273" w:author="Administrator" w:date="2019-10-21T23:12:00Z">
            <w:del w:id="1274" w:author="冰蓝城 [2]" w:date="2019-10-22T17:17:15Z">
              <w:r>
                <w:rPr>
                  <w:rStyle w:val="16"/>
                </w:rPr>
                <w:fldChar w:fldCharType="begin"/>
              </w:r>
            </w:del>
          </w:ins>
          <w:ins w:id="1275" w:author="Administrator" w:date="2019-10-21T23:12:00Z">
            <w:del w:id="1276" w:author="冰蓝城 [2]" w:date="2019-10-22T17:17:15Z">
              <w:r>
                <w:rPr>
                  <w:rStyle w:val="16"/>
                </w:rPr>
                <w:delInstrText xml:space="preserve"> </w:delInstrText>
              </w:r>
            </w:del>
          </w:ins>
          <w:ins w:id="1277" w:author="Administrator" w:date="2019-10-21T23:12:00Z">
            <w:del w:id="1278" w:author="冰蓝城 [2]" w:date="2019-10-22T17:17:15Z">
              <w:r>
                <w:rPr/>
                <w:delInstrText xml:space="preserve">HYPERLINK \l "_Toc22592007"</w:delInstrText>
              </w:r>
            </w:del>
          </w:ins>
          <w:ins w:id="1279" w:author="Administrator" w:date="2019-10-21T23:12:00Z">
            <w:del w:id="1280" w:author="冰蓝城 [2]" w:date="2019-10-22T17:17:15Z">
              <w:r>
                <w:rPr>
                  <w:rStyle w:val="16"/>
                </w:rPr>
                <w:delInstrText xml:space="preserve"> </w:delInstrText>
              </w:r>
            </w:del>
          </w:ins>
          <w:ins w:id="1281" w:author="Administrator" w:date="2019-10-21T23:12:00Z">
            <w:del w:id="1282" w:author="冰蓝城 [2]" w:date="2019-10-22T17:17:15Z">
              <w:r>
                <w:rPr>
                  <w:rStyle w:val="16"/>
                </w:rPr>
                <w:fldChar w:fldCharType="separate"/>
              </w:r>
            </w:del>
          </w:ins>
          <w:ins w:id="1283" w:author="Administrator" w:date="2019-10-21T23:12:00Z">
            <w:del w:id="1284" w:author="冰蓝城 [2]" w:date="2019-10-22T17:17:15Z">
              <w:r>
                <w:rPr>
                  <w:rStyle w:val="16"/>
                </w:rPr>
                <w:delText xml:space="preserve">5.6 </w:delText>
              </w:r>
            </w:del>
          </w:ins>
          <w:ins w:id="1285" w:author="Administrator" w:date="2019-10-21T23:12:00Z">
            <w:del w:id="1286" w:author="冰蓝城 [2]" w:date="2019-10-22T17:17:15Z">
              <w:r>
                <w:rPr>
                  <w:rStyle w:val="16"/>
                  <w:rFonts w:hint="eastAsia"/>
                </w:rPr>
                <w:delText>添加标记</w:delText>
              </w:r>
            </w:del>
          </w:ins>
          <w:ins w:id="1287" w:author="Administrator" w:date="2019-10-21T23:12:00Z">
            <w:del w:id="1288" w:author="冰蓝城 [2]" w:date="2019-10-22T17:17:15Z">
              <w:r>
                <w:rPr>
                  <w:rStyle w:val="16"/>
                </w:rPr>
                <w:delText>/</w:delText>
              </w:r>
            </w:del>
          </w:ins>
          <w:ins w:id="1289" w:author="Administrator" w:date="2019-10-21T23:12:00Z">
            <w:del w:id="1290" w:author="冰蓝城 [2]" w:date="2019-10-22T17:17:15Z">
              <w:r>
                <w:rPr>
                  <w:rStyle w:val="16"/>
                  <w:rFonts w:hint="eastAsia"/>
                </w:rPr>
                <w:delText>路线界面</w:delText>
              </w:r>
            </w:del>
          </w:ins>
          <w:ins w:id="1291" w:author="Administrator" w:date="2019-10-21T23:12:00Z">
            <w:del w:id="1292" w:author="冰蓝城 [2]" w:date="2019-10-22T17:17:15Z">
              <w:r>
                <w:rPr/>
                <w:tab/>
              </w:r>
            </w:del>
          </w:ins>
          <w:ins w:id="1293" w:author="Administrator" w:date="2019-10-21T23:12:00Z">
            <w:del w:id="1294" w:author="冰蓝城 [2]" w:date="2019-10-22T17:17:15Z">
              <w:r>
                <w:rPr/>
                <w:fldChar w:fldCharType="begin"/>
              </w:r>
            </w:del>
          </w:ins>
          <w:ins w:id="1295" w:author="Administrator" w:date="2019-10-21T23:12:00Z">
            <w:del w:id="1296" w:author="冰蓝城 [2]" w:date="2019-10-22T17:17:15Z">
              <w:r>
                <w:rPr/>
                <w:delInstrText xml:space="preserve"> PAGEREF _Toc22592007 \h </w:delInstrText>
              </w:r>
            </w:del>
          </w:ins>
          <w:del w:id="1297" w:author="冰蓝城 [2]" w:date="2019-10-22T17:17:15Z">
            <w:r>
              <w:rPr/>
              <w:fldChar w:fldCharType="separate"/>
            </w:r>
          </w:del>
          <w:ins w:id="1298" w:author="Administrator" w:date="2019-10-21T23:12:00Z">
            <w:del w:id="1299" w:author="冰蓝城 [2]" w:date="2019-10-22T17:17:15Z">
              <w:r>
                <w:rPr/>
                <w:delText>26</w:delText>
              </w:r>
            </w:del>
          </w:ins>
          <w:ins w:id="1300" w:author="Administrator" w:date="2019-10-21T23:12:00Z">
            <w:del w:id="1301" w:author="冰蓝城 [2]" w:date="2019-10-22T17:17:15Z">
              <w:r>
                <w:rPr/>
                <w:fldChar w:fldCharType="end"/>
              </w:r>
            </w:del>
          </w:ins>
          <w:ins w:id="1302" w:author="Administrator" w:date="2019-10-21T23:12:00Z">
            <w:del w:id="1303" w:author="冰蓝城 [2]" w:date="2019-10-22T17:17:15Z">
              <w:r>
                <w:rPr>
                  <w:rStyle w:val="16"/>
                </w:rPr>
                <w:fldChar w:fldCharType="end"/>
              </w:r>
            </w:del>
          </w:ins>
        </w:p>
        <w:p>
          <w:pPr>
            <w:pStyle w:val="12"/>
            <w:tabs>
              <w:tab w:val="right" w:leader="dot" w:pos="9628"/>
            </w:tabs>
            <w:ind w:left="480" w:firstLine="480"/>
            <w:rPr>
              <w:ins w:id="1304" w:author="Administrator" w:date="2019-10-21T23:12:00Z"/>
              <w:del w:id="1305" w:author="冰蓝城 [2]" w:date="2019-10-22T17:17:15Z"/>
              <w:rFonts w:asciiTheme="minorHAnsi" w:hAnsiTheme="minorHAnsi" w:eastAsiaTheme="minorEastAsia"/>
              <w:kern w:val="2"/>
              <w:sz w:val="21"/>
            </w:rPr>
          </w:pPr>
          <w:ins w:id="1306" w:author="Administrator" w:date="2019-10-21T23:12:00Z">
            <w:del w:id="1307" w:author="冰蓝城 [2]" w:date="2019-10-22T17:17:15Z">
              <w:r>
                <w:rPr>
                  <w:rStyle w:val="16"/>
                </w:rPr>
                <w:fldChar w:fldCharType="begin"/>
              </w:r>
            </w:del>
          </w:ins>
          <w:ins w:id="1308" w:author="Administrator" w:date="2019-10-21T23:12:00Z">
            <w:del w:id="1309" w:author="冰蓝城 [2]" w:date="2019-10-22T17:17:15Z">
              <w:r>
                <w:rPr>
                  <w:rStyle w:val="16"/>
                </w:rPr>
                <w:delInstrText xml:space="preserve"> </w:delInstrText>
              </w:r>
            </w:del>
          </w:ins>
          <w:ins w:id="1310" w:author="Administrator" w:date="2019-10-21T23:12:00Z">
            <w:del w:id="1311" w:author="冰蓝城 [2]" w:date="2019-10-22T17:17:15Z">
              <w:r>
                <w:rPr/>
                <w:delInstrText xml:space="preserve">HYPERLINK \l "_Toc22592008"</w:delInstrText>
              </w:r>
            </w:del>
          </w:ins>
          <w:ins w:id="1312" w:author="Administrator" w:date="2019-10-21T23:12:00Z">
            <w:del w:id="1313" w:author="冰蓝城 [2]" w:date="2019-10-22T17:17:15Z">
              <w:r>
                <w:rPr>
                  <w:rStyle w:val="16"/>
                </w:rPr>
                <w:delInstrText xml:space="preserve"> </w:delInstrText>
              </w:r>
            </w:del>
          </w:ins>
          <w:ins w:id="1314" w:author="Administrator" w:date="2019-10-21T23:12:00Z">
            <w:del w:id="1315" w:author="冰蓝城 [2]" w:date="2019-10-22T17:17:15Z">
              <w:r>
                <w:rPr>
                  <w:rStyle w:val="16"/>
                </w:rPr>
                <w:fldChar w:fldCharType="separate"/>
              </w:r>
            </w:del>
          </w:ins>
          <w:ins w:id="1316" w:author="Administrator" w:date="2019-10-21T23:12:00Z">
            <w:del w:id="1317" w:author="冰蓝城 [2]" w:date="2019-10-22T17:17:15Z">
              <w:r>
                <w:rPr>
                  <w:rStyle w:val="16"/>
                </w:rPr>
                <w:delText xml:space="preserve">5.7 </w:delText>
              </w:r>
            </w:del>
          </w:ins>
          <w:ins w:id="1318" w:author="Administrator" w:date="2019-10-21T23:12:00Z">
            <w:del w:id="1319" w:author="冰蓝城 [2]" w:date="2019-10-22T17:17:15Z">
              <w:r>
                <w:rPr>
                  <w:rStyle w:val="16"/>
                  <w:rFonts w:hint="eastAsia"/>
                </w:rPr>
                <w:delText>数据库管理界面</w:delText>
              </w:r>
            </w:del>
          </w:ins>
          <w:ins w:id="1320" w:author="Administrator" w:date="2019-10-21T23:12:00Z">
            <w:del w:id="1321" w:author="冰蓝城 [2]" w:date="2019-10-22T17:17:15Z">
              <w:r>
                <w:rPr/>
                <w:tab/>
              </w:r>
            </w:del>
          </w:ins>
          <w:ins w:id="1322" w:author="Administrator" w:date="2019-10-21T23:12:00Z">
            <w:del w:id="1323" w:author="冰蓝城 [2]" w:date="2019-10-22T17:17:15Z">
              <w:r>
                <w:rPr/>
                <w:fldChar w:fldCharType="begin"/>
              </w:r>
            </w:del>
          </w:ins>
          <w:ins w:id="1324" w:author="Administrator" w:date="2019-10-21T23:12:00Z">
            <w:del w:id="1325" w:author="冰蓝城 [2]" w:date="2019-10-22T17:17:15Z">
              <w:r>
                <w:rPr/>
                <w:delInstrText xml:space="preserve"> PAGEREF _Toc22592008 \h </w:delInstrText>
              </w:r>
            </w:del>
          </w:ins>
          <w:del w:id="1326" w:author="冰蓝城 [2]" w:date="2019-10-22T17:17:15Z">
            <w:r>
              <w:rPr/>
              <w:fldChar w:fldCharType="separate"/>
            </w:r>
          </w:del>
          <w:ins w:id="1327" w:author="Administrator" w:date="2019-10-21T23:12:00Z">
            <w:del w:id="1328" w:author="冰蓝城 [2]" w:date="2019-10-22T17:17:15Z">
              <w:r>
                <w:rPr/>
                <w:delText>28</w:delText>
              </w:r>
            </w:del>
          </w:ins>
          <w:ins w:id="1329" w:author="Administrator" w:date="2019-10-21T23:12:00Z">
            <w:del w:id="1330" w:author="冰蓝城 [2]" w:date="2019-10-22T17:17:15Z">
              <w:r>
                <w:rPr/>
                <w:fldChar w:fldCharType="end"/>
              </w:r>
            </w:del>
          </w:ins>
          <w:ins w:id="1331" w:author="Administrator" w:date="2019-10-21T23:12:00Z">
            <w:del w:id="1332" w:author="冰蓝城 [2]" w:date="2019-10-22T17:17:15Z">
              <w:r>
                <w:rPr>
                  <w:rStyle w:val="16"/>
                </w:rPr>
                <w:fldChar w:fldCharType="end"/>
              </w:r>
            </w:del>
          </w:ins>
        </w:p>
        <w:p>
          <w:pPr>
            <w:pStyle w:val="12"/>
            <w:tabs>
              <w:tab w:val="right" w:leader="dot" w:pos="9628"/>
            </w:tabs>
            <w:ind w:left="480" w:firstLine="480"/>
            <w:rPr>
              <w:ins w:id="1333" w:author="Administrator" w:date="2019-10-21T23:12:00Z"/>
              <w:del w:id="1334" w:author="冰蓝城 [2]" w:date="2019-10-22T17:17:15Z"/>
              <w:rFonts w:asciiTheme="minorHAnsi" w:hAnsiTheme="minorHAnsi" w:eastAsiaTheme="minorEastAsia"/>
              <w:kern w:val="2"/>
              <w:sz w:val="21"/>
            </w:rPr>
          </w:pPr>
          <w:ins w:id="1335" w:author="Administrator" w:date="2019-10-21T23:12:00Z">
            <w:del w:id="1336" w:author="冰蓝城 [2]" w:date="2019-10-22T17:17:15Z">
              <w:r>
                <w:rPr>
                  <w:rStyle w:val="16"/>
                </w:rPr>
                <w:fldChar w:fldCharType="begin"/>
              </w:r>
            </w:del>
          </w:ins>
          <w:ins w:id="1337" w:author="Administrator" w:date="2019-10-21T23:12:00Z">
            <w:del w:id="1338" w:author="冰蓝城 [2]" w:date="2019-10-22T17:17:15Z">
              <w:r>
                <w:rPr>
                  <w:rStyle w:val="16"/>
                </w:rPr>
                <w:delInstrText xml:space="preserve"> </w:delInstrText>
              </w:r>
            </w:del>
          </w:ins>
          <w:ins w:id="1339" w:author="Administrator" w:date="2019-10-21T23:12:00Z">
            <w:del w:id="1340" w:author="冰蓝城 [2]" w:date="2019-10-22T17:17:15Z">
              <w:r>
                <w:rPr/>
                <w:delInstrText xml:space="preserve">HYPERLINK \l "_Toc22592009"</w:delInstrText>
              </w:r>
            </w:del>
          </w:ins>
          <w:ins w:id="1341" w:author="Administrator" w:date="2019-10-21T23:12:00Z">
            <w:del w:id="1342" w:author="冰蓝城 [2]" w:date="2019-10-22T17:17:15Z">
              <w:r>
                <w:rPr>
                  <w:rStyle w:val="16"/>
                </w:rPr>
                <w:delInstrText xml:space="preserve"> </w:delInstrText>
              </w:r>
            </w:del>
          </w:ins>
          <w:ins w:id="1343" w:author="Administrator" w:date="2019-10-21T23:12:00Z">
            <w:del w:id="1344" w:author="冰蓝城 [2]" w:date="2019-10-22T17:17:15Z">
              <w:r>
                <w:rPr>
                  <w:rStyle w:val="16"/>
                </w:rPr>
                <w:fldChar w:fldCharType="separate"/>
              </w:r>
            </w:del>
          </w:ins>
          <w:ins w:id="1345" w:author="Administrator" w:date="2019-10-21T23:12:00Z">
            <w:del w:id="1346" w:author="冰蓝城 [2]" w:date="2019-10-22T17:17:15Z">
              <w:r>
                <w:rPr>
                  <w:rStyle w:val="16"/>
                </w:rPr>
                <w:delText xml:space="preserve">5.8 </w:delText>
              </w:r>
            </w:del>
          </w:ins>
          <w:ins w:id="1347" w:author="Administrator" w:date="2019-10-21T23:12:00Z">
            <w:del w:id="1348" w:author="冰蓝城 [2]" w:date="2019-10-22T17:17:15Z">
              <w:r>
                <w:rPr>
                  <w:rStyle w:val="16"/>
                  <w:rFonts w:hint="eastAsia"/>
                </w:rPr>
                <w:delText>个人信息修改界面</w:delText>
              </w:r>
            </w:del>
          </w:ins>
          <w:ins w:id="1349" w:author="Administrator" w:date="2019-10-21T23:12:00Z">
            <w:del w:id="1350" w:author="冰蓝城 [2]" w:date="2019-10-22T17:17:15Z">
              <w:r>
                <w:rPr/>
                <w:tab/>
              </w:r>
            </w:del>
          </w:ins>
          <w:ins w:id="1351" w:author="Administrator" w:date="2019-10-21T23:12:00Z">
            <w:del w:id="1352" w:author="冰蓝城 [2]" w:date="2019-10-22T17:17:15Z">
              <w:r>
                <w:rPr/>
                <w:fldChar w:fldCharType="begin"/>
              </w:r>
            </w:del>
          </w:ins>
          <w:ins w:id="1353" w:author="Administrator" w:date="2019-10-21T23:12:00Z">
            <w:del w:id="1354" w:author="冰蓝城 [2]" w:date="2019-10-22T17:17:15Z">
              <w:r>
                <w:rPr/>
                <w:delInstrText xml:space="preserve"> PAGEREF _Toc22592009 \h </w:delInstrText>
              </w:r>
            </w:del>
          </w:ins>
          <w:del w:id="1355" w:author="冰蓝城 [2]" w:date="2019-10-22T17:17:15Z">
            <w:r>
              <w:rPr/>
              <w:fldChar w:fldCharType="separate"/>
            </w:r>
          </w:del>
          <w:ins w:id="1356" w:author="Administrator" w:date="2019-10-21T23:12:00Z">
            <w:del w:id="1357" w:author="冰蓝城 [2]" w:date="2019-10-22T17:17:15Z">
              <w:r>
                <w:rPr/>
                <w:delText>31</w:delText>
              </w:r>
            </w:del>
          </w:ins>
          <w:ins w:id="1358" w:author="Administrator" w:date="2019-10-21T23:12:00Z">
            <w:del w:id="1359" w:author="冰蓝城 [2]" w:date="2019-10-22T17:17:15Z">
              <w:r>
                <w:rPr/>
                <w:fldChar w:fldCharType="end"/>
              </w:r>
            </w:del>
          </w:ins>
          <w:ins w:id="1360" w:author="Administrator" w:date="2019-10-21T23:12:00Z">
            <w:del w:id="1361" w:author="冰蓝城 [2]" w:date="2019-10-22T17:17:15Z">
              <w:r>
                <w:rPr>
                  <w:rStyle w:val="16"/>
                </w:rPr>
                <w:fldChar w:fldCharType="end"/>
              </w:r>
            </w:del>
          </w:ins>
        </w:p>
        <w:p>
          <w:pPr>
            <w:pStyle w:val="11"/>
            <w:tabs>
              <w:tab w:val="right" w:leader="dot" w:pos="9628"/>
            </w:tabs>
            <w:ind w:firstLine="480"/>
            <w:rPr>
              <w:ins w:id="1362" w:author="Administrator" w:date="2019-10-21T23:12:00Z"/>
              <w:del w:id="1363" w:author="冰蓝城 [2]" w:date="2019-10-22T17:17:15Z"/>
              <w:rFonts w:asciiTheme="minorHAnsi" w:hAnsiTheme="minorHAnsi" w:eastAsiaTheme="minorEastAsia"/>
              <w:kern w:val="2"/>
              <w:sz w:val="21"/>
            </w:rPr>
          </w:pPr>
          <w:ins w:id="1364" w:author="Administrator" w:date="2019-10-21T23:12:00Z">
            <w:del w:id="1365" w:author="冰蓝城 [2]" w:date="2019-10-22T17:17:15Z">
              <w:r>
                <w:rPr>
                  <w:rStyle w:val="16"/>
                </w:rPr>
                <w:fldChar w:fldCharType="begin"/>
              </w:r>
            </w:del>
          </w:ins>
          <w:ins w:id="1366" w:author="Administrator" w:date="2019-10-21T23:12:00Z">
            <w:del w:id="1367" w:author="冰蓝城 [2]" w:date="2019-10-22T17:17:15Z">
              <w:r>
                <w:rPr>
                  <w:rStyle w:val="16"/>
                </w:rPr>
                <w:delInstrText xml:space="preserve"> </w:delInstrText>
              </w:r>
            </w:del>
          </w:ins>
          <w:ins w:id="1368" w:author="Administrator" w:date="2019-10-21T23:12:00Z">
            <w:del w:id="1369" w:author="冰蓝城 [2]" w:date="2019-10-22T17:17:15Z">
              <w:r>
                <w:rPr/>
                <w:delInstrText xml:space="preserve">HYPERLINK \l "_Toc22592010"</w:delInstrText>
              </w:r>
            </w:del>
          </w:ins>
          <w:ins w:id="1370" w:author="Administrator" w:date="2019-10-21T23:12:00Z">
            <w:del w:id="1371" w:author="冰蓝城 [2]" w:date="2019-10-22T17:17:15Z">
              <w:r>
                <w:rPr>
                  <w:rStyle w:val="16"/>
                </w:rPr>
                <w:delInstrText xml:space="preserve"> </w:delInstrText>
              </w:r>
            </w:del>
          </w:ins>
          <w:ins w:id="1372" w:author="Administrator" w:date="2019-10-21T23:12:00Z">
            <w:del w:id="1373" w:author="冰蓝城 [2]" w:date="2019-10-22T17:17:15Z">
              <w:r>
                <w:rPr>
                  <w:rStyle w:val="16"/>
                </w:rPr>
                <w:fldChar w:fldCharType="separate"/>
              </w:r>
            </w:del>
          </w:ins>
          <w:ins w:id="1374" w:author="Administrator" w:date="2019-10-21T23:12:00Z">
            <w:del w:id="1375" w:author="冰蓝城 [2]" w:date="2019-10-22T17:17:15Z">
              <w:r>
                <w:rPr>
                  <w:rStyle w:val="16"/>
                </w:rPr>
                <w:delText>6</w:delText>
              </w:r>
            </w:del>
          </w:ins>
          <w:ins w:id="1376" w:author="Administrator" w:date="2019-10-21T23:12:00Z">
            <w:del w:id="1377" w:author="冰蓝城 [2]" w:date="2019-10-22T17:17:15Z">
              <w:r>
                <w:rPr>
                  <w:rStyle w:val="16"/>
                  <w:rFonts w:hint="eastAsia"/>
                </w:rPr>
                <w:delText>、程序设计</w:delText>
              </w:r>
            </w:del>
          </w:ins>
          <w:ins w:id="1378" w:author="Administrator" w:date="2019-10-21T23:12:00Z">
            <w:del w:id="1379" w:author="冰蓝城 [2]" w:date="2019-10-22T17:17:15Z">
              <w:r>
                <w:rPr/>
                <w:tab/>
              </w:r>
            </w:del>
          </w:ins>
          <w:ins w:id="1380" w:author="Administrator" w:date="2019-10-21T23:12:00Z">
            <w:del w:id="1381" w:author="冰蓝城 [2]" w:date="2019-10-22T17:17:15Z">
              <w:r>
                <w:rPr/>
                <w:fldChar w:fldCharType="begin"/>
              </w:r>
            </w:del>
          </w:ins>
          <w:ins w:id="1382" w:author="Administrator" w:date="2019-10-21T23:12:00Z">
            <w:del w:id="1383" w:author="冰蓝城 [2]" w:date="2019-10-22T17:17:15Z">
              <w:r>
                <w:rPr/>
                <w:delInstrText xml:space="preserve"> PAGEREF _Toc22592010 \h </w:delInstrText>
              </w:r>
            </w:del>
          </w:ins>
          <w:del w:id="1384" w:author="冰蓝城 [2]" w:date="2019-10-22T17:17:15Z">
            <w:r>
              <w:rPr/>
              <w:fldChar w:fldCharType="separate"/>
            </w:r>
          </w:del>
          <w:ins w:id="1385" w:author="Administrator" w:date="2019-10-21T23:12:00Z">
            <w:del w:id="1386" w:author="冰蓝城 [2]" w:date="2019-10-22T17:17:15Z">
              <w:r>
                <w:rPr/>
                <w:delText>32</w:delText>
              </w:r>
            </w:del>
          </w:ins>
          <w:ins w:id="1387" w:author="Administrator" w:date="2019-10-21T23:12:00Z">
            <w:del w:id="1388" w:author="冰蓝城 [2]" w:date="2019-10-22T17:17:15Z">
              <w:r>
                <w:rPr/>
                <w:fldChar w:fldCharType="end"/>
              </w:r>
            </w:del>
          </w:ins>
          <w:ins w:id="1389" w:author="Administrator" w:date="2019-10-21T23:12:00Z">
            <w:del w:id="1390" w:author="冰蓝城 [2]" w:date="2019-10-22T17:17:15Z">
              <w:r>
                <w:rPr>
                  <w:rStyle w:val="16"/>
                </w:rPr>
                <w:fldChar w:fldCharType="end"/>
              </w:r>
            </w:del>
          </w:ins>
        </w:p>
        <w:p>
          <w:pPr>
            <w:pStyle w:val="12"/>
            <w:tabs>
              <w:tab w:val="right" w:leader="dot" w:pos="9628"/>
            </w:tabs>
            <w:ind w:left="480" w:firstLine="480"/>
            <w:rPr>
              <w:ins w:id="1391" w:author="Administrator" w:date="2019-10-21T23:12:00Z"/>
              <w:del w:id="1392" w:author="冰蓝城 [2]" w:date="2019-10-22T17:17:15Z"/>
              <w:rFonts w:asciiTheme="minorHAnsi" w:hAnsiTheme="minorHAnsi" w:eastAsiaTheme="minorEastAsia"/>
              <w:kern w:val="2"/>
              <w:sz w:val="21"/>
            </w:rPr>
          </w:pPr>
          <w:ins w:id="1393" w:author="Administrator" w:date="2019-10-21T23:12:00Z">
            <w:del w:id="1394" w:author="冰蓝城 [2]" w:date="2019-10-22T17:17:15Z">
              <w:r>
                <w:rPr>
                  <w:rStyle w:val="16"/>
                </w:rPr>
                <w:fldChar w:fldCharType="begin"/>
              </w:r>
            </w:del>
          </w:ins>
          <w:ins w:id="1395" w:author="Administrator" w:date="2019-10-21T23:12:00Z">
            <w:del w:id="1396" w:author="冰蓝城 [2]" w:date="2019-10-22T17:17:15Z">
              <w:r>
                <w:rPr>
                  <w:rStyle w:val="16"/>
                </w:rPr>
                <w:delInstrText xml:space="preserve"> </w:delInstrText>
              </w:r>
            </w:del>
          </w:ins>
          <w:ins w:id="1397" w:author="Administrator" w:date="2019-10-21T23:12:00Z">
            <w:del w:id="1398" w:author="冰蓝城 [2]" w:date="2019-10-22T17:17:15Z">
              <w:r>
                <w:rPr/>
                <w:delInstrText xml:space="preserve">HYPERLINK \l "_Toc22592011"</w:delInstrText>
              </w:r>
            </w:del>
          </w:ins>
          <w:ins w:id="1399" w:author="Administrator" w:date="2019-10-21T23:12:00Z">
            <w:del w:id="1400" w:author="冰蓝城 [2]" w:date="2019-10-22T17:17:15Z">
              <w:r>
                <w:rPr>
                  <w:rStyle w:val="16"/>
                </w:rPr>
                <w:delInstrText xml:space="preserve"> </w:delInstrText>
              </w:r>
            </w:del>
          </w:ins>
          <w:ins w:id="1401" w:author="Administrator" w:date="2019-10-21T23:12:00Z">
            <w:del w:id="1402" w:author="冰蓝城 [2]" w:date="2019-10-22T17:17:15Z">
              <w:r>
                <w:rPr>
                  <w:rStyle w:val="16"/>
                </w:rPr>
                <w:fldChar w:fldCharType="separate"/>
              </w:r>
            </w:del>
          </w:ins>
          <w:ins w:id="1403" w:author="Administrator" w:date="2019-10-21T23:12:00Z">
            <w:del w:id="1404" w:author="冰蓝城 [2]" w:date="2019-10-22T17:17:15Z">
              <w:r>
                <w:rPr>
                  <w:rStyle w:val="16"/>
                </w:rPr>
                <w:delText>6.1</w:delText>
              </w:r>
            </w:del>
          </w:ins>
          <w:ins w:id="1405" w:author="Administrator" w:date="2019-10-21T23:12:00Z">
            <w:del w:id="1406" w:author="冰蓝城 [2]" w:date="2019-10-22T17:17:15Z">
              <w:r>
                <w:rPr>
                  <w:rStyle w:val="16"/>
                  <w:rFonts w:hint="eastAsia"/>
                </w:rPr>
                <w:delText>登录注册</w:delText>
              </w:r>
            </w:del>
          </w:ins>
          <w:ins w:id="1407" w:author="Administrator" w:date="2019-10-21T23:12:00Z">
            <w:del w:id="1408" w:author="冰蓝城 [2]" w:date="2019-10-22T17:17:15Z">
              <w:r>
                <w:rPr/>
                <w:tab/>
              </w:r>
            </w:del>
          </w:ins>
          <w:ins w:id="1409" w:author="Administrator" w:date="2019-10-21T23:12:00Z">
            <w:del w:id="1410" w:author="冰蓝城 [2]" w:date="2019-10-22T17:17:15Z">
              <w:r>
                <w:rPr/>
                <w:fldChar w:fldCharType="begin"/>
              </w:r>
            </w:del>
          </w:ins>
          <w:ins w:id="1411" w:author="Administrator" w:date="2019-10-21T23:12:00Z">
            <w:del w:id="1412" w:author="冰蓝城 [2]" w:date="2019-10-22T17:17:15Z">
              <w:r>
                <w:rPr/>
                <w:delInstrText xml:space="preserve"> PAGEREF _Toc22592011 \h </w:delInstrText>
              </w:r>
            </w:del>
          </w:ins>
          <w:del w:id="1413" w:author="冰蓝城 [2]" w:date="2019-10-22T17:17:15Z">
            <w:r>
              <w:rPr/>
              <w:fldChar w:fldCharType="separate"/>
            </w:r>
          </w:del>
          <w:ins w:id="1414" w:author="Administrator" w:date="2019-10-21T23:12:00Z">
            <w:del w:id="1415" w:author="冰蓝城 [2]" w:date="2019-10-22T17:17:15Z">
              <w:r>
                <w:rPr/>
                <w:delText>32</w:delText>
              </w:r>
            </w:del>
          </w:ins>
          <w:ins w:id="1416" w:author="Administrator" w:date="2019-10-21T23:12:00Z">
            <w:del w:id="1417" w:author="冰蓝城 [2]" w:date="2019-10-22T17:17:15Z">
              <w:r>
                <w:rPr/>
                <w:fldChar w:fldCharType="end"/>
              </w:r>
            </w:del>
          </w:ins>
          <w:ins w:id="1418" w:author="Administrator" w:date="2019-10-21T23:12:00Z">
            <w:del w:id="1419" w:author="冰蓝城 [2]" w:date="2019-10-22T17:17:15Z">
              <w:r>
                <w:rPr>
                  <w:rStyle w:val="16"/>
                </w:rPr>
                <w:fldChar w:fldCharType="end"/>
              </w:r>
            </w:del>
          </w:ins>
        </w:p>
        <w:p>
          <w:pPr>
            <w:pStyle w:val="12"/>
            <w:tabs>
              <w:tab w:val="right" w:leader="dot" w:pos="9628"/>
            </w:tabs>
            <w:ind w:left="480" w:firstLine="480"/>
            <w:rPr>
              <w:ins w:id="1420" w:author="Administrator" w:date="2019-10-21T23:12:00Z"/>
              <w:del w:id="1421" w:author="冰蓝城 [2]" w:date="2019-10-22T17:17:15Z"/>
              <w:rFonts w:asciiTheme="minorHAnsi" w:hAnsiTheme="minorHAnsi" w:eastAsiaTheme="minorEastAsia"/>
              <w:kern w:val="2"/>
              <w:sz w:val="21"/>
            </w:rPr>
          </w:pPr>
          <w:ins w:id="1422" w:author="Administrator" w:date="2019-10-21T23:12:00Z">
            <w:del w:id="1423" w:author="冰蓝城 [2]" w:date="2019-10-22T17:17:15Z">
              <w:r>
                <w:rPr>
                  <w:rStyle w:val="16"/>
                </w:rPr>
                <w:fldChar w:fldCharType="begin"/>
              </w:r>
            </w:del>
          </w:ins>
          <w:ins w:id="1424" w:author="Administrator" w:date="2019-10-21T23:12:00Z">
            <w:del w:id="1425" w:author="冰蓝城 [2]" w:date="2019-10-22T17:17:15Z">
              <w:r>
                <w:rPr>
                  <w:rStyle w:val="16"/>
                </w:rPr>
                <w:delInstrText xml:space="preserve"> </w:delInstrText>
              </w:r>
            </w:del>
          </w:ins>
          <w:ins w:id="1426" w:author="Administrator" w:date="2019-10-21T23:12:00Z">
            <w:del w:id="1427" w:author="冰蓝城 [2]" w:date="2019-10-22T17:17:15Z">
              <w:r>
                <w:rPr/>
                <w:delInstrText xml:space="preserve">HYPERLINK \l "_Toc22592012"</w:delInstrText>
              </w:r>
            </w:del>
          </w:ins>
          <w:ins w:id="1428" w:author="Administrator" w:date="2019-10-21T23:12:00Z">
            <w:del w:id="1429" w:author="冰蓝城 [2]" w:date="2019-10-22T17:17:15Z">
              <w:r>
                <w:rPr>
                  <w:rStyle w:val="16"/>
                </w:rPr>
                <w:delInstrText xml:space="preserve"> </w:delInstrText>
              </w:r>
            </w:del>
          </w:ins>
          <w:ins w:id="1430" w:author="Administrator" w:date="2019-10-21T23:12:00Z">
            <w:del w:id="1431" w:author="冰蓝城 [2]" w:date="2019-10-22T17:17:15Z">
              <w:r>
                <w:rPr>
                  <w:rStyle w:val="16"/>
                </w:rPr>
                <w:fldChar w:fldCharType="separate"/>
              </w:r>
            </w:del>
          </w:ins>
          <w:ins w:id="1432" w:author="Administrator" w:date="2019-10-21T23:12:00Z">
            <w:del w:id="1433" w:author="冰蓝城 [2]" w:date="2019-10-22T17:17:15Z">
              <w:r>
                <w:rPr>
                  <w:rStyle w:val="16"/>
                </w:rPr>
                <w:delText xml:space="preserve">6.2 </w:delText>
              </w:r>
            </w:del>
          </w:ins>
          <w:ins w:id="1434" w:author="Administrator" w:date="2019-10-21T23:12:00Z">
            <w:del w:id="1435" w:author="冰蓝城 [2]" w:date="2019-10-22T17:17:15Z">
              <w:r>
                <w:rPr>
                  <w:rStyle w:val="16"/>
                  <w:rFonts w:hint="eastAsia"/>
                </w:rPr>
                <w:delText>视图切换</w:delText>
              </w:r>
            </w:del>
          </w:ins>
          <w:ins w:id="1436" w:author="Administrator" w:date="2019-10-21T23:12:00Z">
            <w:del w:id="1437" w:author="冰蓝城 [2]" w:date="2019-10-22T17:17:15Z">
              <w:r>
                <w:rPr/>
                <w:tab/>
              </w:r>
            </w:del>
          </w:ins>
          <w:ins w:id="1438" w:author="Administrator" w:date="2019-10-21T23:12:00Z">
            <w:del w:id="1439" w:author="冰蓝城 [2]" w:date="2019-10-22T17:17:15Z">
              <w:r>
                <w:rPr/>
                <w:fldChar w:fldCharType="begin"/>
              </w:r>
            </w:del>
          </w:ins>
          <w:ins w:id="1440" w:author="Administrator" w:date="2019-10-21T23:12:00Z">
            <w:del w:id="1441" w:author="冰蓝城 [2]" w:date="2019-10-22T17:17:15Z">
              <w:r>
                <w:rPr/>
                <w:delInstrText xml:space="preserve"> PAGEREF _Toc22592012 \h </w:delInstrText>
              </w:r>
            </w:del>
          </w:ins>
          <w:del w:id="1442" w:author="冰蓝城 [2]" w:date="2019-10-22T17:17:15Z">
            <w:r>
              <w:rPr/>
              <w:fldChar w:fldCharType="separate"/>
            </w:r>
          </w:del>
          <w:ins w:id="1443" w:author="Administrator" w:date="2019-10-21T23:12:00Z">
            <w:del w:id="1444" w:author="冰蓝城 [2]" w:date="2019-10-22T17:17:15Z">
              <w:r>
                <w:rPr/>
                <w:delText>32</w:delText>
              </w:r>
            </w:del>
          </w:ins>
          <w:ins w:id="1445" w:author="Administrator" w:date="2019-10-21T23:12:00Z">
            <w:del w:id="1446" w:author="冰蓝城 [2]" w:date="2019-10-22T17:17:15Z">
              <w:r>
                <w:rPr/>
                <w:fldChar w:fldCharType="end"/>
              </w:r>
            </w:del>
          </w:ins>
          <w:ins w:id="1447" w:author="Administrator" w:date="2019-10-21T23:12:00Z">
            <w:del w:id="1448" w:author="冰蓝城 [2]" w:date="2019-10-22T17:17:15Z">
              <w:r>
                <w:rPr>
                  <w:rStyle w:val="16"/>
                </w:rPr>
                <w:fldChar w:fldCharType="end"/>
              </w:r>
            </w:del>
          </w:ins>
        </w:p>
        <w:p>
          <w:pPr>
            <w:pStyle w:val="12"/>
            <w:tabs>
              <w:tab w:val="right" w:leader="dot" w:pos="9628"/>
            </w:tabs>
            <w:ind w:left="480" w:firstLine="480"/>
            <w:rPr>
              <w:ins w:id="1449" w:author="Administrator" w:date="2019-10-21T23:12:00Z"/>
              <w:del w:id="1450" w:author="冰蓝城 [2]" w:date="2019-10-22T17:17:15Z"/>
              <w:rFonts w:asciiTheme="minorHAnsi" w:hAnsiTheme="minorHAnsi" w:eastAsiaTheme="minorEastAsia"/>
              <w:kern w:val="2"/>
              <w:sz w:val="21"/>
            </w:rPr>
          </w:pPr>
          <w:ins w:id="1451" w:author="Administrator" w:date="2019-10-21T23:12:00Z">
            <w:del w:id="1452" w:author="冰蓝城 [2]" w:date="2019-10-22T17:17:15Z">
              <w:r>
                <w:rPr>
                  <w:rStyle w:val="16"/>
                </w:rPr>
                <w:fldChar w:fldCharType="begin"/>
              </w:r>
            </w:del>
          </w:ins>
          <w:ins w:id="1453" w:author="Administrator" w:date="2019-10-21T23:12:00Z">
            <w:del w:id="1454" w:author="冰蓝城 [2]" w:date="2019-10-22T17:17:15Z">
              <w:r>
                <w:rPr>
                  <w:rStyle w:val="16"/>
                </w:rPr>
                <w:delInstrText xml:space="preserve"> </w:delInstrText>
              </w:r>
            </w:del>
          </w:ins>
          <w:ins w:id="1455" w:author="Administrator" w:date="2019-10-21T23:12:00Z">
            <w:del w:id="1456" w:author="冰蓝城 [2]" w:date="2019-10-22T17:17:15Z">
              <w:r>
                <w:rPr/>
                <w:delInstrText xml:space="preserve">HYPERLINK \l "_Toc22592013"</w:delInstrText>
              </w:r>
            </w:del>
          </w:ins>
          <w:ins w:id="1457" w:author="Administrator" w:date="2019-10-21T23:12:00Z">
            <w:del w:id="1458" w:author="冰蓝城 [2]" w:date="2019-10-22T17:17:15Z">
              <w:r>
                <w:rPr>
                  <w:rStyle w:val="16"/>
                </w:rPr>
                <w:delInstrText xml:space="preserve"> </w:delInstrText>
              </w:r>
            </w:del>
          </w:ins>
          <w:ins w:id="1459" w:author="Administrator" w:date="2019-10-21T23:12:00Z">
            <w:del w:id="1460" w:author="冰蓝城 [2]" w:date="2019-10-22T17:17:15Z">
              <w:r>
                <w:rPr>
                  <w:rStyle w:val="16"/>
                </w:rPr>
                <w:fldChar w:fldCharType="separate"/>
              </w:r>
            </w:del>
          </w:ins>
          <w:ins w:id="1461" w:author="Administrator" w:date="2019-10-21T23:12:00Z">
            <w:del w:id="1462" w:author="冰蓝城 [2]" w:date="2019-10-22T17:17:15Z">
              <w:r>
                <w:rPr>
                  <w:rStyle w:val="16"/>
                </w:rPr>
                <w:delText xml:space="preserve">6.3 </w:delText>
              </w:r>
            </w:del>
          </w:ins>
          <w:ins w:id="1463" w:author="Administrator" w:date="2019-10-21T23:12:00Z">
            <w:del w:id="1464" w:author="冰蓝城 [2]" w:date="2019-10-22T17:17:15Z">
              <w:r>
                <w:rPr>
                  <w:rStyle w:val="16"/>
                  <w:rFonts w:hint="eastAsia"/>
                </w:rPr>
                <w:delText>即时查询</w:delText>
              </w:r>
            </w:del>
          </w:ins>
          <w:ins w:id="1465" w:author="Administrator" w:date="2019-10-21T23:12:00Z">
            <w:del w:id="1466" w:author="冰蓝城 [2]" w:date="2019-10-22T17:17:15Z">
              <w:r>
                <w:rPr/>
                <w:tab/>
              </w:r>
            </w:del>
          </w:ins>
          <w:ins w:id="1467" w:author="Administrator" w:date="2019-10-21T23:12:00Z">
            <w:del w:id="1468" w:author="冰蓝城 [2]" w:date="2019-10-22T17:17:15Z">
              <w:r>
                <w:rPr/>
                <w:fldChar w:fldCharType="begin"/>
              </w:r>
            </w:del>
          </w:ins>
          <w:ins w:id="1469" w:author="Administrator" w:date="2019-10-21T23:12:00Z">
            <w:del w:id="1470" w:author="冰蓝城 [2]" w:date="2019-10-22T17:17:15Z">
              <w:r>
                <w:rPr/>
                <w:delInstrText xml:space="preserve"> PAGEREF _Toc22592013 \h </w:delInstrText>
              </w:r>
            </w:del>
          </w:ins>
          <w:del w:id="1471" w:author="冰蓝城 [2]" w:date="2019-10-22T17:17:15Z">
            <w:r>
              <w:rPr/>
              <w:fldChar w:fldCharType="separate"/>
            </w:r>
          </w:del>
          <w:ins w:id="1472" w:author="Administrator" w:date="2019-10-21T23:12:00Z">
            <w:del w:id="1473" w:author="冰蓝城 [2]" w:date="2019-10-22T17:17:15Z">
              <w:r>
                <w:rPr/>
                <w:delText>32</w:delText>
              </w:r>
            </w:del>
          </w:ins>
          <w:ins w:id="1474" w:author="Administrator" w:date="2019-10-21T23:12:00Z">
            <w:del w:id="1475" w:author="冰蓝城 [2]" w:date="2019-10-22T17:17:15Z">
              <w:r>
                <w:rPr/>
                <w:fldChar w:fldCharType="end"/>
              </w:r>
            </w:del>
          </w:ins>
          <w:ins w:id="1476" w:author="Administrator" w:date="2019-10-21T23:12:00Z">
            <w:del w:id="1477" w:author="冰蓝城 [2]" w:date="2019-10-22T17:17:15Z">
              <w:r>
                <w:rPr>
                  <w:rStyle w:val="16"/>
                </w:rPr>
                <w:fldChar w:fldCharType="end"/>
              </w:r>
            </w:del>
          </w:ins>
        </w:p>
        <w:p>
          <w:pPr>
            <w:pStyle w:val="12"/>
            <w:tabs>
              <w:tab w:val="right" w:leader="dot" w:pos="9628"/>
            </w:tabs>
            <w:ind w:left="480" w:firstLine="480"/>
            <w:rPr>
              <w:ins w:id="1478" w:author="Administrator" w:date="2019-10-21T23:12:00Z"/>
              <w:del w:id="1479" w:author="冰蓝城 [2]" w:date="2019-10-22T17:17:15Z"/>
              <w:rFonts w:asciiTheme="minorHAnsi" w:hAnsiTheme="minorHAnsi" w:eastAsiaTheme="minorEastAsia"/>
              <w:kern w:val="2"/>
              <w:sz w:val="21"/>
            </w:rPr>
          </w:pPr>
          <w:ins w:id="1480" w:author="Administrator" w:date="2019-10-21T23:12:00Z">
            <w:del w:id="1481" w:author="冰蓝城 [2]" w:date="2019-10-22T17:17:15Z">
              <w:r>
                <w:rPr>
                  <w:rStyle w:val="16"/>
                </w:rPr>
                <w:fldChar w:fldCharType="begin"/>
              </w:r>
            </w:del>
          </w:ins>
          <w:ins w:id="1482" w:author="Administrator" w:date="2019-10-21T23:12:00Z">
            <w:del w:id="1483" w:author="冰蓝城 [2]" w:date="2019-10-22T17:17:15Z">
              <w:r>
                <w:rPr>
                  <w:rStyle w:val="16"/>
                </w:rPr>
                <w:delInstrText xml:space="preserve"> </w:delInstrText>
              </w:r>
            </w:del>
          </w:ins>
          <w:ins w:id="1484" w:author="Administrator" w:date="2019-10-21T23:12:00Z">
            <w:del w:id="1485" w:author="冰蓝城 [2]" w:date="2019-10-22T17:17:15Z">
              <w:r>
                <w:rPr/>
                <w:delInstrText xml:space="preserve">HYPERLINK \l "_Toc22592014"</w:delInstrText>
              </w:r>
            </w:del>
          </w:ins>
          <w:ins w:id="1486" w:author="Administrator" w:date="2019-10-21T23:12:00Z">
            <w:del w:id="1487" w:author="冰蓝城 [2]" w:date="2019-10-22T17:17:15Z">
              <w:r>
                <w:rPr>
                  <w:rStyle w:val="16"/>
                </w:rPr>
                <w:delInstrText xml:space="preserve"> </w:delInstrText>
              </w:r>
            </w:del>
          </w:ins>
          <w:ins w:id="1488" w:author="Administrator" w:date="2019-10-21T23:12:00Z">
            <w:del w:id="1489" w:author="冰蓝城 [2]" w:date="2019-10-22T17:17:15Z">
              <w:r>
                <w:rPr>
                  <w:rStyle w:val="16"/>
                </w:rPr>
                <w:fldChar w:fldCharType="separate"/>
              </w:r>
            </w:del>
          </w:ins>
          <w:ins w:id="1490" w:author="Administrator" w:date="2019-10-21T23:12:00Z">
            <w:del w:id="1491" w:author="冰蓝城 [2]" w:date="2019-10-22T17:17:15Z">
              <w:r>
                <w:rPr>
                  <w:rStyle w:val="16"/>
                </w:rPr>
                <w:delText xml:space="preserve">6.4 </w:delText>
              </w:r>
            </w:del>
          </w:ins>
          <w:ins w:id="1492" w:author="Administrator" w:date="2019-10-21T23:12:00Z">
            <w:del w:id="1493" w:author="冰蓝城 [2]" w:date="2019-10-22T17:17:15Z">
              <w:r>
                <w:rPr>
                  <w:rStyle w:val="16"/>
                  <w:rFonts w:hint="eastAsia"/>
                </w:rPr>
                <w:delText>离线数据同步</w:delText>
              </w:r>
            </w:del>
          </w:ins>
          <w:ins w:id="1494" w:author="Administrator" w:date="2019-10-21T23:12:00Z">
            <w:del w:id="1495" w:author="冰蓝城 [2]" w:date="2019-10-22T17:17:15Z">
              <w:r>
                <w:rPr/>
                <w:tab/>
              </w:r>
            </w:del>
          </w:ins>
          <w:ins w:id="1496" w:author="Administrator" w:date="2019-10-21T23:12:00Z">
            <w:del w:id="1497" w:author="冰蓝城 [2]" w:date="2019-10-22T17:17:15Z">
              <w:r>
                <w:rPr/>
                <w:fldChar w:fldCharType="begin"/>
              </w:r>
            </w:del>
          </w:ins>
          <w:ins w:id="1498" w:author="Administrator" w:date="2019-10-21T23:12:00Z">
            <w:del w:id="1499" w:author="冰蓝城 [2]" w:date="2019-10-22T17:17:15Z">
              <w:r>
                <w:rPr/>
                <w:delInstrText xml:space="preserve"> PAGEREF _Toc22592014 \h </w:delInstrText>
              </w:r>
            </w:del>
          </w:ins>
          <w:del w:id="1500" w:author="冰蓝城 [2]" w:date="2019-10-22T17:17:15Z">
            <w:r>
              <w:rPr/>
              <w:fldChar w:fldCharType="separate"/>
            </w:r>
          </w:del>
          <w:ins w:id="1501" w:author="Administrator" w:date="2019-10-21T23:12:00Z">
            <w:del w:id="1502" w:author="冰蓝城 [2]" w:date="2019-10-22T17:17:15Z">
              <w:r>
                <w:rPr/>
                <w:delText>32</w:delText>
              </w:r>
            </w:del>
          </w:ins>
          <w:ins w:id="1503" w:author="Administrator" w:date="2019-10-21T23:12:00Z">
            <w:del w:id="1504" w:author="冰蓝城 [2]" w:date="2019-10-22T17:17:15Z">
              <w:r>
                <w:rPr/>
                <w:fldChar w:fldCharType="end"/>
              </w:r>
            </w:del>
          </w:ins>
          <w:ins w:id="1505" w:author="Administrator" w:date="2019-10-21T23:12:00Z">
            <w:del w:id="1506" w:author="冰蓝城 [2]" w:date="2019-10-22T17:17:15Z">
              <w:r>
                <w:rPr>
                  <w:rStyle w:val="16"/>
                </w:rPr>
                <w:fldChar w:fldCharType="end"/>
              </w:r>
            </w:del>
          </w:ins>
        </w:p>
        <w:p>
          <w:pPr>
            <w:pStyle w:val="12"/>
            <w:tabs>
              <w:tab w:val="right" w:leader="dot" w:pos="9628"/>
            </w:tabs>
            <w:ind w:left="480" w:firstLine="480"/>
            <w:rPr>
              <w:ins w:id="1507" w:author="Administrator" w:date="2019-10-21T23:12:00Z"/>
              <w:del w:id="1508" w:author="冰蓝城 [2]" w:date="2019-10-22T17:17:15Z"/>
              <w:rFonts w:asciiTheme="minorHAnsi" w:hAnsiTheme="minorHAnsi" w:eastAsiaTheme="minorEastAsia"/>
              <w:kern w:val="2"/>
              <w:sz w:val="21"/>
            </w:rPr>
          </w:pPr>
          <w:ins w:id="1509" w:author="Administrator" w:date="2019-10-21T23:12:00Z">
            <w:del w:id="1510" w:author="冰蓝城 [2]" w:date="2019-10-22T17:17:15Z">
              <w:r>
                <w:rPr>
                  <w:rStyle w:val="16"/>
                </w:rPr>
                <w:fldChar w:fldCharType="begin"/>
              </w:r>
            </w:del>
          </w:ins>
          <w:ins w:id="1511" w:author="Administrator" w:date="2019-10-21T23:12:00Z">
            <w:del w:id="1512" w:author="冰蓝城 [2]" w:date="2019-10-22T17:17:15Z">
              <w:r>
                <w:rPr>
                  <w:rStyle w:val="16"/>
                </w:rPr>
                <w:delInstrText xml:space="preserve"> </w:delInstrText>
              </w:r>
            </w:del>
          </w:ins>
          <w:ins w:id="1513" w:author="Administrator" w:date="2019-10-21T23:12:00Z">
            <w:del w:id="1514" w:author="冰蓝城 [2]" w:date="2019-10-22T17:17:15Z">
              <w:r>
                <w:rPr/>
                <w:delInstrText xml:space="preserve">HYPERLINK \l "_Toc22592015"</w:delInstrText>
              </w:r>
            </w:del>
          </w:ins>
          <w:ins w:id="1515" w:author="Administrator" w:date="2019-10-21T23:12:00Z">
            <w:del w:id="1516" w:author="冰蓝城 [2]" w:date="2019-10-22T17:17:15Z">
              <w:r>
                <w:rPr>
                  <w:rStyle w:val="16"/>
                </w:rPr>
                <w:delInstrText xml:space="preserve"> </w:delInstrText>
              </w:r>
            </w:del>
          </w:ins>
          <w:ins w:id="1517" w:author="Administrator" w:date="2019-10-21T23:12:00Z">
            <w:del w:id="1518" w:author="冰蓝城 [2]" w:date="2019-10-22T17:17:15Z">
              <w:r>
                <w:rPr>
                  <w:rStyle w:val="16"/>
                </w:rPr>
                <w:fldChar w:fldCharType="separate"/>
              </w:r>
            </w:del>
          </w:ins>
          <w:ins w:id="1519" w:author="Administrator" w:date="2019-10-21T23:12:00Z">
            <w:del w:id="1520" w:author="冰蓝城 [2]" w:date="2019-10-22T17:17:15Z">
              <w:r>
                <w:rPr>
                  <w:rStyle w:val="16"/>
                </w:rPr>
                <w:delText xml:space="preserve">6.5 </w:delText>
              </w:r>
            </w:del>
          </w:ins>
          <w:ins w:id="1521" w:author="Administrator" w:date="2019-10-21T23:12:00Z">
            <w:del w:id="1522" w:author="冰蓝城 [2]" w:date="2019-10-22T17:17:15Z">
              <w:r>
                <w:rPr>
                  <w:rStyle w:val="16"/>
                  <w:rFonts w:hint="eastAsia"/>
                </w:rPr>
                <w:delText>标记信息分享</w:delText>
              </w:r>
            </w:del>
          </w:ins>
          <w:ins w:id="1523" w:author="Administrator" w:date="2019-10-21T23:12:00Z">
            <w:del w:id="1524" w:author="冰蓝城 [2]" w:date="2019-10-22T17:17:15Z">
              <w:r>
                <w:rPr/>
                <w:tab/>
              </w:r>
            </w:del>
          </w:ins>
          <w:ins w:id="1525" w:author="Administrator" w:date="2019-10-21T23:12:00Z">
            <w:del w:id="1526" w:author="冰蓝城 [2]" w:date="2019-10-22T17:17:15Z">
              <w:r>
                <w:rPr/>
                <w:fldChar w:fldCharType="begin"/>
              </w:r>
            </w:del>
          </w:ins>
          <w:ins w:id="1527" w:author="Administrator" w:date="2019-10-21T23:12:00Z">
            <w:del w:id="1528" w:author="冰蓝城 [2]" w:date="2019-10-22T17:17:15Z">
              <w:r>
                <w:rPr/>
                <w:delInstrText xml:space="preserve"> PAGEREF _Toc22592015 \h </w:delInstrText>
              </w:r>
            </w:del>
          </w:ins>
          <w:del w:id="1529" w:author="冰蓝城 [2]" w:date="2019-10-22T17:17:15Z">
            <w:r>
              <w:rPr/>
              <w:fldChar w:fldCharType="separate"/>
            </w:r>
          </w:del>
          <w:ins w:id="1530" w:author="Administrator" w:date="2019-10-21T23:12:00Z">
            <w:del w:id="1531" w:author="冰蓝城 [2]" w:date="2019-10-22T17:17:15Z">
              <w:r>
                <w:rPr/>
                <w:delText>32</w:delText>
              </w:r>
            </w:del>
          </w:ins>
          <w:ins w:id="1532" w:author="Administrator" w:date="2019-10-21T23:12:00Z">
            <w:del w:id="1533" w:author="冰蓝城 [2]" w:date="2019-10-22T17:17:15Z">
              <w:r>
                <w:rPr/>
                <w:fldChar w:fldCharType="end"/>
              </w:r>
            </w:del>
          </w:ins>
          <w:ins w:id="1534" w:author="Administrator" w:date="2019-10-21T23:12:00Z">
            <w:del w:id="1535" w:author="冰蓝城 [2]" w:date="2019-10-22T17:17:15Z">
              <w:r>
                <w:rPr>
                  <w:rStyle w:val="16"/>
                </w:rPr>
                <w:fldChar w:fldCharType="end"/>
              </w:r>
            </w:del>
          </w:ins>
        </w:p>
        <w:p>
          <w:pPr>
            <w:pStyle w:val="12"/>
            <w:tabs>
              <w:tab w:val="right" w:leader="dot" w:pos="9628"/>
            </w:tabs>
            <w:ind w:left="480" w:firstLine="480"/>
            <w:rPr>
              <w:ins w:id="1536" w:author="Administrator" w:date="2019-10-21T23:12:00Z"/>
              <w:del w:id="1537" w:author="冰蓝城 [2]" w:date="2019-10-22T17:17:15Z"/>
              <w:rFonts w:asciiTheme="minorHAnsi" w:hAnsiTheme="minorHAnsi" w:eastAsiaTheme="minorEastAsia"/>
              <w:kern w:val="2"/>
              <w:sz w:val="21"/>
            </w:rPr>
          </w:pPr>
          <w:ins w:id="1538" w:author="Administrator" w:date="2019-10-21T23:12:00Z">
            <w:del w:id="1539" w:author="冰蓝城 [2]" w:date="2019-10-22T17:17:15Z">
              <w:r>
                <w:rPr>
                  <w:rStyle w:val="16"/>
                </w:rPr>
                <w:fldChar w:fldCharType="begin"/>
              </w:r>
            </w:del>
          </w:ins>
          <w:ins w:id="1540" w:author="Administrator" w:date="2019-10-21T23:12:00Z">
            <w:del w:id="1541" w:author="冰蓝城 [2]" w:date="2019-10-22T17:17:15Z">
              <w:r>
                <w:rPr>
                  <w:rStyle w:val="16"/>
                </w:rPr>
                <w:delInstrText xml:space="preserve"> </w:delInstrText>
              </w:r>
            </w:del>
          </w:ins>
          <w:ins w:id="1542" w:author="Administrator" w:date="2019-10-21T23:12:00Z">
            <w:del w:id="1543" w:author="冰蓝城 [2]" w:date="2019-10-22T17:17:15Z">
              <w:r>
                <w:rPr/>
                <w:delInstrText xml:space="preserve">HYPERLINK \l "_Toc22592016"</w:delInstrText>
              </w:r>
            </w:del>
          </w:ins>
          <w:ins w:id="1544" w:author="Administrator" w:date="2019-10-21T23:12:00Z">
            <w:del w:id="1545" w:author="冰蓝城 [2]" w:date="2019-10-22T17:17:15Z">
              <w:r>
                <w:rPr>
                  <w:rStyle w:val="16"/>
                </w:rPr>
                <w:delInstrText xml:space="preserve"> </w:delInstrText>
              </w:r>
            </w:del>
          </w:ins>
          <w:ins w:id="1546" w:author="Administrator" w:date="2019-10-21T23:12:00Z">
            <w:del w:id="1547" w:author="冰蓝城 [2]" w:date="2019-10-22T17:17:15Z">
              <w:r>
                <w:rPr>
                  <w:rStyle w:val="16"/>
                </w:rPr>
                <w:fldChar w:fldCharType="separate"/>
              </w:r>
            </w:del>
          </w:ins>
          <w:ins w:id="1548" w:author="Administrator" w:date="2019-10-21T23:12:00Z">
            <w:del w:id="1549" w:author="冰蓝城 [2]" w:date="2019-10-22T17:17:15Z">
              <w:r>
                <w:rPr>
                  <w:rStyle w:val="16"/>
                </w:rPr>
                <w:delText xml:space="preserve">6.6 </w:delText>
              </w:r>
            </w:del>
          </w:ins>
          <w:ins w:id="1550" w:author="Administrator" w:date="2019-10-21T23:12:00Z">
            <w:del w:id="1551" w:author="冰蓝城 [2]" w:date="2019-10-22T17:17:15Z">
              <w:r>
                <w:rPr>
                  <w:rStyle w:val="16"/>
                  <w:rFonts w:hint="eastAsia"/>
                </w:rPr>
                <w:delText>图层选择</w:delText>
              </w:r>
            </w:del>
          </w:ins>
          <w:ins w:id="1552" w:author="Administrator" w:date="2019-10-21T23:12:00Z">
            <w:del w:id="1553" w:author="冰蓝城 [2]" w:date="2019-10-22T17:17:15Z">
              <w:r>
                <w:rPr/>
                <w:tab/>
              </w:r>
            </w:del>
          </w:ins>
          <w:ins w:id="1554" w:author="Administrator" w:date="2019-10-21T23:12:00Z">
            <w:del w:id="1555" w:author="冰蓝城 [2]" w:date="2019-10-22T17:17:15Z">
              <w:r>
                <w:rPr/>
                <w:fldChar w:fldCharType="begin"/>
              </w:r>
            </w:del>
          </w:ins>
          <w:ins w:id="1556" w:author="Administrator" w:date="2019-10-21T23:12:00Z">
            <w:del w:id="1557" w:author="冰蓝城 [2]" w:date="2019-10-22T17:17:15Z">
              <w:r>
                <w:rPr/>
                <w:delInstrText xml:space="preserve"> PAGEREF _Toc22592016 \h </w:delInstrText>
              </w:r>
            </w:del>
          </w:ins>
          <w:del w:id="1558" w:author="冰蓝城 [2]" w:date="2019-10-22T17:17:15Z">
            <w:r>
              <w:rPr/>
              <w:fldChar w:fldCharType="separate"/>
            </w:r>
          </w:del>
          <w:ins w:id="1559" w:author="Administrator" w:date="2019-10-21T23:12:00Z">
            <w:del w:id="1560" w:author="冰蓝城 [2]" w:date="2019-10-22T17:17:15Z">
              <w:r>
                <w:rPr/>
                <w:delText>32</w:delText>
              </w:r>
            </w:del>
          </w:ins>
          <w:ins w:id="1561" w:author="Administrator" w:date="2019-10-21T23:12:00Z">
            <w:del w:id="1562" w:author="冰蓝城 [2]" w:date="2019-10-22T17:17:15Z">
              <w:r>
                <w:rPr/>
                <w:fldChar w:fldCharType="end"/>
              </w:r>
            </w:del>
          </w:ins>
          <w:ins w:id="1563" w:author="Administrator" w:date="2019-10-21T23:12:00Z">
            <w:del w:id="1564" w:author="冰蓝城 [2]" w:date="2019-10-22T17:17:15Z">
              <w:r>
                <w:rPr>
                  <w:rStyle w:val="16"/>
                </w:rPr>
                <w:fldChar w:fldCharType="end"/>
              </w:r>
            </w:del>
          </w:ins>
        </w:p>
        <w:p>
          <w:pPr>
            <w:pStyle w:val="12"/>
            <w:tabs>
              <w:tab w:val="right" w:leader="dot" w:pos="9628"/>
            </w:tabs>
            <w:ind w:left="480" w:firstLine="480"/>
            <w:rPr>
              <w:ins w:id="1565" w:author="Administrator" w:date="2019-10-21T23:12:00Z"/>
              <w:del w:id="1566" w:author="冰蓝城 [2]" w:date="2019-10-22T17:17:15Z"/>
              <w:rFonts w:asciiTheme="minorHAnsi" w:hAnsiTheme="minorHAnsi" w:eastAsiaTheme="minorEastAsia"/>
              <w:kern w:val="2"/>
              <w:sz w:val="21"/>
            </w:rPr>
          </w:pPr>
          <w:ins w:id="1567" w:author="Administrator" w:date="2019-10-21T23:12:00Z">
            <w:del w:id="1568" w:author="冰蓝城 [2]" w:date="2019-10-22T17:17:15Z">
              <w:r>
                <w:rPr>
                  <w:rStyle w:val="16"/>
                </w:rPr>
                <w:fldChar w:fldCharType="begin"/>
              </w:r>
            </w:del>
          </w:ins>
          <w:ins w:id="1569" w:author="Administrator" w:date="2019-10-21T23:12:00Z">
            <w:del w:id="1570" w:author="冰蓝城 [2]" w:date="2019-10-22T17:17:15Z">
              <w:r>
                <w:rPr>
                  <w:rStyle w:val="16"/>
                </w:rPr>
                <w:delInstrText xml:space="preserve"> </w:delInstrText>
              </w:r>
            </w:del>
          </w:ins>
          <w:ins w:id="1571" w:author="Administrator" w:date="2019-10-21T23:12:00Z">
            <w:del w:id="1572" w:author="冰蓝城 [2]" w:date="2019-10-22T17:17:15Z">
              <w:r>
                <w:rPr/>
                <w:delInstrText xml:space="preserve">HYPERLINK \l "_Toc22592017"</w:delInstrText>
              </w:r>
            </w:del>
          </w:ins>
          <w:ins w:id="1573" w:author="Administrator" w:date="2019-10-21T23:12:00Z">
            <w:del w:id="1574" w:author="冰蓝城 [2]" w:date="2019-10-22T17:17:15Z">
              <w:r>
                <w:rPr>
                  <w:rStyle w:val="16"/>
                </w:rPr>
                <w:delInstrText xml:space="preserve"> </w:delInstrText>
              </w:r>
            </w:del>
          </w:ins>
          <w:ins w:id="1575" w:author="Administrator" w:date="2019-10-21T23:12:00Z">
            <w:del w:id="1576" w:author="冰蓝城 [2]" w:date="2019-10-22T17:17:15Z">
              <w:r>
                <w:rPr>
                  <w:rStyle w:val="16"/>
                </w:rPr>
                <w:fldChar w:fldCharType="separate"/>
              </w:r>
            </w:del>
          </w:ins>
          <w:ins w:id="1577" w:author="Administrator" w:date="2019-10-21T23:12:00Z">
            <w:del w:id="1578" w:author="冰蓝城 [2]" w:date="2019-10-22T17:17:15Z">
              <w:r>
                <w:rPr>
                  <w:rStyle w:val="16"/>
                </w:rPr>
                <w:delText xml:space="preserve">6.7 </w:delText>
              </w:r>
            </w:del>
          </w:ins>
          <w:ins w:id="1579" w:author="Administrator" w:date="2019-10-21T23:12:00Z">
            <w:del w:id="1580" w:author="冰蓝城 [2]" w:date="2019-10-22T17:17:15Z">
              <w:r>
                <w:rPr>
                  <w:rStyle w:val="16"/>
                  <w:rFonts w:hint="eastAsia"/>
                </w:rPr>
                <w:delText>信息标记</w:delText>
              </w:r>
            </w:del>
          </w:ins>
          <w:ins w:id="1581" w:author="Administrator" w:date="2019-10-21T23:12:00Z">
            <w:del w:id="1582" w:author="冰蓝城 [2]" w:date="2019-10-22T17:17:15Z">
              <w:r>
                <w:rPr/>
                <w:tab/>
              </w:r>
            </w:del>
          </w:ins>
          <w:ins w:id="1583" w:author="Administrator" w:date="2019-10-21T23:12:00Z">
            <w:del w:id="1584" w:author="冰蓝城 [2]" w:date="2019-10-22T17:17:15Z">
              <w:r>
                <w:rPr/>
                <w:fldChar w:fldCharType="begin"/>
              </w:r>
            </w:del>
          </w:ins>
          <w:ins w:id="1585" w:author="Administrator" w:date="2019-10-21T23:12:00Z">
            <w:del w:id="1586" w:author="冰蓝城 [2]" w:date="2019-10-22T17:17:15Z">
              <w:r>
                <w:rPr/>
                <w:delInstrText xml:space="preserve"> PAGEREF _Toc22592017 \h </w:delInstrText>
              </w:r>
            </w:del>
          </w:ins>
          <w:del w:id="1587" w:author="冰蓝城 [2]" w:date="2019-10-22T17:17:15Z">
            <w:r>
              <w:rPr/>
              <w:fldChar w:fldCharType="separate"/>
            </w:r>
          </w:del>
          <w:ins w:id="1588" w:author="Administrator" w:date="2019-10-21T23:12:00Z">
            <w:del w:id="1589" w:author="冰蓝城 [2]" w:date="2019-10-22T17:17:15Z">
              <w:r>
                <w:rPr/>
                <w:delText>32</w:delText>
              </w:r>
            </w:del>
          </w:ins>
          <w:ins w:id="1590" w:author="Administrator" w:date="2019-10-21T23:12:00Z">
            <w:del w:id="1591" w:author="冰蓝城 [2]" w:date="2019-10-22T17:17:15Z">
              <w:r>
                <w:rPr/>
                <w:fldChar w:fldCharType="end"/>
              </w:r>
            </w:del>
          </w:ins>
          <w:ins w:id="1592" w:author="Administrator" w:date="2019-10-21T23:12:00Z">
            <w:del w:id="1593" w:author="冰蓝城 [2]" w:date="2019-10-22T17:17:15Z">
              <w:r>
                <w:rPr>
                  <w:rStyle w:val="16"/>
                </w:rPr>
                <w:fldChar w:fldCharType="end"/>
              </w:r>
            </w:del>
          </w:ins>
        </w:p>
        <w:p>
          <w:pPr>
            <w:pStyle w:val="12"/>
            <w:tabs>
              <w:tab w:val="right" w:leader="dot" w:pos="9628"/>
            </w:tabs>
            <w:ind w:left="480" w:firstLine="480"/>
            <w:rPr>
              <w:ins w:id="1594" w:author="Administrator" w:date="2019-10-21T23:12:00Z"/>
              <w:del w:id="1595" w:author="冰蓝城 [2]" w:date="2019-10-22T17:17:15Z"/>
              <w:rFonts w:asciiTheme="minorHAnsi" w:hAnsiTheme="minorHAnsi" w:eastAsiaTheme="minorEastAsia"/>
              <w:kern w:val="2"/>
              <w:sz w:val="21"/>
            </w:rPr>
          </w:pPr>
          <w:ins w:id="1596" w:author="Administrator" w:date="2019-10-21T23:12:00Z">
            <w:del w:id="1597" w:author="冰蓝城 [2]" w:date="2019-10-22T17:17:15Z">
              <w:r>
                <w:rPr>
                  <w:rStyle w:val="16"/>
                </w:rPr>
                <w:fldChar w:fldCharType="begin"/>
              </w:r>
            </w:del>
          </w:ins>
          <w:ins w:id="1598" w:author="Administrator" w:date="2019-10-21T23:12:00Z">
            <w:del w:id="1599" w:author="冰蓝城 [2]" w:date="2019-10-22T17:17:15Z">
              <w:r>
                <w:rPr>
                  <w:rStyle w:val="16"/>
                </w:rPr>
                <w:delInstrText xml:space="preserve"> </w:delInstrText>
              </w:r>
            </w:del>
          </w:ins>
          <w:ins w:id="1600" w:author="Administrator" w:date="2019-10-21T23:12:00Z">
            <w:del w:id="1601" w:author="冰蓝城 [2]" w:date="2019-10-22T17:17:15Z">
              <w:r>
                <w:rPr/>
                <w:delInstrText xml:space="preserve">HYPERLINK \l "_Toc22592018"</w:delInstrText>
              </w:r>
            </w:del>
          </w:ins>
          <w:ins w:id="1602" w:author="Administrator" w:date="2019-10-21T23:12:00Z">
            <w:del w:id="1603" w:author="冰蓝城 [2]" w:date="2019-10-22T17:17:15Z">
              <w:r>
                <w:rPr>
                  <w:rStyle w:val="16"/>
                </w:rPr>
                <w:delInstrText xml:space="preserve"> </w:delInstrText>
              </w:r>
            </w:del>
          </w:ins>
          <w:ins w:id="1604" w:author="Administrator" w:date="2019-10-21T23:12:00Z">
            <w:del w:id="1605" w:author="冰蓝城 [2]" w:date="2019-10-22T17:17:15Z">
              <w:r>
                <w:rPr>
                  <w:rStyle w:val="16"/>
                </w:rPr>
                <w:fldChar w:fldCharType="separate"/>
              </w:r>
            </w:del>
          </w:ins>
          <w:ins w:id="1606" w:author="Administrator" w:date="2019-10-21T23:12:00Z">
            <w:del w:id="1607" w:author="冰蓝城 [2]" w:date="2019-10-22T17:17:15Z">
              <w:r>
                <w:rPr>
                  <w:rStyle w:val="16"/>
                </w:rPr>
                <w:delText xml:space="preserve">6.8 </w:delText>
              </w:r>
            </w:del>
          </w:ins>
          <w:ins w:id="1608" w:author="Administrator" w:date="2019-10-21T23:12:00Z">
            <w:del w:id="1609" w:author="冰蓝城 [2]" w:date="2019-10-22T17:17:15Z">
              <w:r>
                <w:rPr>
                  <w:rStyle w:val="16"/>
                  <w:rFonts w:hint="eastAsia"/>
                </w:rPr>
                <w:delText>信息发布</w:delText>
              </w:r>
            </w:del>
          </w:ins>
          <w:ins w:id="1610" w:author="Administrator" w:date="2019-10-21T23:12:00Z">
            <w:del w:id="1611" w:author="冰蓝城 [2]" w:date="2019-10-22T17:17:15Z">
              <w:r>
                <w:rPr/>
                <w:tab/>
              </w:r>
            </w:del>
          </w:ins>
          <w:ins w:id="1612" w:author="Administrator" w:date="2019-10-21T23:12:00Z">
            <w:del w:id="1613" w:author="冰蓝城 [2]" w:date="2019-10-22T17:17:15Z">
              <w:r>
                <w:rPr/>
                <w:fldChar w:fldCharType="begin"/>
              </w:r>
            </w:del>
          </w:ins>
          <w:ins w:id="1614" w:author="Administrator" w:date="2019-10-21T23:12:00Z">
            <w:del w:id="1615" w:author="冰蓝城 [2]" w:date="2019-10-22T17:17:15Z">
              <w:r>
                <w:rPr/>
                <w:delInstrText xml:space="preserve"> PAGEREF _Toc22592018 \h </w:delInstrText>
              </w:r>
            </w:del>
          </w:ins>
          <w:del w:id="1616" w:author="冰蓝城 [2]" w:date="2019-10-22T17:17:15Z">
            <w:r>
              <w:rPr/>
              <w:fldChar w:fldCharType="separate"/>
            </w:r>
          </w:del>
          <w:ins w:id="1617" w:author="Administrator" w:date="2019-10-21T23:12:00Z">
            <w:del w:id="1618" w:author="冰蓝城 [2]" w:date="2019-10-22T17:17:15Z">
              <w:r>
                <w:rPr/>
                <w:delText>32</w:delText>
              </w:r>
            </w:del>
          </w:ins>
          <w:ins w:id="1619" w:author="Administrator" w:date="2019-10-21T23:12:00Z">
            <w:del w:id="1620" w:author="冰蓝城 [2]" w:date="2019-10-22T17:17:15Z">
              <w:r>
                <w:rPr/>
                <w:fldChar w:fldCharType="end"/>
              </w:r>
            </w:del>
          </w:ins>
          <w:ins w:id="1621" w:author="Administrator" w:date="2019-10-21T23:12:00Z">
            <w:del w:id="1622" w:author="冰蓝城 [2]" w:date="2019-10-22T17:17:15Z">
              <w:r>
                <w:rPr>
                  <w:rStyle w:val="16"/>
                </w:rPr>
                <w:fldChar w:fldCharType="end"/>
              </w:r>
            </w:del>
          </w:ins>
        </w:p>
        <w:p>
          <w:pPr>
            <w:pStyle w:val="11"/>
            <w:tabs>
              <w:tab w:val="right" w:leader="dot" w:pos="9628"/>
            </w:tabs>
            <w:ind w:firstLine="480"/>
            <w:rPr>
              <w:ins w:id="1623" w:author="Administrator" w:date="2019-10-21T23:12:00Z"/>
              <w:del w:id="1624" w:author="冰蓝城 [2]" w:date="2019-10-22T17:17:15Z"/>
              <w:rFonts w:asciiTheme="minorHAnsi" w:hAnsiTheme="minorHAnsi" w:eastAsiaTheme="minorEastAsia"/>
              <w:kern w:val="2"/>
              <w:sz w:val="21"/>
            </w:rPr>
          </w:pPr>
          <w:ins w:id="1625" w:author="Administrator" w:date="2019-10-21T23:12:00Z">
            <w:del w:id="1626" w:author="冰蓝城 [2]" w:date="2019-10-22T17:17:15Z">
              <w:r>
                <w:rPr>
                  <w:rStyle w:val="16"/>
                </w:rPr>
                <w:fldChar w:fldCharType="begin"/>
              </w:r>
            </w:del>
          </w:ins>
          <w:ins w:id="1627" w:author="Administrator" w:date="2019-10-21T23:12:00Z">
            <w:del w:id="1628" w:author="冰蓝城 [2]" w:date="2019-10-22T17:17:15Z">
              <w:r>
                <w:rPr>
                  <w:rStyle w:val="16"/>
                </w:rPr>
                <w:delInstrText xml:space="preserve"> </w:delInstrText>
              </w:r>
            </w:del>
          </w:ins>
          <w:ins w:id="1629" w:author="Administrator" w:date="2019-10-21T23:12:00Z">
            <w:del w:id="1630" w:author="冰蓝城 [2]" w:date="2019-10-22T17:17:15Z">
              <w:r>
                <w:rPr/>
                <w:delInstrText xml:space="preserve">HYPERLINK \l "_Toc22592019"</w:delInstrText>
              </w:r>
            </w:del>
          </w:ins>
          <w:ins w:id="1631" w:author="Administrator" w:date="2019-10-21T23:12:00Z">
            <w:del w:id="1632" w:author="冰蓝城 [2]" w:date="2019-10-22T17:17:15Z">
              <w:r>
                <w:rPr>
                  <w:rStyle w:val="16"/>
                </w:rPr>
                <w:delInstrText xml:space="preserve"> </w:delInstrText>
              </w:r>
            </w:del>
          </w:ins>
          <w:ins w:id="1633" w:author="Administrator" w:date="2019-10-21T23:12:00Z">
            <w:del w:id="1634" w:author="冰蓝城 [2]" w:date="2019-10-22T17:17:15Z">
              <w:r>
                <w:rPr>
                  <w:rStyle w:val="16"/>
                </w:rPr>
                <w:fldChar w:fldCharType="separate"/>
              </w:r>
            </w:del>
          </w:ins>
          <w:ins w:id="1635" w:author="Administrator" w:date="2019-10-21T23:12:00Z">
            <w:del w:id="1636" w:author="冰蓝城 [2]" w:date="2019-10-22T17:17:15Z">
              <w:r>
                <w:rPr>
                  <w:rStyle w:val="16"/>
                </w:rPr>
                <w:delText>7</w:delText>
              </w:r>
            </w:del>
          </w:ins>
          <w:ins w:id="1637" w:author="Administrator" w:date="2019-10-21T23:12:00Z">
            <w:del w:id="1638" w:author="冰蓝城 [2]" w:date="2019-10-22T17:17:15Z">
              <w:r>
                <w:rPr>
                  <w:rStyle w:val="16"/>
                  <w:rFonts w:hint="eastAsia"/>
                </w:rPr>
                <w:delText>、重要技术难点及解决方案</w:delText>
              </w:r>
            </w:del>
          </w:ins>
          <w:ins w:id="1639" w:author="Administrator" w:date="2019-10-21T23:12:00Z">
            <w:del w:id="1640" w:author="冰蓝城 [2]" w:date="2019-10-22T17:17:15Z">
              <w:r>
                <w:rPr/>
                <w:tab/>
              </w:r>
            </w:del>
          </w:ins>
          <w:ins w:id="1641" w:author="Administrator" w:date="2019-10-21T23:12:00Z">
            <w:del w:id="1642" w:author="冰蓝城 [2]" w:date="2019-10-22T17:17:15Z">
              <w:r>
                <w:rPr/>
                <w:fldChar w:fldCharType="begin"/>
              </w:r>
            </w:del>
          </w:ins>
          <w:ins w:id="1643" w:author="Administrator" w:date="2019-10-21T23:12:00Z">
            <w:del w:id="1644" w:author="冰蓝城 [2]" w:date="2019-10-22T17:17:15Z">
              <w:r>
                <w:rPr/>
                <w:delInstrText xml:space="preserve"> PAGEREF _Toc22592019 \h </w:delInstrText>
              </w:r>
            </w:del>
          </w:ins>
          <w:del w:id="1645" w:author="冰蓝城 [2]" w:date="2019-10-22T17:17:15Z">
            <w:r>
              <w:rPr/>
              <w:fldChar w:fldCharType="separate"/>
            </w:r>
          </w:del>
          <w:ins w:id="1646" w:author="Administrator" w:date="2019-10-21T23:12:00Z">
            <w:del w:id="1647" w:author="冰蓝城 [2]" w:date="2019-10-22T17:17:15Z">
              <w:r>
                <w:rPr/>
                <w:delText>32</w:delText>
              </w:r>
            </w:del>
          </w:ins>
          <w:ins w:id="1648" w:author="Administrator" w:date="2019-10-21T23:12:00Z">
            <w:del w:id="1649" w:author="冰蓝城 [2]" w:date="2019-10-22T17:17:15Z">
              <w:r>
                <w:rPr/>
                <w:fldChar w:fldCharType="end"/>
              </w:r>
            </w:del>
          </w:ins>
          <w:ins w:id="1650" w:author="Administrator" w:date="2019-10-21T23:12:00Z">
            <w:del w:id="1651" w:author="冰蓝城 [2]" w:date="2019-10-22T17:17:15Z">
              <w:r>
                <w:rPr>
                  <w:rStyle w:val="16"/>
                </w:rPr>
                <w:fldChar w:fldCharType="end"/>
              </w:r>
            </w:del>
          </w:ins>
        </w:p>
        <w:p>
          <w:pPr>
            <w:pStyle w:val="11"/>
            <w:tabs>
              <w:tab w:val="right" w:leader="dot" w:pos="9628"/>
            </w:tabs>
            <w:ind w:firstLine="480"/>
            <w:rPr>
              <w:ins w:id="1652" w:author="FSMM _" w:date="2019-10-17T20:49:00Z"/>
              <w:del w:id="1653" w:author="冰蓝城 [2]" w:date="2019-10-22T17:17:15Z"/>
              <w:rFonts w:asciiTheme="minorHAnsi" w:hAnsiTheme="minorHAnsi" w:eastAsiaTheme="minorEastAsia"/>
              <w:kern w:val="2"/>
              <w:sz w:val="21"/>
            </w:rPr>
          </w:pPr>
          <w:ins w:id="1654" w:author="FSMM _" w:date="2019-10-17T20:49:00Z">
            <w:del w:id="1655" w:author="冰蓝城 [2]" w:date="2019-10-22T17:17:15Z">
              <w:r>
                <w:rPr>
                  <w:rStyle w:val="16"/>
                </w:rPr>
                <w:delText>1</w:delText>
              </w:r>
            </w:del>
          </w:ins>
          <w:ins w:id="1656" w:author="FSMM _" w:date="2019-10-17T20:49:00Z">
            <w:del w:id="1657" w:author="冰蓝城 [2]" w:date="2019-10-22T17:17:15Z">
              <w:r>
                <w:rPr>
                  <w:rStyle w:val="16"/>
                  <w:rFonts w:hint="eastAsia"/>
                </w:rPr>
                <w:delText>、引言</w:delText>
              </w:r>
            </w:del>
          </w:ins>
          <w:ins w:id="1658" w:author="FSMM _" w:date="2019-10-17T20:49:00Z">
            <w:del w:id="1659" w:author="冰蓝城 [2]" w:date="2019-10-22T17:17:15Z">
              <w:r>
                <w:rPr/>
                <w:tab/>
              </w:r>
            </w:del>
          </w:ins>
          <w:ins w:id="1660" w:author="FSMM _" w:date="2019-10-17T20:49:00Z">
            <w:del w:id="1661" w:author="冰蓝城 [2]" w:date="2019-10-22T17:17:15Z">
              <w:r>
                <w:rPr/>
                <w:delText>4</w:delText>
              </w:r>
            </w:del>
          </w:ins>
        </w:p>
        <w:p>
          <w:pPr>
            <w:pStyle w:val="12"/>
            <w:tabs>
              <w:tab w:val="right" w:leader="dot" w:pos="9628"/>
            </w:tabs>
            <w:ind w:left="480" w:firstLine="480"/>
            <w:rPr>
              <w:ins w:id="1662" w:author="FSMM _" w:date="2019-10-17T20:49:00Z"/>
              <w:del w:id="1663" w:author="冰蓝城 [2]" w:date="2019-10-22T17:17:15Z"/>
              <w:rFonts w:asciiTheme="minorHAnsi" w:hAnsiTheme="minorHAnsi" w:eastAsiaTheme="minorEastAsia"/>
              <w:kern w:val="2"/>
              <w:sz w:val="21"/>
            </w:rPr>
          </w:pPr>
          <w:ins w:id="1664" w:author="FSMM _" w:date="2019-10-17T20:49:00Z">
            <w:del w:id="1665" w:author="冰蓝城 [2]" w:date="2019-10-22T17:17:15Z">
              <w:r>
                <w:rPr>
                  <w:rStyle w:val="16"/>
                </w:rPr>
                <w:delText>1.1</w:delText>
              </w:r>
            </w:del>
          </w:ins>
          <w:ins w:id="1666" w:author="FSMM _" w:date="2019-10-17T20:49:00Z">
            <w:del w:id="1667" w:author="冰蓝城 [2]" w:date="2019-10-22T17:17:15Z">
              <w:r>
                <w:rPr>
                  <w:rStyle w:val="16"/>
                  <w:rFonts w:hint="eastAsia"/>
                </w:rPr>
                <w:delText>编写目的</w:delText>
              </w:r>
            </w:del>
          </w:ins>
          <w:ins w:id="1668" w:author="FSMM _" w:date="2019-10-17T20:49:00Z">
            <w:del w:id="1669" w:author="冰蓝城 [2]" w:date="2019-10-22T17:17:15Z">
              <w:r>
                <w:rPr/>
                <w:tab/>
              </w:r>
            </w:del>
          </w:ins>
          <w:ins w:id="1670" w:author="FSMM _" w:date="2019-10-17T20:49:00Z">
            <w:del w:id="1671" w:author="冰蓝城 [2]" w:date="2019-10-22T17:17:15Z">
              <w:r>
                <w:rPr/>
                <w:delText>4</w:delText>
              </w:r>
            </w:del>
          </w:ins>
        </w:p>
        <w:p>
          <w:pPr>
            <w:pStyle w:val="12"/>
            <w:tabs>
              <w:tab w:val="right" w:leader="dot" w:pos="9628"/>
            </w:tabs>
            <w:ind w:left="480" w:firstLine="480"/>
            <w:rPr>
              <w:ins w:id="1672" w:author="FSMM _" w:date="2019-10-17T20:49:00Z"/>
              <w:del w:id="1673" w:author="冰蓝城 [2]" w:date="2019-10-22T17:17:15Z"/>
              <w:rFonts w:asciiTheme="minorHAnsi" w:hAnsiTheme="minorHAnsi" w:eastAsiaTheme="minorEastAsia"/>
              <w:kern w:val="2"/>
              <w:sz w:val="21"/>
            </w:rPr>
          </w:pPr>
          <w:ins w:id="1674" w:author="FSMM _" w:date="2019-10-17T20:49:00Z">
            <w:del w:id="1675" w:author="冰蓝城 [2]" w:date="2019-10-22T17:17:15Z">
              <w:r>
                <w:rPr>
                  <w:rStyle w:val="16"/>
                </w:rPr>
                <w:delText>1.2</w:delText>
              </w:r>
            </w:del>
          </w:ins>
          <w:ins w:id="1676" w:author="FSMM _" w:date="2019-10-17T20:49:00Z">
            <w:del w:id="1677" w:author="冰蓝城 [2]" w:date="2019-10-22T17:17:15Z">
              <w:r>
                <w:rPr>
                  <w:rStyle w:val="16"/>
                  <w:rFonts w:hint="eastAsia"/>
                </w:rPr>
                <w:delText>项目背景</w:delText>
              </w:r>
            </w:del>
          </w:ins>
          <w:ins w:id="1678" w:author="FSMM _" w:date="2019-10-17T20:49:00Z">
            <w:del w:id="1679" w:author="冰蓝城 [2]" w:date="2019-10-22T17:17:15Z">
              <w:r>
                <w:rPr/>
                <w:tab/>
              </w:r>
            </w:del>
          </w:ins>
          <w:ins w:id="1680" w:author="FSMM _" w:date="2019-10-17T20:49:00Z">
            <w:del w:id="1681" w:author="冰蓝城 [2]" w:date="2019-10-22T17:17:15Z">
              <w:r>
                <w:rPr/>
                <w:delText>4</w:delText>
              </w:r>
            </w:del>
          </w:ins>
        </w:p>
        <w:p>
          <w:pPr>
            <w:pStyle w:val="12"/>
            <w:tabs>
              <w:tab w:val="right" w:leader="dot" w:pos="9628"/>
            </w:tabs>
            <w:ind w:left="480" w:firstLine="480"/>
            <w:rPr>
              <w:ins w:id="1682" w:author="FSMM _" w:date="2019-10-17T20:49:00Z"/>
              <w:del w:id="1683" w:author="冰蓝城 [2]" w:date="2019-10-22T17:17:15Z"/>
              <w:rFonts w:asciiTheme="minorHAnsi" w:hAnsiTheme="minorHAnsi" w:eastAsiaTheme="minorEastAsia"/>
              <w:kern w:val="2"/>
              <w:sz w:val="21"/>
            </w:rPr>
          </w:pPr>
          <w:ins w:id="1684" w:author="FSMM _" w:date="2019-10-17T20:49:00Z">
            <w:del w:id="1685" w:author="冰蓝城 [2]" w:date="2019-10-22T17:17:15Z">
              <w:r>
                <w:rPr>
                  <w:rStyle w:val="16"/>
                </w:rPr>
                <w:delText>1.3</w:delText>
              </w:r>
            </w:del>
          </w:ins>
          <w:ins w:id="1686" w:author="FSMM _" w:date="2019-10-17T20:49:00Z">
            <w:del w:id="1687" w:author="冰蓝城 [2]" w:date="2019-10-22T17:17:15Z">
              <w:r>
                <w:rPr>
                  <w:rStyle w:val="16"/>
                  <w:rFonts w:hint="eastAsia"/>
                </w:rPr>
                <w:delText>设计目标</w:delText>
              </w:r>
            </w:del>
          </w:ins>
          <w:ins w:id="1688" w:author="FSMM _" w:date="2019-10-17T20:49:00Z">
            <w:del w:id="1689" w:author="冰蓝城 [2]" w:date="2019-10-22T17:17:15Z">
              <w:r>
                <w:rPr/>
                <w:tab/>
              </w:r>
            </w:del>
          </w:ins>
          <w:ins w:id="1690" w:author="FSMM _" w:date="2019-10-17T20:49:00Z">
            <w:del w:id="1691" w:author="冰蓝城 [2]" w:date="2019-10-22T17:17:15Z">
              <w:r>
                <w:rPr/>
                <w:delText>5</w:delText>
              </w:r>
            </w:del>
          </w:ins>
        </w:p>
        <w:p>
          <w:pPr>
            <w:pStyle w:val="12"/>
            <w:tabs>
              <w:tab w:val="right" w:leader="dot" w:pos="9628"/>
            </w:tabs>
            <w:ind w:left="480" w:firstLine="480"/>
            <w:rPr>
              <w:ins w:id="1692" w:author="FSMM _" w:date="2019-10-17T20:49:00Z"/>
              <w:del w:id="1693" w:author="冰蓝城 [2]" w:date="2019-10-22T17:17:15Z"/>
              <w:rFonts w:asciiTheme="minorHAnsi" w:hAnsiTheme="minorHAnsi" w:eastAsiaTheme="minorEastAsia"/>
              <w:kern w:val="2"/>
              <w:sz w:val="21"/>
            </w:rPr>
          </w:pPr>
          <w:ins w:id="1694" w:author="FSMM _" w:date="2019-10-17T20:49:00Z">
            <w:del w:id="1695" w:author="冰蓝城 [2]" w:date="2019-10-22T17:17:15Z">
              <w:r>
                <w:rPr>
                  <w:rStyle w:val="16"/>
                </w:rPr>
                <w:delText>1.4</w:delText>
              </w:r>
            </w:del>
          </w:ins>
          <w:ins w:id="1696" w:author="FSMM _" w:date="2019-10-17T20:49:00Z">
            <w:del w:id="1697" w:author="冰蓝城 [2]" w:date="2019-10-22T17:17:15Z">
              <w:r>
                <w:rPr>
                  <w:rStyle w:val="16"/>
                  <w:rFonts w:hint="eastAsia"/>
                </w:rPr>
                <w:delText>运行环境</w:delText>
              </w:r>
            </w:del>
          </w:ins>
          <w:ins w:id="1698" w:author="FSMM _" w:date="2019-10-17T20:49:00Z">
            <w:del w:id="1699" w:author="冰蓝城 [2]" w:date="2019-10-22T17:17:15Z">
              <w:r>
                <w:rPr/>
                <w:tab/>
              </w:r>
            </w:del>
          </w:ins>
          <w:ins w:id="1700" w:author="FSMM _" w:date="2019-10-17T20:49:00Z">
            <w:del w:id="1701" w:author="冰蓝城 [2]" w:date="2019-10-22T17:17:15Z">
              <w:r>
                <w:rPr/>
                <w:delText>5</w:delText>
              </w:r>
            </w:del>
          </w:ins>
        </w:p>
        <w:p>
          <w:pPr>
            <w:pStyle w:val="12"/>
            <w:tabs>
              <w:tab w:val="right" w:leader="dot" w:pos="9628"/>
            </w:tabs>
            <w:ind w:left="480" w:firstLine="480"/>
            <w:rPr>
              <w:ins w:id="1702" w:author="FSMM _" w:date="2019-10-17T20:49:00Z"/>
              <w:del w:id="1703" w:author="冰蓝城 [2]" w:date="2019-10-22T17:17:15Z"/>
              <w:rFonts w:asciiTheme="minorHAnsi" w:hAnsiTheme="minorHAnsi" w:eastAsiaTheme="minorEastAsia"/>
              <w:kern w:val="2"/>
              <w:sz w:val="21"/>
            </w:rPr>
          </w:pPr>
          <w:ins w:id="1704" w:author="FSMM _" w:date="2019-10-17T20:49:00Z">
            <w:del w:id="1705" w:author="冰蓝城 [2]" w:date="2019-10-22T17:17:15Z">
              <w:r>
                <w:rPr>
                  <w:rStyle w:val="16"/>
                </w:rPr>
                <w:delText>2</w:delText>
              </w:r>
            </w:del>
          </w:ins>
          <w:ins w:id="1706" w:author="FSMM _" w:date="2019-10-17T20:49:00Z">
            <w:del w:id="1707" w:author="冰蓝城 [2]" w:date="2019-10-22T17:17:15Z">
              <w:r>
                <w:rPr>
                  <w:rStyle w:val="16"/>
                  <w:rFonts w:hint="eastAsia"/>
                </w:rPr>
                <w:delText>、技术路线</w:delText>
              </w:r>
            </w:del>
          </w:ins>
          <w:ins w:id="1708" w:author="FSMM _" w:date="2019-10-17T20:49:00Z">
            <w:del w:id="1709" w:author="冰蓝城 [2]" w:date="2019-10-22T17:17:15Z">
              <w:r>
                <w:rPr/>
                <w:tab/>
              </w:r>
            </w:del>
          </w:ins>
          <w:ins w:id="1710" w:author="FSMM _" w:date="2019-10-17T20:49:00Z">
            <w:del w:id="1711" w:author="冰蓝城 [2]" w:date="2019-10-22T17:17:15Z">
              <w:r>
                <w:rPr/>
                <w:delText>6</w:delText>
              </w:r>
            </w:del>
          </w:ins>
        </w:p>
        <w:p>
          <w:pPr>
            <w:pStyle w:val="11"/>
            <w:tabs>
              <w:tab w:val="right" w:leader="dot" w:pos="9628"/>
            </w:tabs>
            <w:ind w:firstLine="480"/>
            <w:rPr>
              <w:ins w:id="1712" w:author="FSMM _" w:date="2019-10-17T20:49:00Z"/>
              <w:del w:id="1713" w:author="冰蓝城 [2]" w:date="2019-10-22T17:17:15Z"/>
              <w:rFonts w:asciiTheme="minorHAnsi" w:hAnsiTheme="minorHAnsi" w:eastAsiaTheme="minorEastAsia"/>
              <w:kern w:val="2"/>
              <w:sz w:val="21"/>
            </w:rPr>
          </w:pPr>
          <w:ins w:id="1714" w:author="FSMM _" w:date="2019-10-17T20:49:00Z">
            <w:del w:id="1715" w:author="冰蓝城 [2]" w:date="2019-10-22T17:17:15Z">
              <w:r>
                <w:rPr>
                  <w:rStyle w:val="16"/>
                </w:rPr>
                <w:delText>3</w:delText>
              </w:r>
            </w:del>
          </w:ins>
          <w:ins w:id="1716" w:author="FSMM _" w:date="2019-10-17T20:49:00Z">
            <w:del w:id="1717" w:author="冰蓝城 [2]" w:date="2019-10-22T17:17:15Z">
              <w:r>
                <w:rPr>
                  <w:rStyle w:val="16"/>
                  <w:rFonts w:hint="eastAsia"/>
                </w:rPr>
                <w:delText>、数据结构设计</w:delText>
              </w:r>
            </w:del>
          </w:ins>
          <w:ins w:id="1718" w:author="FSMM _" w:date="2019-10-17T20:49:00Z">
            <w:del w:id="1719" w:author="冰蓝城 [2]" w:date="2019-10-22T17:17:15Z">
              <w:r>
                <w:rPr/>
                <w:tab/>
              </w:r>
            </w:del>
          </w:ins>
          <w:ins w:id="1720" w:author="FSMM _" w:date="2019-10-17T20:49:00Z">
            <w:del w:id="1721" w:author="冰蓝城 [2]" w:date="2019-10-22T17:17:15Z">
              <w:r>
                <w:rPr/>
                <w:delText>7</w:delText>
              </w:r>
            </w:del>
          </w:ins>
        </w:p>
        <w:p>
          <w:pPr>
            <w:pStyle w:val="12"/>
            <w:tabs>
              <w:tab w:val="right" w:leader="dot" w:pos="9628"/>
            </w:tabs>
            <w:ind w:left="480" w:firstLine="480"/>
            <w:rPr>
              <w:ins w:id="1722" w:author="FSMM _" w:date="2019-10-17T20:49:00Z"/>
              <w:del w:id="1723" w:author="冰蓝城 [2]" w:date="2019-10-22T17:17:15Z"/>
              <w:rFonts w:asciiTheme="minorHAnsi" w:hAnsiTheme="minorHAnsi" w:eastAsiaTheme="minorEastAsia"/>
              <w:kern w:val="2"/>
              <w:sz w:val="21"/>
            </w:rPr>
          </w:pPr>
          <w:ins w:id="1724" w:author="FSMM _" w:date="2019-10-17T20:49:00Z">
            <w:del w:id="1725" w:author="冰蓝城 [2]" w:date="2019-10-22T17:17:15Z">
              <w:r>
                <w:rPr>
                  <w:rStyle w:val="16"/>
                </w:rPr>
                <w:delText>3.1</w:delText>
              </w:r>
            </w:del>
          </w:ins>
          <w:ins w:id="1726" w:author="FSMM _" w:date="2019-10-17T20:49:00Z">
            <w:del w:id="1727" w:author="冰蓝城 [2]" w:date="2019-10-22T17:17:15Z">
              <w:r>
                <w:rPr>
                  <w:rStyle w:val="16"/>
                  <w:rFonts w:hint="eastAsia"/>
                </w:rPr>
                <w:delText>数据关系建模</w:delText>
              </w:r>
            </w:del>
          </w:ins>
          <w:ins w:id="1728" w:author="FSMM _" w:date="2019-10-17T20:49:00Z">
            <w:del w:id="1729" w:author="冰蓝城 [2]" w:date="2019-10-22T17:17:15Z">
              <w:r>
                <w:rPr/>
                <w:tab/>
              </w:r>
            </w:del>
          </w:ins>
          <w:ins w:id="1730" w:author="FSMM _" w:date="2019-10-17T20:49:00Z">
            <w:del w:id="1731" w:author="冰蓝城 [2]" w:date="2019-10-22T17:17:15Z">
              <w:r>
                <w:rPr/>
                <w:delText>7</w:delText>
              </w:r>
            </w:del>
          </w:ins>
        </w:p>
        <w:p>
          <w:pPr>
            <w:pStyle w:val="12"/>
            <w:tabs>
              <w:tab w:val="right" w:leader="dot" w:pos="9628"/>
            </w:tabs>
            <w:ind w:left="480" w:firstLine="480"/>
            <w:rPr>
              <w:ins w:id="1732" w:author="FSMM _" w:date="2019-10-17T20:49:00Z"/>
              <w:del w:id="1733" w:author="冰蓝城 [2]" w:date="2019-10-22T17:17:15Z"/>
              <w:rFonts w:asciiTheme="minorHAnsi" w:hAnsiTheme="minorHAnsi" w:eastAsiaTheme="minorEastAsia"/>
              <w:kern w:val="2"/>
              <w:sz w:val="21"/>
            </w:rPr>
          </w:pPr>
          <w:ins w:id="1734" w:author="FSMM _" w:date="2019-10-17T20:49:00Z">
            <w:del w:id="1735" w:author="冰蓝城 [2]" w:date="2019-10-22T17:17:15Z">
              <w:r>
                <w:rPr>
                  <w:rStyle w:val="16"/>
                </w:rPr>
                <w:delText xml:space="preserve">3.2 </w:delText>
              </w:r>
            </w:del>
          </w:ins>
          <w:ins w:id="1736" w:author="FSMM _" w:date="2019-10-17T20:49:00Z">
            <w:del w:id="1737" w:author="冰蓝城 [2]" w:date="2019-10-22T17:17:15Z">
              <w:r>
                <w:rPr>
                  <w:rStyle w:val="16"/>
                  <w:rFonts w:hint="eastAsia"/>
                </w:rPr>
                <w:delText>数据结构建模</w:delText>
              </w:r>
            </w:del>
          </w:ins>
          <w:ins w:id="1738" w:author="FSMM _" w:date="2019-10-17T20:49:00Z">
            <w:del w:id="1739" w:author="冰蓝城 [2]" w:date="2019-10-22T17:17:15Z">
              <w:r>
                <w:rPr/>
                <w:tab/>
              </w:r>
            </w:del>
          </w:ins>
          <w:ins w:id="1740" w:author="FSMM _" w:date="2019-10-17T20:49:00Z">
            <w:del w:id="1741" w:author="冰蓝城 [2]" w:date="2019-10-22T17:17:15Z">
              <w:r>
                <w:rPr/>
                <w:delText>7</w:delText>
              </w:r>
            </w:del>
          </w:ins>
        </w:p>
        <w:p>
          <w:pPr>
            <w:pStyle w:val="6"/>
            <w:tabs>
              <w:tab w:val="right" w:leader="dot" w:pos="9628"/>
            </w:tabs>
            <w:ind w:left="960" w:firstLine="480"/>
            <w:rPr>
              <w:ins w:id="1742" w:author="FSMM _" w:date="2019-10-17T20:49:00Z"/>
              <w:del w:id="1743" w:author="冰蓝城 [2]" w:date="2019-10-22T17:17:15Z"/>
              <w:rFonts w:asciiTheme="minorHAnsi" w:hAnsiTheme="minorHAnsi" w:eastAsiaTheme="minorEastAsia"/>
              <w:kern w:val="2"/>
              <w:sz w:val="21"/>
            </w:rPr>
          </w:pPr>
          <w:ins w:id="1744" w:author="FSMM _" w:date="2019-10-17T20:49:00Z">
            <w:del w:id="1745" w:author="冰蓝城 [2]" w:date="2019-10-22T17:17:15Z">
              <w:r>
                <w:rPr>
                  <w:rStyle w:val="16"/>
                </w:rPr>
                <w:delText xml:space="preserve">3.2.1 </w:delText>
              </w:r>
            </w:del>
          </w:ins>
          <w:ins w:id="1746" w:author="FSMM _" w:date="2019-10-17T20:49:00Z">
            <w:del w:id="1747" w:author="冰蓝城 [2]" w:date="2019-10-22T17:17:15Z">
              <w:r>
                <w:rPr>
                  <w:rStyle w:val="16"/>
                  <w:rFonts w:hint="eastAsia"/>
                </w:rPr>
                <w:delText>数据库表设计</w:delText>
              </w:r>
            </w:del>
          </w:ins>
          <w:ins w:id="1748" w:author="FSMM _" w:date="2019-10-17T20:49:00Z">
            <w:del w:id="1749" w:author="冰蓝城 [2]" w:date="2019-10-22T17:17:15Z">
              <w:r>
                <w:rPr/>
                <w:tab/>
              </w:r>
            </w:del>
          </w:ins>
          <w:ins w:id="1750" w:author="FSMM _" w:date="2019-10-17T20:49:00Z">
            <w:del w:id="1751" w:author="冰蓝城 [2]" w:date="2019-10-22T17:17:15Z">
              <w:r>
                <w:rPr/>
                <w:delText>7</w:delText>
              </w:r>
            </w:del>
          </w:ins>
        </w:p>
        <w:p>
          <w:pPr>
            <w:pStyle w:val="12"/>
            <w:tabs>
              <w:tab w:val="right" w:leader="dot" w:pos="9628"/>
            </w:tabs>
            <w:ind w:left="480" w:firstLine="480"/>
            <w:rPr>
              <w:ins w:id="1752" w:author="FSMM _" w:date="2019-10-17T20:49:00Z"/>
              <w:del w:id="1753" w:author="冰蓝城 [2]" w:date="2019-10-22T17:17:15Z"/>
              <w:rFonts w:asciiTheme="minorHAnsi" w:hAnsiTheme="minorHAnsi" w:eastAsiaTheme="minorEastAsia"/>
              <w:kern w:val="2"/>
              <w:sz w:val="21"/>
            </w:rPr>
          </w:pPr>
          <w:ins w:id="1754" w:author="FSMM _" w:date="2019-10-17T20:49:00Z">
            <w:del w:id="1755" w:author="冰蓝城 [2]" w:date="2019-10-22T17:17:15Z">
              <w:r>
                <w:rPr>
                  <w:rStyle w:val="16"/>
                </w:rPr>
                <w:delText xml:space="preserve">3.3 </w:delText>
              </w:r>
            </w:del>
          </w:ins>
          <w:ins w:id="1756" w:author="FSMM _" w:date="2019-10-17T20:49:00Z">
            <w:del w:id="1757" w:author="冰蓝城 [2]" w:date="2019-10-22T17:17:15Z">
              <w:r>
                <w:rPr>
                  <w:rStyle w:val="16"/>
                  <w:rFonts w:hint="eastAsia"/>
                </w:rPr>
                <w:delText>数据库建模</w:delText>
              </w:r>
            </w:del>
          </w:ins>
          <w:ins w:id="1758" w:author="FSMM _" w:date="2019-10-17T20:49:00Z">
            <w:del w:id="1759" w:author="冰蓝城 [2]" w:date="2019-10-22T17:17:15Z">
              <w:r>
                <w:rPr/>
                <w:tab/>
              </w:r>
            </w:del>
          </w:ins>
          <w:ins w:id="1760" w:author="FSMM _" w:date="2019-10-17T20:49:00Z">
            <w:del w:id="1761" w:author="冰蓝城 [2]" w:date="2019-10-22T17:17:15Z">
              <w:r>
                <w:rPr/>
                <w:delText>8</w:delText>
              </w:r>
            </w:del>
          </w:ins>
        </w:p>
        <w:p>
          <w:pPr>
            <w:pStyle w:val="11"/>
            <w:tabs>
              <w:tab w:val="right" w:leader="dot" w:pos="9628"/>
            </w:tabs>
            <w:ind w:firstLine="480"/>
            <w:rPr>
              <w:ins w:id="1762" w:author="FSMM _" w:date="2019-10-17T20:49:00Z"/>
              <w:del w:id="1763" w:author="冰蓝城 [2]" w:date="2019-10-22T17:17:15Z"/>
              <w:rFonts w:asciiTheme="minorHAnsi" w:hAnsiTheme="minorHAnsi" w:eastAsiaTheme="minorEastAsia"/>
              <w:kern w:val="2"/>
              <w:sz w:val="21"/>
            </w:rPr>
          </w:pPr>
          <w:ins w:id="1764" w:author="FSMM _" w:date="2019-10-17T20:49:00Z">
            <w:del w:id="1765" w:author="冰蓝城 [2]" w:date="2019-10-22T17:17:15Z">
              <w:r>
                <w:rPr>
                  <w:rStyle w:val="16"/>
                </w:rPr>
                <w:delText>4</w:delText>
              </w:r>
            </w:del>
          </w:ins>
          <w:ins w:id="1766" w:author="FSMM _" w:date="2019-10-17T20:49:00Z">
            <w:del w:id="1767" w:author="冰蓝城 [2]" w:date="2019-10-22T17:17:15Z">
              <w:r>
                <w:rPr>
                  <w:rStyle w:val="16"/>
                  <w:rFonts w:hint="eastAsia"/>
                </w:rPr>
                <w:delText>、功能设计</w:delText>
              </w:r>
            </w:del>
          </w:ins>
          <w:ins w:id="1768" w:author="FSMM _" w:date="2019-10-17T20:49:00Z">
            <w:del w:id="1769" w:author="冰蓝城 [2]" w:date="2019-10-22T17:17:15Z">
              <w:r>
                <w:rPr/>
                <w:tab/>
              </w:r>
            </w:del>
          </w:ins>
          <w:ins w:id="1770" w:author="FSMM _" w:date="2019-10-17T20:49:00Z">
            <w:del w:id="1771" w:author="冰蓝城 [2]" w:date="2019-10-22T17:17:15Z">
              <w:r>
                <w:rPr/>
                <w:delText>8</w:delText>
              </w:r>
            </w:del>
          </w:ins>
        </w:p>
        <w:p>
          <w:pPr>
            <w:pStyle w:val="12"/>
            <w:tabs>
              <w:tab w:val="right" w:leader="dot" w:pos="9628"/>
            </w:tabs>
            <w:ind w:left="480" w:firstLine="480"/>
            <w:rPr>
              <w:ins w:id="1772" w:author="FSMM _" w:date="2019-10-17T20:49:00Z"/>
              <w:del w:id="1773" w:author="冰蓝城 [2]" w:date="2019-10-22T17:17:15Z"/>
              <w:rFonts w:asciiTheme="minorHAnsi" w:hAnsiTheme="minorHAnsi" w:eastAsiaTheme="minorEastAsia"/>
              <w:kern w:val="2"/>
              <w:sz w:val="21"/>
            </w:rPr>
          </w:pPr>
          <w:ins w:id="1774" w:author="FSMM _" w:date="2019-10-17T20:49:00Z">
            <w:del w:id="1775" w:author="冰蓝城 [2]" w:date="2019-10-22T17:17:15Z">
              <w:r>
                <w:rPr>
                  <w:rStyle w:val="16"/>
                </w:rPr>
                <w:delText xml:space="preserve">4.1 </w:delText>
              </w:r>
            </w:del>
          </w:ins>
          <w:ins w:id="1776" w:author="FSMM _" w:date="2019-10-17T20:49:00Z">
            <w:del w:id="1777" w:author="冰蓝城 [2]" w:date="2019-10-22T17:17:15Z">
              <w:r>
                <w:rPr>
                  <w:rStyle w:val="16"/>
                  <w:rFonts w:hint="eastAsia"/>
                </w:rPr>
                <w:delText>数据流图</w:delText>
              </w:r>
            </w:del>
          </w:ins>
          <w:ins w:id="1778" w:author="FSMM _" w:date="2019-10-17T20:49:00Z">
            <w:del w:id="1779" w:author="冰蓝城 [2]" w:date="2019-10-22T17:17:15Z">
              <w:r>
                <w:rPr/>
                <w:tab/>
              </w:r>
            </w:del>
          </w:ins>
          <w:ins w:id="1780" w:author="FSMM _" w:date="2019-10-17T20:49:00Z">
            <w:del w:id="1781" w:author="冰蓝城 [2]" w:date="2019-10-22T17:17:15Z">
              <w:r>
                <w:rPr/>
                <w:delText>8</w:delText>
              </w:r>
            </w:del>
          </w:ins>
        </w:p>
        <w:p>
          <w:pPr>
            <w:pStyle w:val="6"/>
            <w:tabs>
              <w:tab w:val="right" w:leader="dot" w:pos="9628"/>
            </w:tabs>
            <w:ind w:left="960" w:firstLine="480"/>
            <w:rPr>
              <w:ins w:id="1782" w:author="FSMM _" w:date="2019-10-17T20:49:00Z"/>
              <w:del w:id="1783" w:author="冰蓝城 [2]" w:date="2019-10-22T17:17:15Z"/>
              <w:rFonts w:asciiTheme="minorHAnsi" w:hAnsiTheme="minorHAnsi" w:eastAsiaTheme="minorEastAsia"/>
              <w:kern w:val="2"/>
              <w:sz w:val="21"/>
            </w:rPr>
          </w:pPr>
          <w:ins w:id="1784" w:author="FSMM _" w:date="2019-10-17T20:49:00Z">
            <w:del w:id="1785" w:author="冰蓝城 [2]" w:date="2019-10-22T17:17:15Z">
              <w:r>
                <w:rPr>
                  <w:rStyle w:val="16"/>
                </w:rPr>
                <w:delText xml:space="preserve">4.1.1 </w:delText>
              </w:r>
            </w:del>
          </w:ins>
          <w:ins w:id="1786" w:author="FSMM _" w:date="2019-10-17T20:49:00Z">
            <w:del w:id="1787" w:author="冰蓝城 [2]" w:date="2019-10-22T17:17:15Z">
              <w:r>
                <w:rPr>
                  <w:rStyle w:val="16"/>
                  <w:rFonts w:hint="eastAsia"/>
                </w:rPr>
                <w:delText>第</w:delText>
              </w:r>
            </w:del>
          </w:ins>
          <w:ins w:id="1788" w:author="FSMM _" w:date="2019-10-17T20:49:00Z">
            <w:del w:id="1789" w:author="冰蓝城 [2]" w:date="2019-10-22T17:17:15Z">
              <w:r>
                <w:rPr>
                  <w:rStyle w:val="16"/>
                </w:rPr>
                <w:delText>0</w:delText>
              </w:r>
            </w:del>
          </w:ins>
          <w:ins w:id="1790" w:author="FSMM _" w:date="2019-10-17T20:49:00Z">
            <w:del w:id="1791" w:author="冰蓝城 [2]" w:date="2019-10-22T17:17:15Z">
              <w:r>
                <w:rPr>
                  <w:rStyle w:val="16"/>
                  <w:rFonts w:hint="eastAsia"/>
                </w:rPr>
                <w:delText>层</w:delText>
              </w:r>
            </w:del>
          </w:ins>
          <w:ins w:id="1792" w:author="FSMM _" w:date="2019-10-17T20:49:00Z">
            <w:del w:id="1793" w:author="冰蓝城 [2]" w:date="2019-10-22T17:17:15Z">
              <w:r>
                <w:rPr/>
                <w:tab/>
              </w:r>
            </w:del>
          </w:ins>
          <w:ins w:id="1794" w:author="FSMM _" w:date="2019-10-17T20:49:00Z">
            <w:del w:id="1795" w:author="冰蓝城 [2]" w:date="2019-10-22T17:17:15Z">
              <w:r>
                <w:rPr/>
                <w:delText>8</w:delText>
              </w:r>
            </w:del>
          </w:ins>
        </w:p>
        <w:p>
          <w:pPr>
            <w:pStyle w:val="6"/>
            <w:tabs>
              <w:tab w:val="right" w:leader="dot" w:pos="9628"/>
            </w:tabs>
            <w:ind w:left="960" w:firstLine="480"/>
            <w:rPr>
              <w:ins w:id="1796" w:author="FSMM _" w:date="2019-10-17T20:49:00Z"/>
              <w:del w:id="1797" w:author="冰蓝城 [2]" w:date="2019-10-22T17:17:15Z"/>
              <w:rFonts w:asciiTheme="minorHAnsi" w:hAnsiTheme="minorHAnsi" w:eastAsiaTheme="minorEastAsia"/>
              <w:kern w:val="2"/>
              <w:sz w:val="21"/>
            </w:rPr>
          </w:pPr>
          <w:ins w:id="1798" w:author="FSMM _" w:date="2019-10-17T20:49:00Z">
            <w:del w:id="1799" w:author="冰蓝城 [2]" w:date="2019-10-22T17:17:15Z">
              <w:r>
                <w:rPr>
                  <w:rStyle w:val="16"/>
                </w:rPr>
                <w:delText xml:space="preserve">4.1.2 </w:delText>
              </w:r>
            </w:del>
          </w:ins>
          <w:ins w:id="1800" w:author="FSMM _" w:date="2019-10-17T20:49:00Z">
            <w:del w:id="1801" w:author="冰蓝城 [2]" w:date="2019-10-22T17:17:15Z">
              <w:r>
                <w:rPr>
                  <w:rStyle w:val="16"/>
                  <w:rFonts w:hint="eastAsia"/>
                </w:rPr>
                <w:delText>第</w:delText>
              </w:r>
            </w:del>
          </w:ins>
          <w:ins w:id="1802" w:author="FSMM _" w:date="2019-10-17T20:49:00Z">
            <w:del w:id="1803" w:author="冰蓝城 [2]" w:date="2019-10-22T17:17:15Z">
              <w:r>
                <w:rPr>
                  <w:rStyle w:val="16"/>
                </w:rPr>
                <w:delText>1</w:delText>
              </w:r>
            </w:del>
          </w:ins>
          <w:ins w:id="1804" w:author="FSMM _" w:date="2019-10-17T20:49:00Z">
            <w:del w:id="1805" w:author="冰蓝城 [2]" w:date="2019-10-22T17:17:15Z">
              <w:r>
                <w:rPr>
                  <w:rStyle w:val="16"/>
                  <w:rFonts w:hint="eastAsia"/>
                </w:rPr>
                <w:delText>层</w:delText>
              </w:r>
            </w:del>
          </w:ins>
          <w:ins w:id="1806" w:author="FSMM _" w:date="2019-10-17T20:49:00Z">
            <w:del w:id="1807" w:author="冰蓝城 [2]" w:date="2019-10-22T17:17:15Z">
              <w:r>
                <w:rPr/>
                <w:tab/>
              </w:r>
            </w:del>
          </w:ins>
          <w:ins w:id="1808" w:author="FSMM _" w:date="2019-10-17T20:49:00Z">
            <w:del w:id="1809" w:author="冰蓝城 [2]" w:date="2019-10-22T17:17:15Z">
              <w:r>
                <w:rPr/>
                <w:delText>8</w:delText>
              </w:r>
            </w:del>
          </w:ins>
        </w:p>
        <w:p>
          <w:pPr>
            <w:pStyle w:val="6"/>
            <w:tabs>
              <w:tab w:val="right" w:leader="dot" w:pos="9628"/>
            </w:tabs>
            <w:ind w:left="960" w:firstLine="480"/>
            <w:rPr>
              <w:ins w:id="1810" w:author="FSMM _" w:date="2019-10-17T20:49:00Z"/>
              <w:del w:id="1811" w:author="冰蓝城 [2]" w:date="2019-10-22T17:17:15Z"/>
              <w:rFonts w:asciiTheme="minorHAnsi" w:hAnsiTheme="minorHAnsi" w:eastAsiaTheme="minorEastAsia"/>
              <w:kern w:val="2"/>
              <w:sz w:val="21"/>
            </w:rPr>
          </w:pPr>
          <w:ins w:id="1812" w:author="FSMM _" w:date="2019-10-17T20:49:00Z">
            <w:del w:id="1813" w:author="冰蓝城 [2]" w:date="2019-10-22T17:17:15Z">
              <w:r>
                <w:rPr>
                  <w:rStyle w:val="16"/>
                </w:rPr>
                <w:delText xml:space="preserve">4.1.2 </w:delText>
              </w:r>
            </w:del>
          </w:ins>
          <w:ins w:id="1814" w:author="FSMM _" w:date="2019-10-17T20:49:00Z">
            <w:del w:id="1815" w:author="冰蓝城 [2]" w:date="2019-10-22T17:17:15Z">
              <w:r>
                <w:rPr>
                  <w:rStyle w:val="16"/>
                  <w:rFonts w:hint="eastAsia"/>
                </w:rPr>
                <w:delText>第</w:delText>
              </w:r>
            </w:del>
          </w:ins>
          <w:ins w:id="1816" w:author="FSMM _" w:date="2019-10-17T20:49:00Z">
            <w:del w:id="1817" w:author="冰蓝城 [2]" w:date="2019-10-22T17:17:15Z">
              <w:r>
                <w:rPr>
                  <w:rStyle w:val="16"/>
                </w:rPr>
                <w:delText>2</w:delText>
              </w:r>
            </w:del>
          </w:ins>
          <w:ins w:id="1818" w:author="FSMM _" w:date="2019-10-17T20:49:00Z">
            <w:del w:id="1819" w:author="冰蓝城 [2]" w:date="2019-10-22T17:17:15Z">
              <w:r>
                <w:rPr>
                  <w:rStyle w:val="16"/>
                  <w:rFonts w:hint="eastAsia"/>
                </w:rPr>
                <w:delText>层</w:delText>
              </w:r>
            </w:del>
          </w:ins>
          <w:ins w:id="1820" w:author="FSMM _" w:date="2019-10-17T20:49:00Z">
            <w:del w:id="1821" w:author="冰蓝城 [2]" w:date="2019-10-22T17:17:15Z">
              <w:r>
                <w:rPr/>
                <w:tab/>
              </w:r>
            </w:del>
          </w:ins>
          <w:ins w:id="1822" w:author="FSMM _" w:date="2019-10-17T20:49:00Z">
            <w:del w:id="1823" w:author="冰蓝城 [2]" w:date="2019-10-22T17:17:15Z">
              <w:r>
                <w:rPr/>
                <w:delText>8</w:delText>
              </w:r>
            </w:del>
          </w:ins>
        </w:p>
        <w:p>
          <w:pPr>
            <w:pStyle w:val="12"/>
            <w:tabs>
              <w:tab w:val="right" w:leader="dot" w:pos="9628"/>
            </w:tabs>
            <w:ind w:left="480" w:firstLine="480"/>
            <w:rPr>
              <w:ins w:id="1824" w:author="FSMM _" w:date="2019-10-17T20:49:00Z"/>
              <w:del w:id="1825" w:author="冰蓝城 [2]" w:date="2019-10-22T17:17:15Z"/>
              <w:rFonts w:asciiTheme="minorHAnsi" w:hAnsiTheme="minorHAnsi" w:eastAsiaTheme="minorEastAsia"/>
              <w:kern w:val="2"/>
              <w:sz w:val="21"/>
            </w:rPr>
          </w:pPr>
          <w:ins w:id="1826" w:author="FSMM _" w:date="2019-10-17T20:49:00Z">
            <w:del w:id="1827" w:author="冰蓝城 [2]" w:date="2019-10-22T17:17:15Z">
              <w:r>
                <w:rPr>
                  <w:rStyle w:val="16"/>
                </w:rPr>
                <w:delText xml:space="preserve">4.2 </w:delText>
              </w:r>
            </w:del>
          </w:ins>
          <w:ins w:id="1828" w:author="FSMM _" w:date="2019-10-17T20:49:00Z">
            <w:del w:id="1829" w:author="冰蓝城 [2]" w:date="2019-10-22T17:17:15Z">
              <w:r>
                <w:rPr>
                  <w:rStyle w:val="16"/>
                  <w:rFonts w:hint="eastAsia"/>
                </w:rPr>
                <w:delText>功能实现</w:delText>
              </w:r>
            </w:del>
          </w:ins>
          <w:ins w:id="1830" w:author="FSMM _" w:date="2019-10-17T20:49:00Z">
            <w:del w:id="1831" w:author="冰蓝城 [2]" w:date="2019-10-22T17:17:15Z">
              <w:r>
                <w:rPr/>
                <w:tab/>
              </w:r>
            </w:del>
          </w:ins>
          <w:ins w:id="1832" w:author="FSMM _" w:date="2019-10-17T20:49:00Z">
            <w:del w:id="1833" w:author="冰蓝城 [2]" w:date="2019-10-22T17:17:15Z">
              <w:r>
                <w:rPr/>
                <w:delText>8</w:delText>
              </w:r>
            </w:del>
          </w:ins>
        </w:p>
        <w:p>
          <w:pPr>
            <w:pStyle w:val="6"/>
            <w:tabs>
              <w:tab w:val="right" w:leader="dot" w:pos="9628"/>
            </w:tabs>
            <w:ind w:left="960" w:firstLine="480"/>
            <w:rPr>
              <w:ins w:id="1834" w:author="FSMM _" w:date="2019-10-17T20:49:00Z"/>
              <w:del w:id="1835" w:author="冰蓝城 [2]" w:date="2019-10-22T17:17:15Z"/>
              <w:rFonts w:asciiTheme="minorHAnsi" w:hAnsiTheme="minorHAnsi" w:eastAsiaTheme="minorEastAsia"/>
              <w:kern w:val="2"/>
              <w:sz w:val="21"/>
            </w:rPr>
          </w:pPr>
          <w:ins w:id="1836" w:author="FSMM _" w:date="2019-10-17T20:49:00Z">
            <w:del w:id="1837" w:author="冰蓝城 [2]" w:date="2019-10-22T17:17:15Z">
              <w:r>
                <w:rPr>
                  <w:rStyle w:val="16"/>
                </w:rPr>
                <w:delText>4.2.1</w:delText>
              </w:r>
            </w:del>
          </w:ins>
          <w:ins w:id="1838" w:author="FSMM _" w:date="2019-10-17T20:49:00Z">
            <w:del w:id="1839" w:author="冰蓝城 [2]" w:date="2019-10-22T17:17:15Z">
              <w:r>
                <w:rPr>
                  <w:rStyle w:val="16"/>
                  <w:rFonts w:hint="eastAsia"/>
                </w:rPr>
                <w:delText>登录注册</w:delText>
              </w:r>
            </w:del>
          </w:ins>
          <w:ins w:id="1840" w:author="FSMM _" w:date="2019-10-17T20:49:00Z">
            <w:del w:id="1841" w:author="冰蓝城 [2]" w:date="2019-10-22T17:17:15Z">
              <w:r>
                <w:rPr/>
                <w:tab/>
              </w:r>
            </w:del>
          </w:ins>
          <w:ins w:id="1842" w:author="FSMM _" w:date="2019-10-17T20:49:00Z">
            <w:del w:id="1843" w:author="冰蓝城 [2]" w:date="2019-10-22T17:17:15Z">
              <w:r>
                <w:rPr/>
                <w:delText>8</w:delText>
              </w:r>
            </w:del>
          </w:ins>
        </w:p>
        <w:p>
          <w:pPr>
            <w:pStyle w:val="6"/>
            <w:tabs>
              <w:tab w:val="right" w:leader="dot" w:pos="9628"/>
            </w:tabs>
            <w:ind w:left="960" w:firstLine="480"/>
            <w:rPr>
              <w:ins w:id="1844" w:author="FSMM _" w:date="2019-10-17T20:49:00Z"/>
              <w:del w:id="1845" w:author="冰蓝城 [2]" w:date="2019-10-22T17:17:15Z"/>
              <w:rFonts w:asciiTheme="minorHAnsi" w:hAnsiTheme="minorHAnsi" w:eastAsiaTheme="minorEastAsia"/>
              <w:kern w:val="2"/>
              <w:sz w:val="21"/>
            </w:rPr>
          </w:pPr>
          <w:ins w:id="1846" w:author="FSMM _" w:date="2019-10-17T20:49:00Z">
            <w:del w:id="1847" w:author="冰蓝城 [2]" w:date="2019-10-22T17:17:15Z">
              <w:r>
                <w:rPr>
                  <w:rStyle w:val="16"/>
                </w:rPr>
                <w:delText xml:space="preserve">4.2.2 </w:delText>
              </w:r>
            </w:del>
          </w:ins>
          <w:ins w:id="1848" w:author="FSMM _" w:date="2019-10-17T20:49:00Z">
            <w:del w:id="1849" w:author="冰蓝城 [2]" w:date="2019-10-22T17:17:15Z">
              <w:r>
                <w:rPr>
                  <w:rStyle w:val="16"/>
                  <w:rFonts w:hint="eastAsia"/>
                </w:rPr>
                <w:delText>视图切换</w:delText>
              </w:r>
            </w:del>
          </w:ins>
          <w:ins w:id="1850" w:author="FSMM _" w:date="2019-10-17T20:49:00Z">
            <w:del w:id="1851" w:author="冰蓝城 [2]" w:date="2019-10-22T17:17:15Z">
              <w:r>
                <w:rPr/>
                <w:tab/>
              </w:r>
            </w:del>
          </w:ins>
          <w:ins w:id="1852" w:author="FSMM _" w:date="2019-10-17T20:49:00Z">
            <w:del w:id="1853" w:author="冰蓝城 [2]" w:date="2019-10-22T17:17:15Z">
              <w:r>
                <w:rPr/>
                <w:delText>8</w:delText>
              </w:r>
            </w:del>
          </w:ins>
        </w:p>
        <w:p>
          <w:pPr>
            <w:pStyle w:val="6"/>
            <w:tabs>
              <w:tab w:val="right" w:leader="dot" w:pos="9628"/>
            </w:tabs>
            <w:ind w:left="960" w:firstLine="480"/>
            <w:rPr>
              <w:ins w:id="1854" w:author="FSMM _" w:date="2019-10-17T20:49:00Z"/>
              <w:del w:id="1855" w:author="冰蓝城 [2]" w:date="2019-10-22T17:17:15Z"/>
              <w:rFonts w:asciiTheme="minorHAnsi" w:hAnsiTheme="minorHAnsi" w:eastAsiaTheme="minorEastAsia"/>
              <w:kern w:val="2"/>
              <w:sz w:val="21"/>
            </w:rPr>
          </w:pPr>
          <w:ins w:id="1856" w:author="FSMM _" w:date="2019-10-17T20:49:00Z">
            <w:del w:id="1857" w:author="冰蓝城 [2]" w:date="2019-10-22T17:17:15Z">
              <w:r>
                <w:rPr>
                  <w:rStyle w:val="16"/>
                </w:rPr>
                <w:delText xml:space="preserve">4.2.3 </w:delText>
              </w:r>
            </w:del>
          </w:ins>
          <w:ins w:id="1858" w:author="FSMM _" w:date="2019-10-17T20:49:00Z">
            <w:del w:id="1859" w:author="冰蓝城 [2]" w:date="2019-10-22T17:17:15Z">
              <w:r>
                <w:rPr>
                  <w:rStyle w:val="16"/>
                  <w:rFonts w:hint="eastAsia"/>
                </w:rPr>
                <w:delText>即时查询</w:delText>
              </w:r>
            </w:del>
          </w:ins>
          <w:ins w:id="1860" w:author="FSMM _" w:date="2019-10-17T20:49:00Z">
            <w:del w:id="1861" w:author="冰蓝城 [2]" w:date="2019-10-22T17:17:15Z">
              <w:r>
                <w:rPr/>
                <w:tab/>
              </w:r>
            </w:del>
          </w:ins>
          <w:ins w:id="1862" w:author="FSMM _" w:date="2019-10-17T20:49:00Z">
            <w:del w:id="1863" w:author="冰蓝城 [2]" w:date="2019-10-22T17:17:15Z">
              <w:r>
                <w:rPr/>
                <w:delText>8</w:delText>
              </w:r>
            </w:del>
          </w:ins>
        </w:p>
        <w:p>
          <w:pPr>
            <w:pStyle w:val="6"/>
            <w:tabs>
              <w:tab w:val="right" w:leader="dot" w:pos="9628"/>
            </w:tabs>
            <w:ind w:left="960" w:firstLine="480"/>
            <w:rPr>
              <w:ins w:id="1864" w:author="FSMM _" w:date="2019-10-17T20:49:00Z"/>
              <w:del w:id="1865" w:author="冰蓝城 [2]" w:date="2019-10-22T17:17:15Z"/>
              <w:rFonts w:asciiTheme="minorHAnsi" w:hAnsiTheme="minorHAnsi" w:eastAsiaTheme="minorEastAsia"/>
              <w:kern w:val="2"/>
              <w:sz w:val="21"/>
            </w:rPr>
          </w:pPr>
          <w:ins w:id="1866" w:author="FSMM _" w:date="2019-10-17T20:49:00Z">
            <w:del w:id="1867" w:author="冰蓝城 [2]" w:date="2019-10-22T17:17:15Z">
              <w:r>
                <w:rPr>
                  <w:rStyle w:val="16"/>
                </w:rPr>
                <w:delText xml:space="preserve">4.2.4 </w:delText>
              </w:r>
            </w:del>
          </w:ins>
          <w:ins w:id="1868" w:author="FSMM _" w:date="2019-10-17T20:49:00Z">
            <w:del w:id="1869" w:author="冰蓝城 [2]" w:date="2019-10-22T17:17:15Z">
              <w:r>
                <w:rPr>
                  <w:rStyle w:val="16"/>
                  <w:rFonts w:hint="eastAsia"/>
                </w:rPr>
                <w:delText>离线数据同步</w:delText>
              </w:r>
            </w:del>
          </w:ins>
          <w:ins w:id="1870" w:author="FSMM _" w:date="2019-10-17T20:49:00Z">
            <w:del w:id="1871" w:author="冰蓝城 [2]" w:date="2019-10-22T17:17:15Z">
              <w:r>
                <w:rPr/>
                <w:tab/>
              </w:r>
            </w:del>
          </w:ins>
          <w:ins w:id="1872" w:author="FSMM _" w:date="2019-10-17T20:49:00Z">
            <w:del w:id="1873" w:author="冰蓝城 [2]" w:date="2019-10-22T17:17:15Z">
              <w:r>
                <w:rPr/>
                <w:delText>8</w:delText>
              </w:r>
            </w:del>
          </w:ins>
        </w:p>
        <w:p>
          <w:pPr>
            <w:pStyle w:val="6"/>
            <w:tabs>
              <w:tab w:val="right" w:leader="dot" w:pos="9628"/>
            </w:tabs>
            <w:ind w:left="960" w:firstLine="480"/>
            <w:rPr>
              <w:ins w:id="1874" w:author="FSMM _" w:date="2019-10-17T20:49:00Z"/>
              <w:del w:id="1875" w:author="冰蓝城 [2]" w:date="2019-10-22T17:17:15Z"/>
              <w:rFonts w:asciiTheme="minorHAnsi" w:hAnsiTheme="minorHAnsi" w:eastAsiaTheme="minorEastAsia"/>
              <w:kern w:val="2"/>
              <w:sz w:val="21"/>
            </w:rPr>
          </w:pPr>
          <w:ins w:id="1876" w:author="FSMM _" w:date="2019-10-17T20:49:00Z">
            <w:del w:id="1877" w:author="冰蓝城 [2]" w:date="2019-10-22T17:17:15Z">
              <w:r>
                <w:rPr>
                  <w:rStyle w:val="16"/>
                </w:rPr>
                <w:delText xml:space="preserve">4.2.5 </w:delText>
              </w:r>
            </w:del>
          </w:ins>
          <w:ins w:id="1878" w:author="FSMM _" w:date="2019-10-17T20:49:00Z">
            <w:del w:id="1879" w:author="冰蓝城 [2]" w:date="2019-10-22T17:17:15Z">
              <w:r>
                <w:rPr>
                  <w:rStyle w:val="16"/>
                  <w:rFonts w:hint="eastAsia"/>
                </w:rPr>
                <w:delText>标记信息分享</w:delText>
              </w:r>
            </w:del>
          </w:ins>
          <w:ins w:id="1880" w:author="FSMM _" w:date="2019-10-17T20:49:00Z">
            <w:del w:id="1881" w:author="冰蓝城 [2]" w:date="2019-10-22T17:17:15Z">
              <w:r>
                <w:rPr/>
                <w:tab/>
              </w:r>
            </w:del>
          </w:ins>
          <w:ins w:id="1882" w:author="FSMM _" w:date="2019-10-17T20:49:00Z">
            <w:del w:id="1883" w:author="冰蓝城 [2]" w:date="2019-10-22T17:17:15Z">
              <w:r>
                <w:rPr/>
                <w:delText>8</w:delText>
              </w:r>
            </w:del>
          </w:ins>
        </w:p>
        <w:p>
          <w:pPr>
            <w:pStyle w:val="6"/>
            <w:tabs>
              <w:tab w:val="right" w:leader="dot" w:pos="9628"/>
            </w:tabs>
            <w:ind w:left="960" w:firstLine="480"/>
            <w:rPr>
              <w:ins w:id="1884" w:author="FSMM _" w:date="2019-10-17T20:49:00Z"/>
              <w:del w:id="1885" w:author="冰蓝城 [2]" w:date="2019-10-22T17:17:15Z"/>
              <w:rFonts w:asciiTheme="minorHAnsi" w:hAnsiTheme="minorHAnsi" w:eastAsiaTheme="minorEastAsia"/>
              <w:kern w:val="2"/>
              <w:sz w:val="21"/>
            </w:rPr>
          </w:pPr>
          <w:ins w:id="1886" w:author="FSMM _" w:date="2019-10-17T20:49:00Z">
            <w:del w:id="1887" w:author="冰蓝城 [2]" w:date="2019-10-22T17:17:15Z">
              <w:r>
                <w:rPr>
                  <w:rStyle w:val="16"/>
                </w:rPr>
                <w:delText xml:space="preserve">4.2.6 </w:delText>
              </w:r>
            </w:del>
          </w:ins>
          <w:ins w:id="1888" w:author="FSMM _" w:date="2019-10-17T20:49:00Z">
            <w:del w:id="1889" w:author="冰蓝城 [2]" w:date="2019-10-22T17:17:15Z">
              <w:r>
                <w:rPr>
                  <w:rStyle w:val="16"/>
                  <w:rFonts w:hint="eastAsia"/>
                </w:rPr>
                <w:delText>图层选择</w:delText>
              </w:r>
            </w:del>
          </w:ins>
          <w:ins w:id="1890" w:author="FSMM _" w:date="2019-10-17T20:49:00Z">
            <w:del w:id="1891" w:author="冰蓝城 [2]" w:date="2019-10-22T17:17:15Z">
              <w:r>
                <w:rPr/>
                <w:tab/>
              </w:r>
            </w:del>
          </w:ins>
          <w:ins w:id="1892" w:author="FSMM _" w:date="2019-10-17T20:49:00Z">
            <w:del w:id="1893" w:author="冰蓝城 [2]" w:date="2019-10-22T17:17:15Z">
              <w:r>
                <w:rPr/>
                <w:delText>8</w:delText>
              </w:r>
            </w:del>
          </w:ins>
        </w:p>
        <w:p>
          <w:pPr>
            <w:pStyle w:val="6"/>
            <w:tabs>
              <w:tab w:val="right" w:leader="dot" w:pos="9628"/>
            </w:tabs>
            <w:ind w:left="960" w:firstLine="480"/>
            <w:rPr>
              <w:ins w:id="1894" w:author="FSMM _" w:date="2019-10-17T20:49:00Z"/>
              <w:del w:id="1895" w:author="冰蓝城 [2]" w:date="2019-10-22T17:17:15Z"/>
              <w:rFonts w:asciiTheme="minorHAnsi" w:hAnsiTheme="minorHAnsi" w:eastAsiaTheme="minorEastAsia"/>
              <w:kern w:val="2"/>
              <w:sz w:val="21"/>
            </w:rPr>
          </w:pPr>
          <w:ins w:id="1896" w:author="FSMM _" w:date="2019-10-17T20:49:00Z">
            <w:del w:id="1897" w:author="冰蓝城 [2]" w:date="2019-10-22T17:17:15Z">
              <w:r>
                <w:rPr>
                  <w:rStyle w:val="16"/>
                </w:rPr>
                <w:delText xml:space="preserve">4.2.7 </w:delText>
              </w:r>
            </w:del>
          </w:ins>
          <w:ins w:id="1898" w:author="FSMM _" w:date="2019-10-17T20:49:00Z">
            <w:del w:id="1899" w:author="冰蓝城 [2]" w:date="2019-10-22T17:17:15Z">
              <w:r>
                <w:rPr>
                  <w:rStyle w:val="16"/>
                  <w:rFonts w:hint="eastAsia"/>
                </w:rPr>
                <w:delText>信息标记</w:delText>
              </w:r>
            </w:del>
          </w:ins>
          <w:ins w:id="1900" w:author="FSMM _" w:date="2019-10-17T20:49:00Z">
            <w:del w:id="1901" w:author="冰蓝城 [2]" w:date="2019-10-22T17:17:15Z">
              <w:r>
                <w:rPr/>
                <w:tab/>
              </w:r>
            </w:del>
          </w:ins>
          <w:ins w:id="1902" w:author="FSMM _" w:date="2019-10-17T20:49:00Z">
            <w:del w:id="1903" w:author="冰蓝城 [2]" w:date="2019-10-22T17:17:15Z">
              <w:r>
                <w:rPr/>
                <w:delText>8</w:delText>
              </w:r>
            </w:del>
          </w:ins>
        </w:p>
        <w:p>
          <w:pPr>
            <w:pStyle w:val="6"/>
            <w:tabs>
              <w:tab w:val="right" w:leader="dot" w:pos="9628"/>
            </w:tabs>
            <w:ind w:left="960" w:firstLine="480"/>
            <w:rPr>
              <w:ins w:id="1904" w:author="FSMM _" w:date="2019-10-17T20:49:00Z"/>
              <w:del w:id="1905" w:author="冰蓝城 [2]" w:date="2019-10-22T17:17:15Z"/>
              <w:rFonts w:asciiTheme="minorHAnsi" w:hAnsiTheme="minorHAnsi" w:eastAsiaTheme="minorEastAsia"/>
              <w:kern w:val="2"/>
              <w:sz w:val="21"/>
            </w:rPr>
          </w:pPr>
          <w:ins w:id="1906" w:author="FSMM _" w:date="2019-10-17T20:49:00Z">
            <w:del w:id="1907" w:author="冰蓝城 [2]" w:date="2019-10-22T17:17:15Z">
              <w:r>
                <w:rPr>
                  <w:rStyle w:val="16"/>
                </w:rPr>
                <w:delText xml:space="preserve">4.2.8 </w:delText>
              </w:r>
            </w:del>
          </w:ins>
          <w:ins w:id="1908" w:author="FSMM _" w:date="2019-10-17T20:49:00Z">
            <w:del w:id="1909" w:author="冰蓝城 [2]" w:date="2019-10-22T17:17:15Z">
              <w:r>
                <w:rPr>
                  <w:rStyle w:val="16"/>
                  <w:rFonts w:hint="eastAsia"/>
                </w:rPr>
                <w:delText>信息发布</w:delText>
              </w:r>
            </w:del>
          </w:ins>
          <w:ins w:id="1910" w:author="FSMM _" w:date="2019-10-17T20:49:00Z">
            <w:del w:id="1911" w:author="冰蓝城 [2]" w:date="2019-10-22T17:17:15Z">
              <w:r>
                <w:rPr/>
                <w:tab/>
              </w:r>
            </w:del>
          </w:ins>
          <w:ins w:id="1912" w:author="FSMM _" w:date="2019-10-17T20:49:00Z">
            <w:del w:id="1913" w:author="冰蓝城 [2]" w:date="2019-10-22T17:17:15Z">
              <w:r>
                <w:rPr/>
                <w:delText>8</w:delText>
              </w:r>
            </w:del>
          </w:ins>
        </w:p>
        <w:p>
          <w:pPr>
            <w:pStyle w:val="11"/>
            <w:tabs>
              <w:tab w:val="right" w:leader="dot" w:pos="9628"/>
            </w:tabs>
            <w:ind w:firstLine="480"/>
            <w:rPr>
              <w:ins w:id="1914" w:author="FSMM _" w:date="2019-10-17T20:49:00Z"/>
              <w:del w:id="1915" w:author="冰蓝城 [2]" w:date="2019-10-22T17:17:15Z"/>
              <w:rFonts w:asciiTheme="minorHAnsi" w:hAnsiTheme="minorHAnsi" w:eastAsiaTheme="minorEastAsia"/>
              <w:kern w:val="2"/>
              <w:sz w:val="21"/>
            </w:rPr>
          </w:pPr>
          <w:ins w:id="1916" w:author="FSMM _" w:date="2019-10-17T20:49:00Z">
            <w:del w:id="1917" w:author="冰蓝城 [2]" w:date="2019-10-22T17:17:15Z">
              <w:r>
                <w:rPr>
                  <w:rStyle w:val="16"/>
                </w:rPr>
                <w:delText>5</w:delText>
              </w:r>
            </w:del>
          </w:ins>
          <w:ins w:id="1918" w:author="FSMM _" w:date="2019-10-17T20:49:00Z">
            <w:del w:id="1919" w:author="冰蓝城 [2]" w:date="2019-10-22T17:17:15Z">
              <w:r>
                <w:rPr>
                  <w:rStyle w:val="16"/>
                  <w:rFonts w:hint="eastAsia"/>
                </w:rPr>
                <w:delText>、界面设计</w:delText>
              </w:r>
            </w:del>
          </w:ins>
          <w:ins w:id="1920" w:author="FSMM _" w:date="2019-10-17T20:49:00Z">
            <w:del w:id="1921" w:author="冰蓝城 [2]" w:date="2019-10-22T17:17:15Z">
              <w:r>
                <w:rPr/>
                <w:tab/>
              </w:r>
            </w:del>
          </w:ins>
          <w:ins w:id="1922" w:author="FSMM _" w:date="2019-10-17T20:49:00Z">
            <w:del w:id="1923" w:author="冰蓝城 [2]" w:date="2019-10-22T17:17:15Z">
              <w:r>
                <w:rPr/>
                <w:delText>8</w:delText>
              </w:r>
            </w:del>
          </w:ins>
        </w:p>
        <w:p>
          <w:pPr>
            <w:pStyle w:val="11"/>
            <w:tabs>
              <w:tab w:val="right" w:leader="dot" w:pos="9628"/>
            </w:tabs>
            <w:ind w:firstLine="480"/>
            <w:rPr>
              <w:ins w:id="1924" w:author="FSMM _" w:date="2019-10-17T20:49:00Z"/>
              <w:del w:id="1925" w:author="冰蓝城 [2]" w:date="2019-10-22T17:17:15Z"/>
              <w:rFonts w:asciiTheme="minorHAnsi" w:hAnsiTheme="minorHAnsi" w:eastAsiaTheme="minorEastAsia"/>
              <w:kern w:val="2"/>
              <w:sz w:val="21"/>
            </w:rPr>
          </w:pPr>
          <w:ins w:id="1926" w:author="FSMM _" w:date="2019-10-17T20:49:00Z">
            <w:del w:id="1927" w:author="冰蓝城 [2]" w:date="2019-10-22T17:17:15Z">
              <w:r>
                <w:rPr>
                  <w:rStyle w:val="16"/>
                </w:rPr>
                <w:delText>6</w:delText>
              </w:r>
            </w:del>
          </w:ins>
          <w:ins w:id="1928" w:author="FSMM _" w:date="2019-10-17T20:49:00Z">
            <w:del w:id="1929" w:author="冰蓝城 [2]" w:date="2019-10-22T17:17:15Z">
              <w:r>
                <w:rPr>
                  <w:rStyle w:val="16"/>
                  <w:rFonts w:hint="eastAsia"/>
                </w:rPr>
                <w:delText>、程序设计</w:delText>
              </w:r>
            </w:del>
          </w:ins>
          <w:ins w:id="1930" w:author="FSMM _" w:date="2019-10-17T20:49:00Z">
            <w:del w:id="1931" w:author="冰蓝城 [2]" w:date="2019-10-22T17:17:15Z">
              <w:r>
                <w:rPr/>
                <w:tab/>
              </w:r>
            </w:del>
          </w:ins>
          <w:ins w:id="1932" w:author="FSMM _" w:date="2019-10-17T20:49:00Z">
            <w:del w:id="1933" w:author="冰蓝城 [2]" w:date="2019-10-22T17:17:15Z">
              <w:r>
                <w:rPr/>
                <w:delText>9</w:delText>
              </w:r>
            </w:del>
          </w:ins>
        </w:p>
        <w:p>
          <w:pPr>
            <w:pStyle w:val="12"/>
            <w:tabs>
              <w:tab w:val="right" w:leader="dot" w:pos="9628"/>
            </w:tabs>
            <w:ind w:left="480" w:firstLine="480"/>
            <w:rPr>
              <w:ins w:id="1934" w:author="FSMM _" w:date="2019-10-17T20:49:00Z"/>
              <w:del w:id="1935" w:author="冰蓝城 [2]" w:date="2019-10-22T17:17:15Z"/>
              <w:rFonts w:asciiTheme="minorHAnsi" w:hAnsiTheme="minorHAnsi" w:eastAsiaTheme="minorEastAsia"/>
              <w:kern w:val="2"/>
              <w:sz w:val="21"/>
            </w:rPr>
          </w:pPr>
          <w:ins w:id="1936" w:author="FSMM _" w:date="2019-10-17T20:49:00Z">
            <w:del w:id="1937" w:author="冰蓝城 [2]" w:date="2019-10-22T17:17:15Z">
              <w:r>
                <w:rPr>
                  <w:rStyle w:val="16"/>
                </w:rPr>
                <w:delText>6.1</w:delText>
              </w:r>
            </w:del>
          </w:ins>
          <w:ins w:id="1938" w:author="FSMM _" w:date="2019-10-17T20:49:00Z">
            <w:del w:id="1939" w:author="冰蓝城 [2]" w:date="2019-10-22T17:17:15Z">
              <w:r>
                <w:rPr>
                  <w:rStyle w:val="16"/>
                  <w:rFonts w:hint="eastAsia"/>
                </w:rPr>
                <w:delText>登录注册</w:delText>
              </w:r>
            </w:del>
          </w:ins>
          <w:ins w:id="1940" w:author="FSMM _" w:date="2019-10-17T20:49:00Z">
            <w:del w:id="1941" w:author="冰蓝城 [2]" w:date="2019-10-22T17:17:15Z">
              <w:r>
                <w:rPr/>
                <w:tab/>
              </w:r>
            </w:del>
          </w:ins>
          <w:ins w:id="1942" w:author="FSMM _" w:date="2019-10-17T20:49:00Z">
            <w:del w:id="1943" w:author="冰蓝城 [2]" w:date="2019-10-22T17:17:15Z">
              <w:r>
                <w:rPr/>
                <w:delText>9</w:delText>
              </w:r>
            </w:del>
          </w:ins>
        </w:p>
        <w:p>
          <w:pPr>
            <w:pStyle w:val="12"/>
            <w:tabs>
              <w:tab w:val="right" w:leader="dot" w:pos="9628"/>
            </w:tabs>
            <w:ind w:left="480" w:firstLine="480"/>
            <w:rPr>
              <w:ins w:id="1944" w:author="FSMM _" w:date="2019-10-17T20:49:00Z"/>
              <w:del w:id="1945" w:author="冰蓝城 [2]" w:date="2019-10-22T17:17:15Z"/>
              <w:rFonts w:asciiTheme="minorHAnsi" w:hAnsiTheme="minorHAnsi" w:eastAsiaTheme="minorEastAsia"/>
              <w:kern w:val="2"/>
              <w:sz w:val="21"/>
            </w:rPr>
          </w:pPr>
          <w:ins w:id="1946" w:author="FSMM _" w:date="2019-10-17T20:49:00Z">
            <w:del w:id="1947" w:author="冰蓝城 [2]" w:date="2019-10-22T17:17:15Z">
              <w:r>
                <w:rPr>
                  <w:rStyle w:val="16"/>
                </w:rPr>
                <w:delText xml:space="preserve">6.2 </w:delText>
              </w:r>
            </w:del>
          </w:ins>
          <w:ins w:id="1948" w:author="FSMM _" w:date="2019-10-17T20:49:00Z">
            <w:del w:id="1949" w:author="冰蓝城 [2]" w:date="2019-10-22T17:17:15Z">
              <w:r>
                <w:rPr>
                  <w:rStyle w:val="16"/>
                  <w:rFonts w:hint="eastAsia"/>
                </w:rPr>
                <w:delText>视图切换</w:delText>
              </w:r>
            </w:del>
          </w:ins>
          <w:ins w:id="1950" w:author="FSMM _" w:date="2019-10-17T20:49:00Z">
            <w:del w:id="1951" w:author="冰蓝城 [2]" w:date="2019-10-22T17:17:15Z">
              <w:r>
                <w:rPr/>
                <w:tab/>
              </w:r>
            </w:del>
          </w:ins>
          <w:ins w:id="1952" w:author="FSMM _" w:date="2019-10-17T20:49:00Z">
            <w:del w:id="1953" w:author="冰蓝城 [2]" w:date="2019-10-22T17:17:15Z">
              <w:r>
                <w:rPr/>
                <w:delText>9</w:delText>
              </w:r>
            </w:del>
          </w:ins>
        </w:p>
        <w:p>
          <w:pPr>
            <w:pStyle w:val="12"/>
            <w:tabs>
              <w:tab w:val="right" w:leader="dot" w:pos="9628"/>
            </w:tabs>
            <w:ind w:left="480" w:firstLine="480"/>
            <w:rPr>
              <w:ins w:id="1954" w:author="FSMM _" w:date="2019-10-17T20:49:00Z"/>
              <w:del w:id="1955" w:author="冰蓝城 [2]" w:date="2019-10-22T17:17:15Z"/>
              <w:rFonts w:asciiTheme="minorHAnsi" w:hAnsiTheme="minorHAnsi" w:eastAsiaTheme="minorEastAsia"/>
              <w:kern w:val="2"/>
              <w:sz w:val="21"/>
            </w:rPr>
          </w:pPr>
          <w:ins w:id="1956" w:author="FSMM _" w:date="2019-10-17T20:49:00Z">
            <w:del w:id="1957" w:author="冰蓝城 [2]" w:date="2019-10-22T17:17:15Z">
              <w:r>
                <w:rPr>
                  <w:rStyle w:val="16"/>
                </w:rPr>
                <w:delText xml:space="preserve">6.3 </w:delText>
              </w:r>
            </w:del>
          </w:ins>
          <w:ins w:id="1958" w:author="FSMM _" w:date="2019-10-17T20:49:00Z">
            <w:del w:id="1959" w:author="冰蓝城 [2]" w:date="2019-10-22T17:17:15Z">
              <w:r>
                <w:rPr>
                  <w:rStyle w:val="16"/>
                  <w:rFonts w:hint="eastAsia"/>
                </w:rPr>
                <w:delText>即时查询</w:delText>
              </w:r>
            </w:del>
          </w:ins>
          <w:ins w:id="1960" w:author="FSMM _" w:date="2019-10-17T20:49:00Z">
            <w:del w:id="1961" w:author="冰蓝城 [2]" w:date="2019-10-22T17:17:15Z">
              <w:r>
                <w:rPr/>
                <w:tab/>
              </w:r>
            </w:del>
          </w:ins>
          <w:ins w:id="1962" w:author="FSMM _" w:date="2019-10-17T20:49:00Z">
            <w:del w:id="1963" w:author="冰蓝城 [2]" w:date="2019-10-22T17:17:15Z">
              <w:r>
                <w:rPr/>
                <w:delText>9</w:delText>
              </w:r>
            </w:del>
          </w:ins>
        </w:p>
        <w:p>
          <w:pPr>
            <w:pStyle w:val="12"/>
            <w:tabs>
              <w:tab w:val="right" w:leader="dot" w:pos="9628"/>
            </w:tabs>
            <w:ind w:left="480" w:firstLine="480"/>
            <w:rPr>
              <w:ins w:id="1964" w:author="FSMM _" w:date="2019-10-17T20:49:00Z"/>
              <w:del w:id="1965" w:author="冰蓝城 [2]" w:date="2019-10-22T17:17:15Z"/>
              <w:rFonts w:asciiTheme="minorHAnsi" w:hAnsiTheme="minorHAnsi" w:eastAsiaTheme="minorEastAsia"/>
              <w:kern w:val="2"/>
              <w:sz w:val="21"/>
            </w:rPr>
          </w:pPr>
          <w:ins w:id="1966" w:author="FSMM _" w:date="2019-10-17T20:49:00Z">
            <w:del w:id="1967" w:author="冰蓝城 [2]" w:date="2019-10-22T17:17:15Z">
              <w:r>
                <w:rPr>
                  <w:rStyle w:val="16"/>
                </w:rPr>
                <w:delText xml:space="preserve">6.4 </w:delText>
              </w:r>
            </w:del>
          </w:ins>
          <w:ins w:id="1968" w:author="FSMM _" w:date="2019-10-17T20:49:00Z">
            <w:del w:id="1969" w:author="冰蓝城 [2]" w:date="2019-10-22T17:17:15Z">
              <w:r>
                <w:rPr>
                  <w:rStyle w:val="16"/>
                  <w:rFonts w:hint="eastAsia"/>
                </w:rPr>
                <w:delText>离线数据同步</w:delText>
              </w:r>
            </w:del>
          </w:ins>
          <w:ins w:id="1970" w:author="FSMM _" w:date="2019-10-17T20:49:00Z">
            <w:del w:id="1971" w:author="冰蓝城 [2]" w:date="2019-10-22T17:17:15Z">
              <w:r>
                <w:rPr/>
                <w:tab/>
              </w:r>
            </w:del>
          </w:ins>
          <w:ins w:id="1972" w:author="FSMM _" w:date="2019-10-17T20:49:00Z">
            <w:del w:id="1973" w:author="冰蓝城 [2]" w:date="2019-10-22T17:17:15Z">
              <w:r>
                <w:rPr/>
                <w:delText>9</w:delText>
              </w:r>
            </w:del>
          </w:ins>
        </w:p>
        <w:p>
          <w:pPr>
            <w:pStyle w:val="12"/>
            <w:tabs>
              <w:tab w:val="right" w:leader="dot" w:pos="9628"/>
            </w:tabs>
            <w:ind w:left="480" w:firstLine="480"/>
            <w:rPr>
              <w:ins w:id="1974" w:author="FSMM _" w:date="2019-10-17T20:49:00Z"/>
              <w:del w:id="1975" w:author="冰蓝城 [2]" w:date="2019-10-22T17:17:15Z"/>
              <w:rFonts w:asciiTheme="minorHAnsi" w:hAnsiTheme="minorHAnsi" w:eastAsiaTheme="minorEastAsia"/>
              <w:kern w:val="2"/>
              <w:sz w:val="21"/>
            </w:rPr>
          </w:pPr>
          <w:ins w:id="1976" w:author="FSMM _" w:date="2019-10-17T20:49:00Z">
            <w:del w:id="1977" w:author="冰蓝城 [2]" w:date="2019-10-22T17:17:15Z">
              <w:r>
                <w:rPr>
                  <w:rStyle w:val="16"/>
                </w:rPr>
                <w:delText xml:space="preserve">6.5 </w:delText>
              </w:r>
            </w:del>
          </w:ins>
          <w:ins w:id="1978" w:author="FSMM _" w:date="2019-10-17T20:49:00Z">
            <w:del w:id="1979" w:author="冰蓝城 [2]" w:date="2019-10-22T17:17:15Z">
              <w:r>
                <w:rPr>
                  <w:rStyle w:val="16"/>
                  <w:rFonts w:hint="eastAsia"/>
                </w:rPr>
                <w:delText>标记信息分享</w:delText>
              </w:r>
            </w:del>
          </w:ins>
          <w:ins w:id="1980" w:author="FSMM _" w:date="2019-10-17T20:49:00Z">
            <w:del w:id="1981" w:author="冰蓝城 [2]" w:date="2019-10-22T17:17:15Z">
              <w:r>
                <w:rPr/>
                <w:tab/>
              </w:r>
            </w:del>
          </w:ins>
          <w:ins w:id="1982" w:author="FSMM _" w:date="2019-10-17T20:49:00Z">
            <w:del w:id="1983" w:author="冰蓝城 [2]" w:date="2019-10-22T17:17:15Z">
              <w:r>
                <w:rPr/>
                <w:delText>9</w:delText>
              </w:r>
            </w:del>
          </w:ins>
        </w:p>
        <w:p>
          <w:pPr>
            <w:pStyle w:val="12"/>
            <w:tabs>
              <w:tab w:val="right" w:leader="dot" w:pos="9628"/>
            </w:tabs>
            <w:ind w:left="480" w:firstLine="480"/>
            <w:rPr>
              <w:ins w:id="1984" w:author="FSMM _" w:date="2019-10-17T20:49:00Z"/>
              <w:del w:id="1985" w:author="冰蓝城 [2]" w:date="2019-10-22T17:17:15Z"/>
              <w:rFonts w:asciiTheme="minorHAnsi" w:hAnsiTheme="minorHAnsi" w:eastAsiaTheme="minorEastAsia"/>
              <w:kern w:val="2"/>
              <w:sz w:val="21"/>
            </w:rPr>
          </w:pPr>
          <w:ins w:id="1986" w:author="FSMM _" w:date="2019-10-17T20:49:00Z">
            <w:del w:id="1987" w:author="冰蓝城 [2]" w:date="2019-10-22T17:17:15Z">
              <w:r>
                <w:rPr>
                  <w:rStyle w:val="16"/>
                </w:rPr>
                <w:delText xml:space="preserve">6.6 </w:delText>
              </w:r>
            </w:del>
          </w:ins>
          <w:ins w:id="1988" w:author="FSMM _" w:date="2019-10-17T20:49:00Z">
            <w:del w:id="1989" w:author="冰蓝城 [2]" w:date="2019-10-22T17:17:15Z">
              <w:r>
                <w:rPr>
                  <w:rStyle w:val="16"/>
                  <w:rFonts w:hint="eastAsia"/>
                </w:rPr>
                <w:delText>图层选择</w:delText>
              </w:r>
            </w:del>
          </w:ins>
          <w:ins w:id="1990" w:author="FSMM _" w:date="2019-10-17T20:49:00Z">
            <w:del w:id="1991" w:author="冰蓝城 [2]" w:date="2019-10-22T17:17:15Z">
              <w:r>
                <w:rPr/>
                <w:tab/>
              </w:r>
            </w:del>
          </w:ins>
          <w:ins w:id="1992" w:author="FSMM _" w:date="2019-10-17T20:49:00Z">
            <w:del w:id="1993" w:author="冰蓝城 [2]" w:date="2019-10-22T17:17:15Z">
              <w:r>
                <w:rPr/>
                <w:delText>9</w:delText>
              </w:r>
            </w:del>
          </w:ins>
        </w:p>
        <w:p>
          <w:pPr>
            <w:pStyle w:val="12"/>
            <w:tabs>
              <w:tab w:val="right" w:leader="dot" w:pos="9628"/>
            </w:tabs>
            <w:ind w:left="480" w:firstLine="480"/>
            <w:rPr>
              <w:ins w:id="1994" w:author="FSMM _" w:date="2019-10-17T20:49:00Z"/>
              <w:del w:id="1995" w:author="冰蓝城 [2]" w:date="2019-10-22T17:17:15Z"/>
              <w:rFonts w:asciiTheme="minorHAnsi" w:hAnsiTheme="minorHAnsi" w:eastAsiaTheme="minorEastAsia"/>
              <w:kern w:val="2"/>
              <w:sz w:val="21"/>
            </w:rPr>
          </w:pPr>
          <w:ins w:id="1996" w:author="FSMM _" w:date="2019-10-17T20:49:00Z">
            <w:del w:id="1997" w:author="冰蓝城 [2]" w:date="2019-10-22T17:17:15Z">
              <w:r>
                <w:rPr>
                  <w:rStyle w:val="16"/>
                </w:rPr>
                <w:delText xml:space="preserve">6.7 </w:delText>
              </w:r>
            </w:del>
          </w:ins>
          <w:ins w:id="1998" w:author="FSMM _" w:date="2019-10-17T20:49:00Z">
            <w:del w:id="1999" w:author="冰蓝城 [2]" w:date="2019-10-22T17:17:15Z">
              <w:r>
                <w:rPr>
                  <w:rStyle w:val="16"/>
                  <w:rFonts w:hint="eastAsia"/>
                </w:rPr>
                <w:delText>信息标记</w:delText>
              </w:r>
            </w:del>
          </w:ins>
          <w:ins w:id="2000" w:author="FSMM _" w:date="2019-10-17T20:49:00Z">
            <w:del w:id="2001" w:author="冰蓝城 [2]" w:date="2019-10-22T17:17:15Z">
              <w:r>
                <w:rPr/>
                <w:tab/>
              </w:r>
            </w:del>
          </w:ins>
          <w:ins w:id="2002" w:author="FSMM _" w:date="2019-10-17T20:49:00Z">
            <w:del w:id="2003" w:author="冰蓝城 [2]" w:date="2019-10-22T17:17:15Z">
              <w:r>
                <w:rPr/>
                <w:delText>9</w:delText>
              </w:r>
            </w:del>
          </w:ins>
        </w:p>
        <w:p>
          <w:pPr>
            <w:pStyle w:val="12"/>
            <w:tabs>
              <w:tab w:val="right" w:leader="dot" w:pos="9628"/>
            </w:tabs>
            <w:ind w:left="480" w:firstLine="480"/>
            <w:rPr>
              <w:ins w:id="2004" w:author="FSMM _" w:date="2019-10-17T20:49:00Z"/>
              <w:del w:id="2005" w:author="冰蓝城 [2]" w:date="2019-10-22T17:17:15Z"/>
              <w:rFonts w:asciiTheme="minorHAnsi" w:hAnsiTheme="minorHAnsi" w:eastAsiaTheme="minorEastAsia"/>
              <w:kern w:val="2"/>
              <w:sz w:val="21"/>
            </w:rPr>
          </w:pPr>
          <w:ins w:id="2006" w:author="FSMM _" w:date="2019-10-17T20:49:00Z">
            <w:del w:id="2007" w:author="冰蓝城 [2]" w:date="2019-10-22T17:17:15Z">
              <w:r>
                <w:rPr>
                  <w:rStyle w:val="16"/>
                </w:rPr>
                <w:delText xml:space="preserve">6.8 </w:delText>
              </w:r>
            </w:del>
          </w:ins>
          <w:ins w:id="2008" w:author="FSMM _" w:date="2019-10-17T20:49:00Z">
            <w:del w:id="2009" w:author="冰蓝城 [2]" w:date="2019-10-22T17:17:15Z">
              <w:r>
                <w:rPr>
                  <w:rStyle w:val="16"/>
                  <w:rFonts w:hint="eastAsia"/>
                </w:rPr>
                <w:delText>信息发布</w:delText>
              </w:r>
            </w:del>
          </w:ins>
          <w:ins w:id="2010" w:author="FSMM _" w:date="2019-10-17T20:49:00Z">
            <w:del w:id="2011" w:author="冰蓝城 [2]" w:date="2019-10-22T17:17:15Z">
              <w:r>
                <w:rPr/>
                <w:tab/>
              </w:r>
            </w:del>
          </w:ins>
          <w:ins w:id="2012" w:author="FSMM _" w:date="2019-10-17T20:49:00Z">
            <w:del w:id="2013" w:author="冰蓝城 [2]" w:date="2019-10-22T17:17:15Z">
              <w:r>
                <w:rPr/>
                <w:delText>9</w:delText>
              </w:r>
            </w:del>
          </w:ins>
        </w:p>
        <w:p>
          <w:pPr>
            <w:pStyle w:val="11"/>
            <w:tabs>
              <w:tab w:val="right" w:leader="dot" w:pos="9628"/>
            </w:tabs>
            <w:ind w:firstLine="480"/>
            <w:rPr>
              <w:ins w:id="2014" w:author="FSMM _" w:date="2019-10-17T20:49:00Z"/>
              <w:del w:id="2015" w:author="冰蓝城 [2]" w:date="2019-10-22T17:17:15Z"/>
              <w:rFonts w:asciiTheme="minorHAnsi" w:hAnsiTheme="minorHAnsi" w:eastAsiaTheme="minorEastAsia"/>
              <w:kern w:val="2"/>
              <w:sz w:val="21"/>
            </w:rPr>
          </w:pPr>
          <w:ins w:id="2016" w:author="FSMM _" w:date="2019-10-17T20:49:00Z">
            <w:del w:id="2017" w:author="冰蓝城 [2]" w:date="2019-10-22T17:17:15Z">
              <w:r>
                <w:rPr>
                  <w:rStyle w:val="16"/>
                </w:rPr>
                <w:delText>7</w:delText>
              </w:r>
            </w:del>
          </w:ins>
          <w:ins w:id="2018" w:author="FSMM _" w:date="2019-10-17T20:49:00Z">
            <w:del w:id="2019" w:author="冰蓝城 [2]" w:date="2019-10-22T17:17:15Z">
              <w:r>
                <w:rPr>
                  <w:rStyle w:val="16"/>
                  <w:rFonts w:hint="eastAsia"/>
                </w:rPr>
                <w:delText>、重要技术难点及解决方案</w:delText>
              </w:r>
            </w:del>
          </w:ins>
          <w:ins w:id="2020" w:author="FSMM _" w:date="2019-10-17T20:49:00Z">
            <w:del w:id="2021" w:author="冰蓝城 [2]" w:date="2019-10-22T17:17:15Z">
              <w:r>
                <w:rPr/>
                <w:tab/>
              </w:r>
            </w:del>
          </w:ins>
          <w:ins w:id="2022" w:author="FSMM _" w:date="2019-10-17T20:49:00Z">
            <w:del w:id="2023" w:author="冰蓝城 [2]" w:date="2019-10-22T17:17:15Z">
              <w:r>
                <w:rPr/>
                <w:delText>9</w:delText>
              </w:r>
            </w:del>
          </w:ins>
        </w:p>
        <w:p>
          <w:pPr>
            <w:pStyle w:val="11"/>
            <w:tabs>
              <w:tab w:val="right" w:leader="dot" w:pos="9628"/>
            </w:tabs>
            <w:ind w:firstLine="480"/>
            <w:rPr>
              <w:del w:id="2024" w:author="冰蓝城 [2]" w:date="2019-10-22T17:17:15Z"/>
              <w:rFonts w:asciiTheme="minorHAnsi" w:hAnsiTheme="minorHAnsi" w:eastAsiaTheme="minorEastAsia"/>
              <w:kern w:val="2"/>
              <w:sz w:val="21"/>
            </w:rPr>
          </w:pPr>
          <w:del w:id="2025" w:author="冰蓝城 [2]" w:date="2019-10-22T17:17:15Z">
            <w:r>
              <w:rPr>
                <w:rStyle w:val="14"/>
                <w:rPrChange w:id="2026" w:author="FSMM _" w:date="2019-10-17T00:40:00Z">
                  <w:rPr>
                    <w:rStyle w:val="16"/>
                  </w:rPr>
                </w:rPrChange>
              </w:rPr>
              <w:delText>1</w:delText>
            </w:r>
          </w:del>
          <w:del w:id="2028" w:author="冰蓝城 [2]" w:date="2019-10-22T17:17:15Z">
            <w:r>
              <w:rPr>
                <w:rStyle w:val="14"/>
                <w:rFonts w:hint="eastAsia"/>
                <w:rPrChange w:id="2029" w:author="FSMM _" w:date="2019-10-17T00:40:00Z">
                  <w:rPr>
                    <w:rStyle w:val="16"/>
                    <w:rFonts w:hint="eastAsia"/>
                  </w:rPr>
                </w:rPrChange>
              </w:rPr>
              <w:delText>、引言</w:delText>
            </w:r>
          </w:del>
          <w:del w:id="2031" w:author="冰蓝城 [2]" w:date="2019-10-22T17:17:15Z">
            <w:r>
              <w:rPr/>
              <w:tab/>
            </w:r>
          </w:del>
          <w:del w:id="2032" w:author="冰蓝城 [2]" w:date="2019-10-22T17:17:15Z">
            <w:r>
              <w:rPr/>
              <w:delText>5</w:delText>
            </w:r>
          </w:del>
        </w:p>
        <w:p>
          <w:pPr>
            <w:pStyle w:val="12"/>
            <w:tabs>
              <w:tab w:val="right" w:leader="dot" w:pos="9628"/>
            </w:tabs>
            <w:ind w:left="480" w:firstLine="480"/>
            <w:rPr>
              <w:del w:id="2033" w:author="冰蓝城 [2]" w:date="2019-10-22T17:17:15Z"/>
              <w:rFonts w:asciiTheme="minorHAnsi" w:hAnsiTheme="minorHAnsi" w:eastAsiaTheme="minorEastAsia"/>
              <w:kern w:val="2"/>
              <w:sz w:val="21"/>
            </w:rPr>
          </w:pPr>
          <w:del w:id="2034" w:author="冰蓝城 [2]" w:date="2019-10-22T17:17:15Z">
            <w:r>
              <w:rPr>
                <w:rStyle w:val="14"/>
                <w:rPrChange w:id="2035" w:author="FSMM _" w:date="2019-10-17T00:40:00Z">
                  <w:rPr>
                    <w:rStyle w:val="16"/>
                  </w:rPr>
                </w:rPrChange>
              </w:rPr>
              <w:delText>1.1</w:delText>
            </w:r>
          </w:del>
          <w:del w:id="2037" w:author="冰蓝城 [2]" w:date="2019-10-22T17:17:15Z">
            <w:r>
              <w:rPr>
                <w:rStyle w:val="14"/>
                <w:rFonts w:hint="eastAsia"/>
                <w:rPrChange w:id="2038" w:author="FSMM _" w:date="2019-10-17T00:40:00Z">
                  <w:rPr>
                    <w:rStyle w:val="16"/>
                    <w:rFonts w:hint="eastAsia"/>
                  </w:rPr>
                </w:rPrChange>
              </w:rPr>
              <w:delText>编写目的</w:delText>
            </w:r>
          </w:del>
          <w:del w:id="2040" w:author="冰蓝城 [2]" w:date="2019-10-22T17:17:15Z">
            <w:r>
              <w:rPr/>
              <w:tab/>
            </w:r>
          </w:del>
          <w:del w:id="2041" w:author="冰蓝城 [2]" w:date="2019-10-22T17:17:15Z">
            <w:r>
              <w:rPr/>
              <w:delText>5</w:delText>
            </w:r>
          </w:del>
        </w:p>
        <w:p>
          <w:pPr>
            <w:pStyle w:val="12"/>
            <w:tabs>
              <w:tab w:val="right" w:leader="dot" w:pos="9628"/>
            </w:tabs>
            <w:ind w:left="480" w:firstLine="480"/>
            <w:rPr>
              <w:del w:id="2042" w:author="冰蓝城 [2]" w:date="2019-10-22T17:17:15Z"/>
              <w:rFonts w:asciiTheme="minorHAnsi" w:hAnsiTheme="minorHAnsi" w:eastAsiaTheme="minorEastAsia"/>
              <w:kern w:val="2"/>
              <w:sz w:val="21"/>
            </w:rPr>
          </w:pPr>
          <w:del w:id="2043" w:author="冰蓝城 [2]" w:date="2019-10-22T17:17:15Z">
            <w:r>
              <w:rPr>
                <w:rStyle w:val="14"/>
                <w:rPrChange w:id="2044" w:author="FSMM _" w:date="2019-10-17T00:40:00Z">
                  <w:rPr>
                    <w:rStyle w:val="16"/>
                  </w:rPr>
                </w:rPrChange>
              </w:rPr>
              <w:delText>1.2</w:delText>
            </w:r>
          </w:del>
          <w:del w:id="2046" w:author="冰蓝城 [2]" w:date="2019-10-22T17:17:15Z">
            <w:r>
              <w:rPr>
                <w:rStyle w:val="14"/>
                <w:rFonts w:hint="eastAsia"/>
                <w:rPrChange w:id="2047" w:author="FSMM _" w:date="2019-10-17T00:40:00Z">
                  <w:rPr>
                    <w:rStyle w:val="16"/>
                    <w:rFonts w:hint="eastAsia"/>
                  </w:rPr>
                </w:rPrChange>
              </w:rPr>
              <w:delText>项目背景</w:delText>
            </w:r>
          </w:del>
          <w:del w:id="2049" w:author="冰蓝城 [2]" w:date="2019-10-22T17:17:15Z">
            <w:r>
              <w:rPr/>
              <w:tab/>
            </w:r>
          </w:del>
          <w:del w:id="2050" w:author="冰蓝城 [2]" w:date="2019-10-22T17:17:15Z">
            <w:r>
              <w:rPr/>
              <w:delText>5</w:delText>
            </w:r>
          </w:del>
        </w:p>
        <w:p>
          <w:pPr>
            <w:pStyle w:val="12"/>
            <w:tabs>
              <w:tab w:val="right" w:leader="dot" w:pos="9628"/>
            </w:tabs>
            <w:ind w:left="480" w:firstLine="480"/>
            <w:rPr>
              <w:del w:id="2051" w:author="冰蓝城 [2]" w:date="2019-10-22T17:17:15Z"/>
              <w:rFonts w:asciiTheme="minorHAnsi" w:hAnsiTheme="minorHAnsi" w:eastAsiaTheme="minorEastAsia"/>
              <w:kern w:val="2"/>
              <w:sz w:val="21"/>
            </w:rPr>
          </w:pPr>
          <w:del w:id="2052" w:author="冰蓝城 [2]" w:date="2019-10-22T17:17:15Z">
            <w:r>
              <w:rPr>
                <w:rStyle w:val="14"/>
                <w:rPrChange w:id="2053" w:author="FSMM _" w:date="2019-10-17T00:40:00Z">
                  <w:rPr>
                    <w:rStyle w:val="16"/>
                  </w:rPr>
                </w:rPrChange>
              </w:rPr>
              <w:delText>1.3</w:delText>
            </w:r>
          </w:del>
          <w:del w:id="2055" w:author="冰蓝城 [2]" w:date="2019-10-22T17:17:15Z">
            <w:r>
              <w:rPr>
                <w:rStyle w:val="14"/>
                <w:rFonts w:hint="eastAsia"/>
                <w:rPrChange w:id="2056" w:author="FSMM _" w:date="2019-10-17T00:40:00Z">
                  <w:rPr>
                    <w:rStyle w:val="16"/>
                    <w:rFonts w:hint="eastAsia"/>
                  </w:rPr>
                </w:rPrChange>
              </w:rPr>
              <w:delText>定义</w:delText>
            </w:r>
          </w:del>
          <w:del w:id="2058" w:author="冰蓝城 [2]" w:date="2019-10-22T17:17:15Z">
            <w:r>
              <w:rPr/>
              <w:tab/>
            </w:r>
          </w:del>
          <w:del w:id="2059" w:author="冰蓝城 [2]" w:date="2019-10-22T17:17:15Z">
            <w:r>
              <w:rPr/>
              <w:delText>6</w:delText>
            </w:r>
          </w:del>
        </w:p>
        <w:p>
          <w:pPr>
            <w:pStyle w:val="12"/>
            <w:tabs>
              <w:tab w:val="right" w:leader="dot" w:pos="9628"/>
            </w:tabs>
            <w:ind w:left="480" w:firstLine="480"/>
            <w:rPr>
              <w:del w:id="2060" w:author="冰蓝城 [2]" w:date="2019-10-22T17:17:15Z"/>
              <w:rFonts w:asciiTheme="minorHAnsi" w:hAnsiTheme="minorHAnsi" w:eastAsiaTheme="minorEastAsia"/>
              <w:kern w:val="2"/>
              <w:sz w:val="21"/>
            </w:rPr>
          </w:pPr>
          <w:del w:id="2061" w:author="冰蓝城 [2]" w:date="2019-10-22T17:17:15Z">
            <w:r>
              <w:rPr>
                <w:rStyle w:val="14"/>
                <w:rPrChange w:id="2062" w:author="FSMM _" w:date="2019-10-17T00:40:00Z">
                  <w:rPr>
                    <w:rStyle w:val="16"/>
                  </w:rPr>
                </w:rPrChange>
              </w:rPr>
              <w:delText>1.4</w:delText>
            </w:r>
          </w:del>
          <w:del w:id="2064" w:author="冰蓝城 [2]" w:date="2019-10-22T17:17:15Z">
            <w:r>
              <w:rPr>
                <w:rStyle w:val="14"/>
                <w:rFonts w:hint="eastAsia"/>
                <w:rPrChange w:id="2065" w:author="FSMM _" w:date="2019-10-17T00:40:00Z">
                  <w:rPr>
                    <w:rStyle w:val="16"/>
                    <w:rFonts w:hint="eastAsia"/>
                  </w:rPr>
                </w:rPrChange>
              </w:rPr>
              <w:delText>参考资料</w:delText>
            </w:r>
          </w:del>
          <w:del w:id="2067" w:author="冰蓝城 [2]" w:date="2019-10-22T17:17:15Z">
            <w:r>
              <w:rPr/>
              <w:tab/>
            </w:r>
          </w:del>
          <w:del w:id="2068" w:author="冰蓝城 [2]" w:date="2019-10-22T17:17:15Z">
            <w:r>
              <w:rPr/>
              <w:delText>6</w:delText>
            </w:r>
          </w:del>
        </w:p>
        <w:p>
          <w:pPr>
            <w:pStyle w:val="11"/>
            <w:tabs>
              <w:tab w:val="right" w:leader="dot" w:pos="9628"/>
            </w:tabs>
            <w:ind w:firstLine="480"/>
            <w:rPr>
              <w:del w:id="2069" w:author="冰蓝城 [2]" w:date="2019-10-22T17:17:15Z"/>
              <w:rFonts w:asciiTheme="minorHAnsi" w:hAnsiTheme="minorHAnsi" w:eastAsiaTheme="minorEastAsia"/>
              <w:kern w:val="2"/>
              <w:sz w:val="21"/>
            </w:rPr>
          </w:pPr>
          <w:del w:id="2070" w:author="冰蓝城 [2]" w:date="2019-10-22T17:17:15Z">
            <w:r>
              <w:rPr>
                <w:rStyle w:val="14"/>
                <w:rPrChange w:id="2071" w:author="FSMM _" w:date="2019-10-17T00:40:00Z">
                  <w:rPr>
                    <w:rStyle w:val="16"/>
                  </w:rPr>
                </w:rPrChange>
              </w:rPr>
              <w:delText>2</w:delText>
            </w:r>
          </w:del>
          <w:del w:id="2073" w:author="冰蓝城 [2]" w:date="2019-10-22T17:17:15Z">
            <w:r>
              <w:rPr>
                <w:rStyle w:val="14"/>
                <w:rFonts w:hint="eastAsia"/>
                <w:rPrChange w:id="2074" w:author="FSMM _" w:date="2019-10-17T00:40:00Z">
                  <w:rPr>
                    <w:rStyle w:val="16"/>
                    <w:rFonts w:hint="eastAsia"/>
                  </w:rPr>
                </w:rPrChange>
              </w:rPr>
              <w:delText>、任务概述</w:delText>
            </w:r>
          </w:del>
          <w:del w:id="2076" w:author="冰蓝城 [2]" w:date="2019-10-22T17:17:15Z">
            <w:r>
              <w:rPr/>
              <w:tab/>
            </w:r>
          </w:del>
          <w:del w:id="2077" w:author="冰蓝城 [2]" w:date="2019-10-22T17:17:15Z">
            <w:r>
              <w:rPr/>
              <w:delText>6</w:delText>
            </w:r>
          </w:del>
        </w:p>
        <w:p>
          <w:pPr>
            <w:pStyle w:val="12"/>
            <w:tabs>
              <w:tab w:val="right" w:leader="dot" w:pos="9628"/>
            </w:tabs>
            <w:ind w:left="480" w:firstLine="480"/>
            <w:rPr>
              <w:del w:id="2078" w:author="冰蓝城 [2]" w:date="2019-10-22T17:17:15Z"/>
              <w:rFonts w:asciiTheme="minorHAnsi" w:hAnsiTheme="minorHAnsi" w:eastAsiaTheme="minorEastAsia"/>
              <w:kern w:val="2"/>
              <w:sz w:val="21"/>
            </w:rPr>
          </w:pPr>
          <w:del w:id="2079" w:author="冰蓝城 [2]" w:date="2019-10-22T17:17:15Z">
            <w:r>
              <w:rPr>
                <w:rStyle w:val="14"/>
                <w:rPrChange w:id="2080" w:author="FSMM _" w:date="2019-10-17T00:40:00Z">
                  <w:rPr>
                    <w:rStyle w:val="16"/>
                  </w:rPr>
                </w:rPrChange>
              </w:rPr>
              <w:delText>2.1</w:delText>
            </w:r>
          </w:del>
          <w:del w:id="2082" w:author="冰蓝城 [2]" w:date="2019-10-22T17:17:15Z">
            <w:r>
              <w:rPr>
                <w:rStyle w:val="14"/>
                <w:rFonts w:hint="eastAsia"/>
                <w:rPrChange w:id="2083" w:author="FSMM _" w:date="2019-10-17T00:40:00Z">
                  <w:rPr>
                    <w:rStyle w:val="16"/>
                    <w:rFonts w:hint="eastAsia"/>
                  </w:rPr>
                </w:rPrChange>
              </w:rPr>
              <w:delText>目标</w:delText>
            </w:r>
          </w:del>
          <w:del w:id="2085" w:author="冰蓝城 [2]" w:date="2019-10-22T17:17:15Z">
            <w:r>
              <w:rPr/>
              <w:tab/>
            </w:r>
          </w:del>
          <w:del w:id="2086" w:author="冰蓝城 [2]" w:date="2019-10-22T17:17:15Z">
            <w:r>
              <w:rPr/>
              <w:delText>6</w:delText>
            </w:r>
          </w:del>
        </w:p>
        <w:p>
          <w:pPr>
            <w:pStyle w:val="12"/>
            <w:tabs>
              <w:tab w:val="right" w:leader="dot" w:pos="9628"/>
            </w:tabs>
            <w:ind w:left="480" w:firstLine="480"/>
            <w:rPr>
              <w:del w:id="2087" w:author="冰蓝城 [2]" w:date="2019-10-22T17:17:15Z"/>
              <w:rFonts w:asciiTheme="minorHAnsi" w:hAnsiTheme="minorHAnsi" w:eastAsiaTheme="minorEastAsia"/>
              <w:kern w:val="2"/>
              <w:sz w:val="21"/>
            </w:rPr>
          </w:pPr>
          <w:del w:id="2088" w:author="冰蓝城 [2]" w:date="2019-10-22T17:17:15Z">
            <w:r>
              <w:rPr>
                <w:rStyle w:val="14"/>
                <w:rPrChange w:id="2089" w:author="FSMM _" w:date="2019-10-17T00:40:00Z">
                  <w:rPr>
                    <w:rStyle w:val="16"/>
                  </w:rPr>
                </w:rPrChange>
              </w:rPr>
              <w:delText>2.2</w:delText>
            </w:r>
          </w:del>
          <w:del w:id="2091" w:author="冰蓝城 [2]" w:date="2019-10-22T17:17:15Z">
            <w:r>
              <w:rPr>
                <w:rStyle w:val="14"/>
                <w:rFonts w:hint="eastAsia"/>
                <w:rPrChange w:id="2092" w:author="FSMM _" w:date="2019-10-17T00:40:00Z">
                  <w:rPr>
                    <w:rStyle w:val="16"/>
                    <w:rFonts w:hint="eastAsia"/>
                  </w:rPr>
                </w:rPrChange>
              </w:rPr>
              <w:delText>运行环境</w:delText>
            </w:r>
          </w:del>
          <w:del w:id="2094" w:author="冰蓝城 [2]" w:date="2019-10-22T17:17:15Z">
            <w:r>
              <w:rPr/>
              <w:tab/>
            </w:r>
          </w:del>
          <w:del w:id="2095" w:author="冰蓝城 [2]" w:date="2019-10-22T17:17:15Z">
            <w:r>
              <w:rPr/>
              <w:delText>7</w:delText>
            </w:r>
          </w:del>
        </w:p>
        <w:p>
          <w:pPr>
            <w:pStyle w:val="12"/>
            <w:tabs>
              <w:tab w:val="right" w:leader="dot" w:pos="9628"/>
            </w:tabs>
            <w:ind w:left="480" w:firstLine="480"/>
            <w:rPr>
              <w:del w:id="2096" w:author="冰蓝城 [2]" w:date="2019-10-22T17:17:15Z"/>
              <w:rFonts w:asciiTheme="minorHAnsi" w:hAnsiTheme="minorHAnsi" w:eastAsiaTheme="minorEastAsia"/>
              <w:kern w:val="2"/>
              <w:sz w:val="21"/>
            </w:rPr>
          </w:pPr>
          <w:del w:id="2097" w:author="冰蓝城 [2]" w:date="2019-10-22T17:17:15Z">
            <w:r>
              <w:rPr>
                <w:rStyle w:val="14"/>
                <w:rPrChange w:id="2098" w:author="FSMM _" w:date="2019-10-17T00:40:00Z">
                  <w:rPr>
                    <w:rStyle w:val="16"/>
                  </w:rPr>
                </w:rPrChange>
              </w:rPr>
              <w:delText>2.3</w:delText>
            </w:r>
          </w:del>
          <w:del w:id="2100" w:author="冰蓝城 [2]" w:date="2019-10-22T17:17:15Z">
            <w:r>
              <w:rPr>
                <w:rStyle w:val="14"/>
                <w:rFonts w:hint="eastAsia"/>
                <w:rPrChange w:id="2101" w:author="FSMM _" w:date="2019-10-17T00:40:00Z">
                  <w:rPr>
                    <w:rStyle w:val="16"/>
                    <w:rFonts w:hint="eastAsia"/>
                  </w:rPr>
                </w:rPrChange>
              </w:rPr>
              <w:delText>条件与限制</w:delText>
            </w:r>
          </w:del>
          <w:del w:id="2103" w:author="冰蓝城 [2]" w:date="2019-10-22T17:17:15Z">
            <w:r>
              <w:rPr/>
              <w:tab/>
            </w:r>
          </w:del>
          <w:del w:id="2104" w:author="冰蓝城 [2]" w:date="2019-10-22T17:17:15Z">
            <w:r>
              <w:rPr/>
              <w:delText>7</w:delText>
            </w:r>
          </w:del>
        </w:p>
        <w:p>
          <w:pPr>
            <w:pStyle w:val="11"/>
            <w:tabs>
              <w:tab w:val="right" w:leader="dot" w:pos="9628"/>
            </w:tabs>
            <w:ind w:firstLine="480"/>
            <w:rPr>
              <w:del w:id="2105" w:author="冰蓝城 [2]" w:date="2019-10-22T17:17:15Z"/>
              <w:rFonts w:asciiTheme="minorHAnsi" w:hAnsiTheme="minorHAnsi" w:eastAsiaTheme="minorEastAsia"/>
              <w:kern w:val="2"/>
              <w:sz w:val="21"/>
            </w:rPr>
          </w:pPr>
          <w:del w:id="2106" w:author="冰蓝城 [2]" w:date="2019-10-22T17:17:15Z">
            <w:r>
              <w:rPr>
                <w:rStyle w:val="14"/>
                <w:rPrChange w:id="2107" w:author="FSMM _" w:date="2019-10-17T00:40:00Z">
                  <w:rPr>
                    <w:rStyle w:val="16"/>
                  </w:rPr>
                </w:rPrChange>
              </w:rPr>
              <w:delText>3</w:delText>
            </w:r>
          </w:del>
          <w:del w:id="2109" w:author="冰蓝城 [2]" w:date="2019-10-22T17:17:15Z">
            <w:r>
              <w:rPr>
                <w:rStyle w:val="14"/>
                <w:rFonts w:hint="eastAsia"/>
                <w:rPrChange w:id="2110" w:author="FSMM _" w:date="2019-10-17T00:40:00Z">
                  <w:rPr>
                    <w:rStyle w:val="16"/>
                    <w:rFonts w:hint="eastAsia"/>
                  </w:rPr>
                </w:rPrChange>
              </w:rPr>
              <w:delText>、数据描述</w:delText>
            </w:r>
          </w:del>
          <w:del w:id="2112" w:author="冰蓝城 [2]" w:date="2019-10-22T17:17:15Z">
            <w:r>
              <w:rPr/>
              <w:tab/>
            </w:r>
          </w:del>
          <w:del w:id="2113" w:author="冰蓝城 [2]" w:date="2019-10-22T17:17:15Z">
            <w:r>
              <w:rPr/>
              <w:delText>8</w:delText>
            </w:r>
          </w:del>
        </w:p>
        <w:p>
          <w:pPr>
            <w:pStyle w:val="12"/>
            <w:tabs>
              <w:tab w:val="right" w:leader="dot" w:pos="9628"/>
            </w:tabs>
            <w:ind w:left="480" w:firstLine="480"/>
            <w:rPr>
              <w:del w:id="2114" w:author="冰蓝城 [2]" w:date="2019-10-22T17:17:15Z"/>
              <w:rFonts w:asciiTheme="minorHAnsi" w:hAnsiTheme="minorHAnsi" w:eastAsiaTheme="minorEastAsia"/>
              <w:kern w:val="2"/>
              <w:sz w:val="21"/>
            </w:rPr>
          </w:pPr>
          <w:del w:id="2115" w:author="冰蓝城 [2]" w:date="2019-10-22T17:17:15Z">
            <w:r>
              <w:rPr>
                <w:rStyle w:val="14"/>
                <w:rPrChange w:id="2116" w:author="FSMM _" w:date="2019-10-17T00:40:00Z">
                  <w:rPr>
                    <w:rStyle w:val="16"/>
                  </w:rPr>
                </w:rPrChange>
              </w:rPr>
              <w:delText>3.1</w:delText>
            </w:r>
          </w:del>
          <w:del w:id="2118" w:author="冰蓝城 [2]" w:date="2019-10-22T17:17:15Z">
            <w:r>
              <w:rPr>
                <w:rStyle w:val="14"/>
                <w:rFonts w:hint="eastAsia"/>
                <w:rPrChange w:id="2119" w:author="FSMM _" w:date="2019-10-17T00:40:00Z">
                  <w:rPr>
                    <w:rStyle w:val="16"/>
                    <w:rFonts w:hint="eastAsia"/>
                  </w:rPr>
                </w:rPrChange>
              </w:rPr>
              <w:delText>静态数据</w:delText>
            </w:r>
          </w:del>
          <w:del w:id="2121" w:author="冰蓝城 [2]" w:date="2019-10-22T17:17:15Z">
            <w:r>
              <w:rPr/>
              <w:tab/>
            </w:r>
          </w:del>
          <w:del w:id="2122" w:author="冰蓝城 [2]" w:date="2019-10-22T17:17:15Z">
            <w:r>
              <w:rPr/>
              <w:delText>8</w:delText>
            </w:r>
          </w:del>
        </w:p>
        <w:p>
          <w:pPr>
            <w:pStyle w:val="12"/>
            <w:tabs>
              <w:tab w:val="right" w:leader="dot" w:pos="9628"/>
            </w:tabs>
            <w:ind w:left="480" w:firstLine="480"/>
            <w:rPr>
              <w:del w:id="2123" w:author="冰蓝城 [2]" w:date="2019-10-22T17:17:15Z"/>
              <w:rFonts w:asciiTheme="minorHAnsi" w:hAnsiTheme="minorHAnsi" w:eastAsiaTheme="minorEastAsia"/>
              <w:kern w:val="2"/>
              <w:sz w:val="21"/>
            </w:rPr>
          </w:pPr>
          <w:del w:id="2124" w:author="冰蓝城 [2]" w:date="2019-10-22T17:17:15Z">
            <w:r>
              <w:rPr>
                <w:rStyle w:val="14"/>
                <w:rPrChange w:id="2125" w:author="FSMM _" w:date="2019-10-17T00:40:00Z">
                  <w:rPr>
                    <w:rStyle w:val="16"/>
                  </w:rPr>
                </w:rPrChange>
              </w:rPr>
              <w:delText>3.2</w:delText>
            </w:r>
          </w:del>
          <w:del w:id="2127" w:author="冰蓝城 [2]" w:date="2019-10-22T17:17:15Z">
            <w:r>
              <w:rPr>
                <w:rStyle w:val="14"/>
                <w:rFonts w:hint="eastAsia"/>
                <w:rPrChange w:id="2128" w:author="FSMM _" w:date="2019-10-17T00:40:00Z">
                  <w:rPr>
                    <w:rStyle w:val="16"/>
                    <w:rFonts w:hint="eastAsia"/>
                  </w:rPr>
                </w:rPrChange>
              </w:rPr>
              <w:delText>动态数据</w:delText>
            </w:r>
          </w:del>
          <w:del w:id="2130" w:author="冰蓝城 [2]" w:date="2019-10-22T17:17:15Z">
            <w:r>
              <w:rPr/>
              <w:tab/>
            </w:r>
          </w:del>
          <w:del w:id="2131" w:author="冰蓝城 [2]" w:date="2019-10-22T17:17:15Z">
            <w:r>
              <w:rPr/>
              <w:delText>9</w:delText>
            </w:r>
          </w:del>
        </w:p>
        <w:p>
          <w:pPr>
            <w:pStyle w:val="12"/>
            <w:tabs>
              <w:tab w:val="right" w:leader="dot" w:pos="9628"/>
            </w:tabs>
            <w:ind w:left="480" w:firstLine="480"/>
            <w:rPr>
              <w:del w:id="2132" w:author="冰蓝城 [2]" w:date="2019-10-22T17:17:15Z"/>
              <w:rFonts w:asciiTheme="minorHAnsi" w:hAnsiTheme="minorHAnsi" w:eastAsiaTheme="minorEastAsia"/>
              <w:kern w:val="2"/>
              <w:sz w:val="21"/>
            </w:rPr>
          </w:pPr>
          <w:del w:id="2133" w:author="冰蓝城 [2]" w:date="2019-10-22T17:17:15Z">
            <w:r>
              <w:rPr>
                <w:rStyle w:val="14"/>
                <w:rPrChange w:id="2134" w:author="FSMM _" w:date="2019-10-17T00:40:00Z">
                  <w:rPr>
                    <w:rStyle w:val="16"/>
                  </w:rPr>
                </w:rPrChange>
              </w:rPr>
              <w:delText>3.3</w:delText>
            </w:r>
          </w:del>
          <w:del w:id="2136" w:author="冰蓝城 [2]" w:date="2019-10-22T17:17:15Z">
            <w:r>
              <w:rPr>
                <w:rStyle w:val="14"/>
                <w:rFonts w:hint="eastAsia"/>
                <w:rPrChange w:id="2137" w:author="FSMM _" w:date="2019-10-17T00:40:00Z">
                  <w:rPr>
                    <w:rStyle w:val="16"/>
                    <w:rFonts w:hint="eastAsia"/>
                  </w:rPr>
                </w:rPrChange>
              </w:rPr>
              <w:delText>数据库描述</w:delText>
            </w:r>
          </w:del>
          <w:del w:id="2139" w:author="冰蓝城 [2]" w:date="2019-10-22T17:17:15Z">
            <w:r>
              <w:rPr/>
              <w:tab/>
            </w:r>
          </w:del>
          <w:del w:id="2140" w:author="冰蓝城 [2]" w:date="2019-10-22T17:17:15Z">
            <w:r>
              <w:rPr/>
              <w:delText>9</w:delText>
            </w:r>
          </w:del>
        </w:p>
        <w:p>
          <w:pPr>
            <w:pStyle w:val="12"/>
            <w:tabs>
              <w:tab w:val="right" w:leader="dot" w:pos="9628"/>
            </w:tabs>
            <w:ind w:left="480" w:firstLine="480"/>
            <w:rPr>
              <w:del w:id="2141" w:author="冰蓝城 [2]" w:date="2019-10-22T17:17:15Z"/>
              <w:rFonts w:asciiTheme="minorHAnsi" w:hAnsiTheme="minorHAnsi" w:eastAsiaTheme="minorEastAsia"/>
              <w:kern w:val="2"/>
              <w:sz w:val="21"/>
            </w:rPr>
          </w:pPr>
          <w:del w:id="2142" w:author="冰蓝城 [2]" w:date="2019-10-22T17:17:15Z">
            <w:r>
              <w:rPr>
                <w:rStyle w:val="14"/>
                <w:rPrChange w:id="2143" w:author="FSMM _" w:date="2019-10-17T00:40:00Z">
                  <w:rPr>
                    <w:rStyle w:val="16"/>
                  </w:rPr>
                </w:rPrChange>
              </w:rPr>
              <w:delText>3.4</w:delText>
            </w:r>
          </w:del>
          <w:del w:id="2145" w:author="冰蓝城 [2]" w:date="2019-10-22T17:17:15Z">
            <w:r>
              <w:rPr>
                <w:rStyle w:val="14"/>
                <w:rFonts w:hint="eastAsia"/>
                <w:rPrChange w:id="2146" w:author="FSMM _" w:date="2019-10-17T00:40:00Z">
                  <w:rPr>
                    <w:rStyle w:val="16"/>
                    <w:rFonts w:hint="eastAsia"/>
                  </w:rPr>
                </w:rPrChange>
              </w:rPr>
              <w:delText>数据词典</w:delText>
            </w:r>
          </w:del>
          <w:del w:id="2148" w:author="冰蓝城 [2]" w:date="2019-10-22T17:17:15Z">
            <w:r>
              <w:rPr/>
              <w:tab/>
            </w:r>
          </w:del>
          <w:del w:id="2149" w:author="冰蓝城 [2]" w:date="2019-10-22T17:17:15Z">
            <w:r>
              <w:rPr/>
              <w:delText>9</w:delText>
            </w:r>
          </w:del>
        </w:p>
        <w:p>
          <w:pPr>
            <w:pStyle w:val="11"/>
            <w:tabs>
              <w:tab w:val="right" w:leader="dot" w:pos="9628"/>
            </w:tabs>
            <w:ind w:firstLine="480"/>
            <w:rPr>
              <w:del w:id="2150" w:author="冰蓝城 [2]" w:date="2019-10-22T17:17:15Z"/>
              <w:rFonts w:asciiTheme="minorHAnsi" w:hAnsiTheme="minorHAnsi" w:eastAsiaTheme="minorEastAsia"/>
              <w:kern w:val="2"/>
              <w:sz w:val="21"/>
            </w:rPr>
          </w:pPr>
          <w:del w:id="2151" w:author="冰蓝城 [2]" w:date="2019-10-22T17:17:15Z">
            <w:r>
              <w:rPr>
                <w:rStyle w:val="14"/>
                <w:rPrChange w:id="2152" w:author="FSMM _" w:date="2019-10-17T00:40:00Z">
                  <w:rPr>
                    <w:rStyle w:val="16"/>
                  </w:rPr>
                </w:rPrChange>
              </w:rPr>
              <w:delText>4</w:delText>
            </w:r>
          </w:del>
          <w:del w:id="2154" w:author="冰蓝城 [2]" w:date="2019-10-22T17:17:15Z">
            <w:r>
              <w:rPr>
                <w:rStyle w:val="14"/>
                <w:rFonts w:hint="eastAsia"/>
                <w:rPrChange w:id="2155" w:author="FSMM _" w:date="2019-10-17T00:40:00Z">
                  <w:rPr>
                    <w:rStyle w:val="16"/>
                    <w:rFonts w:hint="eastAsia"/>
                  </w:rPr>
                </w:rPrChange>
              </w:rPr>
              <w:delText>、功能需求</w:delText>
            </w:r>
          </w:del>
          <w:del w:id="2157" w:author="冰蓝城 [2]" w:date="2019-10-22T17:17:15Z">
            <w:r>
              <w:rPr/>
              <w:tab/>
            </w:r>
          </w:del>
          <w:del w:id="2158" w:author="冰蓝城 [2]" w:date="2019-10-22T17:17:15Z">
            <w:r>
              <w:rPr/>
              <w:delText>11</w:delText>
            </w:r>
          </w:del>
        </w:p>
        <w:p>
          <w:pPr>
            <w:pStyle w:val="12"/>
            <w:tabs>
              <w:tab w:val="right" w:leader="dot" w:pos="9628"/>
            </w:tabs>
            <w:ind w:left="480" w:firstLine="480"/>
            <w:rPr>
              <w:del w:id="2159" w:author="冰蓝城 [2]" w:date="2019-10-22T17:17:15Z"/>
              <w:rFonts w:asciiTheme="minorHAnsi" w:hAnsiTheme="minorHAnsi" w:eastAsiaTheme="minorEastAsia"/>
              <w:kern w:val="2"/>
              <w:sz w:val="21"/>
            </w:rPr>
          </w:pPr>
          <w:del w:id="2160" w:author="冰蓝城 [2]" w:date="2019-10-22T17:17:15Z">
            <w:r>
              <w:rPr>
                <w:rStyle w:val="14"/>
                <w:rPrChange w:id="2161" w:author="FSMM _" w:date="2019-10-17T00:40:00Z">
                  <w:rPr>
                    <w:rStyle w:val="16"/>
                  </w:rPr>
                </w:rPrChange>
              </w:rPr>
              <w:delText>4.1</w:delText>
            </w:r>
          </w:del>
          <w:del w:id="2163" w:author="冰蓝城 [2]" w:date="2019-10-22T17:17:15Z">
            <w:r>
              <w:rPr>
                <w:rStyle w:val="14"/>
                <w:rFonts w:hint="eastAsia"/>
                <w:rPrChange w:id="2164" w:author="FSMM _" w:date="2019-10-17T00:40:00Z">
                  <w:rPr>
                    <w:rStyle w:val="16"/>
                    <w:rFonts w:hint="eastAsia"/>
                  </w:rPr>
                </w:rPrChange>
              </w:rPr>
              <w:delText>功能划分</w:delText>
            </w:r>
          </w:del>
          <w:del w:id="2166" w:author="冰蓝城 [2]" w:date="2019-10-22T17:17:15Z">
            <w:r>
              <w:rPr/>
              <w:tab/>
            </w:r>
          </w:del>
          <w:del w:id="2167" w:author="冰蓝城 [2]" w:date="2019-10-22T17:17:15Z">
            <w:r>
              <w:rPr/>
              <w:delText>11</w:delText>
            </w:r>
          </w:del>
        </w:p>
        <w:p>
          <w:pPr>
            <w:pStyle w:val="6"/>
            <w:tabs>
              <w:tab w:val="right" w:leader="dot" w:pos="9628"/>
            </w:tabs>
            <w:ind w:left="960" w:firstLine="480"/>
            <w:rPr>
              <w:del w:id="2168" w:author="冰蓝城 [2]" w:date="2019-10-22T17:17:15Z"/>
              <w:rFonts w:asciiTheme="minorHAnsi" w:hAnsiTheme="minorHAnsi" w:eastAsiaTheme="minorEastAsia"/>
              <w:kern w:val="2"/>
              <w:sz w:val="21"/>
            </w:rPr>
          </w:pPr>
          <w:del w:id="2169" w:author="冰蓝城 [2]" w:date="2019-10-22T17:17:15Z">
            <w:r>
              <w:rPr>
                <w:rStyle w:val="14"/>
                <w:rPrChange w:id="2170" w:author="FSMM _" w:date="2019-10-17T00:40:00Z">
                  <w:rPr>
                    <w:rStyle w:val="16"/>
                  </w:rPr>
                </w:rPrChange>
              </w:rPr>
              <w:delText xml:space="preserve">4.1.1 </w:delText>
            </w:r>
          </w:del>
          <w:del w:id="2172" w:author="冰蓝城 [2]" w:date="2019-10-22T17:17:15Z">
            <w:r>
              <w:rPr>
                <w:rStyle w:val="14"/>
                <w:rFonts w:hint="eastAsia"/>
                <w:rPrChange w:id="2173" w:author="FSMM _" w:date="2019-10-17T00:40:00Z">
                  <w:rPr>
                    <w:rStyle w:val="16"/>
                    <w:rFonts w:hint="eastAsia"/>
                  </w:rPr>
                </w:rPrChange>
              </w:rPr>
              <w:delText>数据库管理</w:delText>
            </w:r>
          </w:del>
          <w:del w:id="2175" w:author="冰蓝城 [2]" w:date="2019-10-22T17:17:15Z">
            <w:r>
              <w:rPr/>
              <w:tab/>
            </w:r>
          </w:del>
          <w:del w:id="2176" w:author="冰蓝城 [2]" w:date="2019-10-22T17:17:15Z">
            <w:r>
              <w:rPr/>
              <w:delText>11</w:delText>
            </w:r>
          </w:del>
        </w:p>
        <w:p>
          <w:pPr>
            <w:pStyle w:val="6"/>
            <w:tabs>
              <w:tab w:val="right" w:leader="dot" w:pos="9628"/>
            </w:tabs>
            <w:ind w:left="960" w:firstLine="480"/>
            <w:rPr>
              <w:del w:id="2177" w:author="冰蓝城 [2]" w:date="2019-10-22T17:17:15Z"/>
              <w:rFonts w:asciiTheme="minorHAnsi" w:hAnsiTheme="minorHAnsi" w:eastAsiaTheme="minorEastAsia"/>
              <w:kern w:val="2"/>
              <w:sz w:val="21"/>
            </w:rPr>
          </w:pPr>
          <w:del w:id="2178" w:author="冰蓝城 [2]" w:date="2019-10-22T17:17:15Z">
            <w:r>
              <w:rPr>
                <w:rStyle w:val="14"/>
                <w:rPrChange w:id="2179" w:author="FSMM _" w:date="2019-10-17T00:40:00Z">
                  <w:rPr>
                    <w:rStyle w:val="16"/>
                  </w:rPr>
                </w:rPrChange>
              </w:rPr>
              <w:delText xml:space="preserve">4.1.2 </w:delText>
            </w:r>
          </w:del>
          <w:del w:id="2181" w:author="冰蓝城 [2]" w:date="2019-10-22T17:17:15Z">
            <w:r>
              <w:rPr>
                <w:rStyle w:val="14"/>
                <w:rFonts w:hint="eastAsia"/>
                <w:rPrChange w:id="2182" w:author="FSMM _" w:date="2019-10-17T00:40:00Z">
                  <w:rPr>
                    <w:rStyle w:val="16"/>
                    <w:rFonts w:hint="eastAsia"/>
                  </w:rPr>
                </w:rPrChange>
              </w:rPr>
              <w:delText>即时查询</w:delText>
            </w:r>
          </w:del>
          <w:del w:id="2184" w:author="冰蓝城 [2]" w:date="2019-10-22T17:17:15Z">
            <w:r>
              <w:rPr/>
              <w:tab/>
            </w:r>
          </w:del>
          <w:del w:id="2185" w:author="冰蓝城 [2]" w:date="2019-10-22T17:17:15Z">
            <w:r>
              <w:rPr/>
              <w:delText>11</w:delText>
            </w:r>
          </w:del>
        </w:p>
        <w:p>
          <w:pPr>
            <w:pStyle w:val="6"/>
            <w:tabs>
              <w:tab w:val="right" w:leader="dot" w:pos="9628"/>
            </w:tabs>
            <w:ind w:left="960" w:firstLine="480"/>
            <w:rPr>
              <w:del w:id="2186" w:author="冰蓝城 [2]" w:date="2019-10-22T17:17:15Z"/>
              <w:rFonts w:asciiTheme="minorHAnsi" w:hAnsiTheme="minorHAnsi" w:eastAsiaTheme="minorEastAsia"/>
              <w:kern w:val="2"/>
              <w:sz w:val="21"/>
            </w:rPr>
          </w:pPr>
          <w:del w:id="2187" w:author="冰蓝城 [2]" w:date="2019-10-22T17:17:15Z">
            <w:r>
              <w:rPr>
                <w:rStyle w:val="14"/>
                <w:rPrChange w:id="2188" w:author="FSMM _" w:date="2019-10-17T00:40:00Z">
                  <w:rPr>
                    <w:rStyle w:val="16"/>
                  </w:rPr>
                </w:rPrChange>
              </w:rPr>
              <w:delText>4.1.3</w:delText>
            </w:r>
          </w:del>
          <w:del w:id="2190" w:author="冰蓝城 [2]" w:date="2019-10-22T17:17:15Z">
            <w:r>
              <w:rPr>
                <w:rStyle w:val="14"/>
                <w:rFonts w:hint="eastAsia"/>
                <w:rPrChange w:id="2191" w:author="FSMM _" w:date="2019-10-17T00:40:00Z">
                  <w:rPr>
                    <w:rStyle w:val="16"/>
                    <w:rFonts w:hint="eastAsia"/>
                  </w:rPr>
                </w:rPrChange>
              </w:rPr>
              <w:delText>离线数据同步</w:delText>
            </w:r>
          </w:del>
          <w:del w:id="2193" w:author="冰蓝城 [2]" w:date="2019-10-22T17:17:15Z">
            <w:r>
              <w:rPr/>
              <w:tab/>
            </w:r>
          </w:del>
          <w:del w:id="2194" w:author="冰蓝城 [2]" w:date="2019-10-22T17:17:15Z">
            <w:r>
              <w:rPr/>
              <w:delText>12</w:delText>
            </w:r>
          </w:del>
        </w:p>
        <w:p>
          <w:pPr>
            <w:pStyle w:val="6"/>
            <w:tabs>
              <w:tab w:val="right" w:leader="dot" w:pos="9628"/>
            </w:tabs>
            <w:ind w:left="960" w:firstLine="480"/>
            <w:rPr>
              <w:del w:id="2195" w:author="冰蓝城 [2]" w:date="2019-10-22T17:17:15Z"/>
              <w:rFonts w:asciiTheme="minorHAnsi" w:hAnsiTheme="minorHAnsi" w:eastAsiaTheme="minorEastAsia"/>
              <w:kern w:val="2"/>
              <w:sz w:val="21"/>
            </w:rPr>
          </w:pPr>
          <w:del w:id="2196" w:author="冰蓝城 [2]" w:date="2019-10-22T17:17:15Z">
            <w:r>
              <w:rPr>
                <w:rStyle w:val="14"/>
                <w:rPrChange w:id="2197" w:author="FSMM _" w:date="2019-10-17T00:40:00Z">
                  <w:rPr>
                    <w:rStyle w:val="16"/>
                  </w:rPr>
                </w:rPrChange>
              </w:rPr>
              <w:delText>4.1.4</w:delText>
            </w:r>
          </w:del>
          <w:del w:id="2199" w:author="冰蓝城 [2]" w:date="2019-10-22T17:17:15Z">
            <w:r>
              <w:rPr>
                <w:rStyle w:val="14"/>
                <w:rFonts w:hint="eastAsia"/>
                <w:rPrChange w:id="2200" w:author="FSMM _" w:date="2019-10-17T00:40:00Z">
                  <w:rPr>
                    <w:rStyle w:val="16"/>
                    <w:rFonts w:hint="eastAsia"/>
                  </w:rPr>
                </w:rPrChange>
              </w:rPr>
              <w:delText>标记信息分享</w:delText>
            </w:r>
          </w:del>
          <w:del w:id="2202" w:author="冰蓝城 [2]" w:date="2019-10-22T17:17:15Z">
            <w:r>
              <w:rPr/>
              <w:tab/>
            </w:r>
          </w:del>
          <w:del w:id="2203" w:author="冰蓝城 [2]" w:date="2019-10-22T17:17:15Z">
            <w:r>
              <w:rPr/>
              <w:delText>13</w:delText>
            </w:r>
          </w:del>
        </w:p>
        <w:p>
          <w:pPr>
            <w:pStyle w:val="6"/>
            <w:tabs>
              <w:tab w:val="right" w:leader="dot" w:pos="9628"/>
            </w:tabs>
            <w:ind w:left="960" w:firstLine="480"/>
            <w:rPr>
              <w:del w:id="2204" w:author="冰蓝城 [2]" w:date="2019-10-22T17:17:15Z"/>
              <w:rFonts w:asciiTheme="minorHAnsi" w:hAnsiTheme="minorHAnsi" w:eastAsiaTheme="minorEastAsia"/>
              <w:kern w:val="2"/>
              <w:sz w:val="21"/>
            </w:rPr>
          </w:pPr>
          <w:del w:id="2205" w:author="冰蓝城 [2]" w:date="2019-10-22T17:17:15Z">
            <w:r>
              <w:rPr>
                <w:rStyle w:val="14"/>
                <w:rPrChange w:id="2206" w:author="FSMM _" w:date="2019-10-17T00:40:00Z">
                  <w:rPr>
                    <w:rStyle w:val="16"/>
                  </w:rPr>
                </w:rPrChange>
              </w:rPr>
              <w:delText xml:space="preserve">4.1.5 </w:delText>
            </w:r>
          </w:del>
          <w:del w:id="2208" w:author="冰蓝城 [2]" w:date="2019-10-22T17:17:15Z">
            <w:r>
              <w:rPr>
                <w:rStyle w:val="14"/>
                <w:rFonts w:hint="eastAsia"/>
                <w:rPrChange w:id="2209" w:author="FSMM _" w:date="2019-10-17T00:40:00Z">
                  <w:rPr>
                    <w:rStyle w:val="16"/>
                    <w:rFonts w:hint="eastAsia"/>
                  </w:rPr>
                </w:rPrChange>
              </w:rPr>
              <w:delText>信息标记</w:delText>
            </w:r>
          </w:del>
          <w:del w:id="2211" w:author="冰蓝城 [2]" w:date="2019-10-22T17:17:15Z">
            <w:r>
              <w:rPr/>
              <w:tab/>
            </w:r>
          </w:del>
          <w:del w:id="2212" w:author="冰蓝城 [2]" w:date="2019-10-22T17:17:15Z">
            <w:r>
              <w:rPr/>
              <w:delText>13</w:delText>
            </w:r>
          </w:del>
        </w:p>
        <w:p>
          <w:pPr>
            <w:pStyle w:val="6"/>
            <w:tabs>
              <w:tab w:val="right" w:leader="dot" w:pos="9628"/>
            </w:tabs>
            <w:ind w:left="960" w:firstLine="480"/>
            <w:rPr>
              <w:del w:id="2213" w:author="冰蓝城 [2]" w:date="2019-10-22T17:17:15Z"/>
              <w:rFonts w:asciiTheme="minorHAnsi" w:hAnsiTheme="minorHAnsi" w:eastAsiaTheme="minorEastAsia"/>
              <w:kern w:val="2"/>
              <w:sz w:val="21"/>
            </w:rPr>
          </w:pPr>
          <w:del w:id="2214" w:author="冰蓝城 [2]" w:date="2019-10-22T17:17:15Z">
            <w:r>
              <w:rPr>
                <w:rStyle w:val="14"/>
                <w:rPrChange w:id="2215" w:author="FSMM _" w:date="2019-10-17T00:40:00Z">
                  <w:rPr>
                    <w:rStyle w:val="16"/>
                  </w:rPr>
                </w:rPrChange>
              </w:rPr>
              <w:delText xml:space="preserve">4.1.6 </w:delText>
            </w:r>
          </w:del>
          <w:del w:id="2217" w:author="冰蓝城 [2]" w:date="2019-10-22T17:17:15Z">
            <w:r>
              <w:rPr>
                <w:rStyle w:val="14"/>
                <w:rFonts w:hint="eastAsia"/>
                <w:rPrChange w:id="2218" w:author="FSMM _" w:date="2019-10-17T00:40:00Z">
                  <w:rPr>
                    <w:rStyle w:val="16"/>
                    <w:rFonts w:hint="eastAsia"/>
                  </w:rPr>
                </w:rPrChange>
              </w:rPr>
              <w:delText>信息发布</w:delText>
            </w:r>
          </w:del>
          <w:del w:id="2220" w:author="冰蓝城 [2]" w:date="2019-10-22T17:17:15Z">
            <w:r>
              <w:rPr/>
              <w:tab/>
            </w:r>
          </w:del>
          <w:del w:id="2221" w:author="冰蓝城 [2]" w:date="2019-10-22T17:17:15Z">
            <w:r>
              <w:rPr/>
              <w:delText>14</w:delText>
            </w:r>
          </w:del>
        </w:p>
        <w:p>
          <w:pPr>
            <w:pStyle w:val="12"/>
            <w:tabs>
              <w:tab w:val="right" w:leader="dot" w:pos="9628"/>
            </w:tabs>
            <w:ind w:left="480" w:firstLine="480"/>
            <w:rPr>
              <w:del w:id="2222" w:author="冰蓝城 [2]" w:date="2019-10-22T17:17:15Z"/>
              <w:rFonts w:asciiTheme="minorHAnsi" w:hAnsiTheme="minorHAnsi" w:eastAsiaTheme="minorEastAsia"/>
              <w:kern w:val="2"/>
              <w:sz w:val="21"/>
            </w:rPr>
          </w:pPr>
          <w:del w:id="2223" w:author="冰蓝城 [2]" w:date="2019-10-22T17:17:15Z">
            <w:r>
              <w:rPr>
                <w:rStyle w:val="14"/>
                <w:rPrChange w:id="2224" w:author="FSMM _" w:date="2019-10-17T00:40:00Z">
                  <w:rPr>
                    <w:rStyle w:val="16"/>
                  </w:rPr>
                </w:rPrChange>
              </w:rPr>
              <w:delText>4.2</w:delText>
            </w:r>
          </w:del>
          <w:del w:id="2226" w:author="冰蓝城 [2]" w:date="2019-10-22T17:17:15Z">
            <w:r>
              <w:rPr>
                <w:rStyle w:val="14"/>
                <w:rFonts w:hint="eastAsia"/>
                <w:rPrChange w:id="2227" w:author="FSMM _" w:date="2019-10-17T00:40:00Z">
                  <w:rPr>
                    <w:rStyle w:val="16"/>
                    <w:rFonts w:hint="eastAsia"/>
                  </w:rPr>
                </w:rPrChange>
              </w:rPr>
              <w:delText>功能描述</w:delText>
            </w:r>
          </w:del>
          <w:del w:id="2229" w:author="冰蓝城 [2]" w:date="2019-10-22T17:17:15Z">
            <w:r>
              <w:rPr/>
              <w:tab/>
            </w:r>
          </w:del>
          <w:del w:id="2230" w:author="冰蓝城 [2]" w:date="2019-10-22T17:17:15Z">
            <w:r>
              <w:rPr/>
              <w:delText>16</w:delText>
            </w:r>
          </w:del>
        </w:p>
        <w:p>
          <w:pPr>
            <w:pStyle w:val="6"/>
            <w:tabs>
              <w:tab w:val="right" w:leader="dot" w:pos="9628"/>
            </w:tabs>
            <w:ind w:left="960" w:firstLine="480"/>
            <w:rPr>
              <w:del w:id="2231" w:author="冰蓝城 [2]" w:date="2019-10-22T17:17:15Z"/>
              <w:rFonts w:asciiTheme="minorHAnsi" w:hAnsiTheme="minorHAnsi" w:eastAsiaTheme="minorEastAsia"/>
              <w:kern w:val="2"/>
              <w:sz w:val="21"/>
            </w:rPr>
          </w:pPr>
          <w:del w:id="2232" w:author="冰蓝城 [2]" w:date="2019-10-22T17:17:15Z">
            <w:r>
              <w:rPr>
                <w:rStyle w:val="14"/>
                <w:rPrChange w:id="2233" w:author="FSMM _" w:date="2019-10-17T00:40:00Z">
                  <w:rPr>
                    <w:rStyle w:val="16"/>
                  </w:rPr>
                </w:rPrChange>
              </w:rPr>
              <w:delText xml:space="preserve">4.2.1 </w:delText>
            </w:r>
          </w:del>
          <w:del w:id="2235" w:author="冰蓝城 [2]" w:date="2019-10-22T17:17:15Z">
            <w:r>
              <w:rPr>
                <w:rStyle w:val="14"/>
                <w:rFonts w:hint="eastAsia"/>
                <w:rPrChange w:id="2236" w:author="FSMM _" w:date="2019-10-17T00:40:00Z">
                  <w:rPr>
                    <w:rStyle w:val="16"/>
                    <w:rFonts w:hint="eastAsia"/>
                  </w:rPr>
                </w:rPrChange>
              </w:rPr>
              <w:delText>数据库管理</w:delText>
            </w:r>
          </w:del>
          <w:del w:id="2238" w:author="冰蓝城 [2]" w:date="2019-10-22T17:17:15Z">
            <w:r>
              <w:rPr/>
              <w:tab/>
            </w:r>
          </w:del>
          <w:del w:id="2239" w:author="冰蓝城 [2]" w:date="2019-10-22T17:17:15Z">
            <w:r>
              <w:rPr/>
              <w:delText>16</w:delText>
            </w:r>
          </w:del>
        </w:p>
        <w:p>
          <w:pPr>
            <w:pStyle w:val="6"/>
            <w:tabs>
              <w:tab w:val="right" w:leader="dot" w:pos="9628"/>
            </w:tabs>
            <w:ind w:left="960" w:firstLine="480"/>
            <w:rPr>
              <w:del w:id="2240" w:author="冰蓝城 [2]" w:date="2019-10-22T17:17:15Z"/>
              <w:rFonts w:asciiTheme="minorHAnsi" w:hAnsiTheme="minorHAnsi" w:eastAsiaTheme="minorEastAsia"/>
              <w:kern w:val="2"/>
              <w:sz w:val="21"/>
            </w:rPr>
          </w:pPr>
          <w:del w:id="2241" w:author="冰蓝城 [2]" w:date="2019-10-22T17:17:15Z">
            <w:r>
              <w:rPr>
                <w:rStyle w:val="14"/>
                <w:rPrChange w:id="2242" w:author="FSMM _" w:date="2019-10-17T00:40:00Z">
                  <w:rPr>
                    <w:rStyle w:val="16"/>
                  </w:rPr>
                </w:rPrChange>
              </w:rPr>
              <w:delText xml:space="preserve">4.2.2 </w:delText>
            </w:r>
          </w:del>
          <w:del w:id="2244" w:author="冰蓝城 [2]" w:date="2019-10-22T17:17:15Z">
            <w:r>
              <w:rPr>
                <w:rStyle w:val="14"/>
                <w:rFonts w:hint="eastAsia"/>
                <w:rPrChange w:id="2245" w:author="FSMM _" w:date="2019-10-17T00:40:00Z">
                  <w:rPr>
                    <w:rStyle w:val="16"/>
                    <w:rFonts w:hint="eastAsia"/>
                  </w:rPr>
                </w:rPrChange>
              </w:rPr>
              <w:delText>即时查询</w:delText>
            </w:r>
          </w:del>
          <w:del w:id="2247" w:author="冰蓝城 [2]" w:date="2019-10-22T17:17:15Z">
            <w:r>
              <w:rPr/>
              <w:tab/>
            </w:r>
          </w:del>
          <w:del w:id="2248" w:author="冰蓝城 [2]" w:date="2019-10-22T17:17:15Z">
            <w:r>
              <w:rPr/>
              <w:delText>16</w:delText>
            </w:r>
          </w:del>
        </w:p>
        <w:p>
          <w:pPr>
            <w:pStyle w:val="6"/>
            <w:tabs>
              <w:tab w:val="right" w:leader="dot" w:pos="9628"/>
            </w:tabs>
            <w:ind w:left="960" w:firstLine="480"/>
            <w:rPr>
              <w:del w:id="2249" w:author="冰蓝城 [2]" w:date="2019-10-22T17:17:15Z"/>
              <w:rFonts w:asciiTheme="minorHAnsi" w:hAnsiTheme="minorHAnsi" w:eastAsiaTheme="minorEastAsia"/>
              <w:kern w:val="2"/>
              <w:sz w:val="21"/>
            </w:rPr>
          </w:pPr>
          <w:del w:id="2250" w:author="冰蓝城 [2]" w:date="2019-10-22T17:17:15Z">
            <w:r>
              <w:rPr>
                <w:rStyle w:val="14"/>
                <w:rPrChange w:id="2251" w:author="FSMM _" w:date="2019-10-17T00:40:00Z">
                  <w:rPr>
                    <w:rStyle w:val="16"/>
                  </w:rPr>
                </w:rPrChange>
              </w:rPr>
              <w:delText xml:space="preserve">4.2.3 </w:delText>
            </w:r>
          </w:del>
          <w:del w:id="2253" w:author="冰蓝城 [2]" w:date="2019-10-22T17:17:15Z">
            <w:r>
              <w:rPr>
                <w:rStyle w:val="14"/>
                <w:rFonts w:hint="eastAsia"/>
                <w:rPrChange w:id="2254" w:author="FSMM _" w:date="2019-10-17T00:40:00Z">
                  <w:rPr>
                    <w:rStyle w:val="16"/>
                    <w:rFonts w:hint="eastAsia"/>
                  </w:rPr>
                </w:rPrChange>
              </w:rPr>
              <w:delText>离线数据同步</w:delText>
            </w:r>
          </w:del>
          <w:del w:id="2256" w:author="冰蓝城 [2]" w:date="2019-10-22T17:17:15Z">
            <w:r>
              <w:rPr/>
              <w:tab/>
            </w:r>
          </w:del>
          <w:del w:id="2257" w:author="冰蓝城 [2]" w:date="2019-10-22T17:17:15Z">
            <w:r>
              <w:rPr/>
              <w:delText>17</w:delText>
            </w:r>
          </w:del>
        </w:p>
        <w:p>
          <w:pPr>
            <w:pStyle w:val="6"/>
            <w:tabs>
              <w:tab w:val="right" w:leader="dot" w:pos="9628"/>
            </w:tabs>
            <w:ind w:left="960" w:firstLine="480"/>
            <w:rPr>
              <w:del w:id="2258" w:author="冰蓝城 [2]" w:date="2019-10-22T17:17:15Z"/>
              <w:rFonts w:asciiTheme="minorHAnsi" w:hAnsiTheme="minorHAnsi" w:eastAsiaTheme="minorEastAsia"/>
              <w:kern w:val="2"/>
              <w:sz w:val="21"/>
            </w:rPr>
          </w:pPr>
          <w:del w:id="2259" w:author="冰蓝城 [2]" w:date="2019-10-22T17:17:15Z">
            <w:r>
              <w:rPr>
                <w:rStyle w:val="14"/>
                <w:rPrChange w:id="2260" w:author="FSMM _" w:date="2019-10-17T00:40:00Z">
                  <w:rPr>
                    <w:rStyle w:val="16"/>
                  </w:rPr>
                </w:rPrChange>
              </w:rPr>
              <w:delText xml:space="preserve">4.2.4 </w:delText>
            </w:r>
          </w:del>
          <w:del w:id="2262" w:author="冰蓝城 [2]" w:date="2019-10-22T17:17:15Z">
            <w:r>
              <w:rPr>
                <w:rStyle w:val="14"/>
                <w:rFonts w:hint="eastAsia"/>
                <w:rPrChange w:id="2263" w:author="FSMM _" w:date="2019-10-17T00:40:00Z">
                  <w:rPr>
                    <w:rStyle w:val="16"/>
                    <w:rFonts w:hint="eastAsia"/>
                  </w:rPr>
                </w:rPrChange>
              </w:rPr>
              <w:delText>标记信息分享</w:delText>
            </w:r>
          </w:del>
          <w:del w:id="2265" w:author="冰蓝城 [2]" w:date="2019-10-22T17:17:15Z">
            <w:r>
              <w:rPr/>
              <w:tab/>
            </w:r>
          </w:del>
          <w:del w:id="2266" w:author="冰蓝城 [2]" w:date="2019-10-22T17:17:15Z">
            <w:r>
              <w:rPr/>
              <w:delText>18</w:delText>
            </w:r>
          </w:del>
        </w:p>
        <w:p>
          <w:pPr>
            <w:pStyle w:val="6"/>
            <w:tabs>
              <w:tab w:val="right" w:leader="dot" w:pos="9628"/>
            </w:tabs>
            <w:ind w:left="960" w:firstLine="480"/>
            <w:rPr>
              <w:del w:id="2267" w:author="冰蓝城 [2]" w:date="2019-10-22T17:17:15Z"/>
              <w:rFonts w:asciiTheme="minorHAnsi" w:hAnsiTheme="minorHAnsi" w:eastAsiaTheme="minorEastAsia"/>
              <w:kern w:val="2"/>
              <w:sz w:val="21"/>
            </w:rPr>
          </w:pPr>
          <w:del w:id="2268" w:author="冰蓝城 [2]" w:date="2019-10-22T17:17:15Z">
            <w:r>
              <w:rPr>
                <w:rStyle w:val="14"/>
                <w:rPrChange w:id="2269" w:author="FSMM _" w:date="2019-10-17T00:40:00Z">
                  <w:rPr>
                    <w:rStyle w:val="16"/>
                  </w:rPr>
                </w:rPrChange>
              </w:rPr>
              <w:delText>4.2.5</w:delText>
            </w:r>
          </w:del>
          <w:del w:id="2271" w:author="冰蓝城 [2]" w:date="2019-10-22T17:17:15Z">
            <w:r>
              <w:rPr>
                <w:rStyle w:val="14"/>
                <w:rFonts w:hint="eastAsia"/>
                <w:rPrChange w:id="2272" w:author="FSMM _" w:date="2019-10-17T00:40:00Z">
                  <w:rPr>
                    <w:rStyle w:val="16"/>
                    <w:rFonts w:hint="eastAsia"/>
                  </w:rPr>
                </w:rPrChange>
              </w:rPr>
              <w:delText>信息标记</w:delText>
            </w:r>
          </w:del>
          <w:del w:id="2274" w:author="冰蓝城 [2]" w:date="2019-10-22T17:17:15Z">
            <w:r>
              <w:rPr/>
              <w:tab/>
            </w:r>
          </w:del>
          <w:del w:id="2275" w:author="冰蓝城 [2]" w:date="2019-10-22T17:17:15Z">
            <w:r>
              <w:rPr/>
              <w:delText>19</w:delText>
            </w:r>
          </w:del>
        </w:p>
        <w:p>
          <w:pPr>
            <w:pStyle w:val="6"/>
            <w:tabs>
              <w:tab w:val="right" w:leader="dot" w:pos="9628"/>
            </w:tabs>
            <w:ind w:left="960" w:firstLine="480"/>
            <w:rPr>
              <w:del w:id="2276" w:author="冰蓝城 [2]" w:date="2019-10-22T17:17:15Z"/>
              <w:rFonts w:asciiTheme="minorHAnsi" w:hAnsiTheme="minorHAnsi" w:eastAsiaTheme="minorEastAsia"/>
              <w:kern w:val="2"/>
              <w:sz w:val="21"/>
            </w:rPr>
          </w:pPr>
          <w:del w:id="2277" w:author="冰蓝城 [2]" w:date="2019-10-22T17:17:15Z">
            <w:r>
              <w:rPr>
                <w:rStyle w:val="14"/>
                <w:rPrChange w:id="2278" w:author="FSMM _" w:date="2019-10-17T00:40:00Z">
                  <w:rPr>
                    <w:rStyle w:val="16"/>
                  </w:rPr>
                </w:rPrChange>
              </w:rPr>
              <w:delText>4.2.6</w:delText>
            </w:r>
          </w:del>
          <w:del w:id="2280" w:author="冰蓝城 [2]" w:date="2019-10-22T17:17:15Z">
            <w:r>
              <w:rPr>
                <w:rStyle w:val="14"/>
                <w:rFonts w:hint="eastAsia"/>
                <w:rPrChange w:id="2281" w:author="FSMM _" w:date="2019-10-17T00:40:00Z">
                  <w:rPr>
                    <w:rStyle w:val="16"/>
                    <w:rFonts w:hint="eastAsia"/>
                  </w:rPr>
                </w:rPrChange>
              </w:rPr>
              <w:delText>信息发布</w:delText>
            </w:r>
          </w:del>
          <w:del w:id="2283" w:author="冰蓝城 [2]" w:date="2019-10-22T17:17:15Z">
            <w:r>
              <w:rPr/>
              <w:tab/>
            </w:r>
          </w:del>
          <w:del w:id="2284" w:author="冰蓝城 [2]" w:date="2019-10-22T17:17:15Z">
            <w:r>
              <w:rPr/>
              <w:delText>20</w:delText>
            </w:r>
          </w:del>
        </w:p>
        <w:p>
          <w:pPr>
            <w:pStyle w:val="11"/>
            <w:tabs>
              <w:tab w:val="right" w:leader="dot" w:pos="9628"/>
            </w:tabs>
            <w:ind w:firstLine="480"/>
            <w:rPr>
              <w:del w:id="2285" w:author="冰蓝城 [2]" w:date="2019-10-22T17:17:15Z"/>
              <w:rFonts w:asciiTheme="minorHAnsi" w:hAnsiTheme="minorHAnsi" w:eastAsiaTheme="minorEastAsia"/>
              <w:kern w:val="2"/>
              <w:sz w:val="21"/>
            </w:rPr>
          </w:pPr>
          <w:del w:id="2286" w:author="冰蓝城 [2]" w:date="2019-10-22T17:17:15Z">
            <w:r>
              <w:rPr>
                <w:rStyle w:val="14"/>
                <w:rPrChange w:id="2287" w:author="FSMM _" w:date="2019-10-17T00:40:00Z">
                  <w:rPr>
                    <w:rStyle w:val="16"/>
                  </w:rPr>
                </w:rPrChange>
              </w:rPr>
              <w:delText>5</w:delText>
            </w:r>
          </w:del>
          <w:del w:id="2289" w:author="冰蓝城 [2]" w:date="2019-10-22T17:17:15Z">
            <w:r>
              <w:rPr>
                <w:rStyle w:val="14"/>
                <w:rFonts w:hint="eastAsia"/>
                <w:rPrChange w:id="2290" w:author="FSMM _" w:date="2019-10-17T00:40:00Z">
                  <w:rPr>
                    <w:rStyle w:val="16"/>
                    <w:rFonts w:hint="eastAsia"/>
                  </w:rPr>
                </w:rPrChange>
              </w:rPr>
              <w:delText>、性能需求</w:delText>
            </w:r>
          </w:del>
          <w:del w:id="2292" w:author="冰蓝城 [2]" w:date="2019-10-22T17:17:15Z">
            <w:r>
              <w:rPr/>
              <w:tab/>
            </w:r>
          </w:del>
          <w:del w:id="2293" w:author="冰蓝城 [2]" w:date="2019-10-22T17:17:15Z">
            <w:r>
              <w:rPr/>
              <w:delText>22</w:delText>
            </w:r>
          </w:del>
        </w:p>
        <w:p>
          <w:pPr>
            <w:pStyle w:val="12"/>
            <w:tabs>
              <w:tab w:val="right" w:leader="dot" w:pos="9628"/>
            </w:tabs>
            <w:ind w:left="480" w:firstLine="480"/>
            <w:rPr>
              <w:del w:id="2294" w:author="冰蓝城 [2]" w:date="2019-10-22T17:17:15Z"/>
              <w:rFonts w:asciiTheme="minorHAnsi" w:hAnsiTheme="minorHAnsi" w:eastAsiaTheme="minorEastAsia"/>
              <w:kern w:val="2"/>
              <w:sz w:val="21"/>
            </w:rPr>
          </w:pPr>
          <w:del w:id="2295" w:author="冰蓝城 [2]" w:date="2019-10-22T17:17:15Z">
            <w:r>
              <w:rPr>
                <w:rStyle w:val="14"/>
                <w:rPrChange w:id="2296" w:author="FSMM _" w:date="2019-10-17T00:40:00Z">
                  <w:rPr>
                    <w:rStyle w:val="16"/>
                  </w:rPr>
                </w:rPrChange>
              </w:rPr>
              <w:delText>5.1</w:delText>
            </w:r>
          </w:del>
          <w:del w:id="2298" w:author="冰蓝城 [2]" w:date="2019-10-22T17:17:15Z">
            <w:r>
              <w:rPr>
                <w:rStyle w:val="14"/>
                <w:rFonts w:hint="eastAsia"/>
                <w:rPrChange w:id="2299" w:author="FSMM _" w:date="2019-10-17T00:40:00Z">
                  <w:rPr>
                    <w:rStyle w:val="16"/>
                    <w:rFonts w:hint="eastAsia"/>
                  </w:rPr>
                </w:rPrChange>
              </w:rPr>
              <w:delText>数据精确度</w:delText>
            </w:r>
          </w:del>
          <w:del w:id="2301" w:author="冰蓝城 [2]" w:date="2019-10-22T17:17:15Z">
            <w:r>
              <w:rPr/>
              <w:tab/>
            </w:r>
          </w:del>
          <w:del w:id="2302" w:author="冰蓝城 [2]" w:date="2019-10-22T17:17:15Z">
            <w:r>
              <w:rPr/>
              <w:delText>22</w:delText>
            </w:r>
          </w:del>
        </w:p>
        <w:p>
          <w:pPr>
            <w:pStyle w:val="6"/>
            <w:tabs>
              <w:tab w:val="right" w:leader="dot" w:pos="9628"/>
            </w:tabs>
            <w:ind w:left="960" w:firstLine="480"/>
            <w:rPr>
              <w:del w:id="2303" w:author="冰蓝城 [2]" w:date="2019-10-22T17:17:15Z"/>
              <w:rFonts w:asciiTheme="minorHAnsi" w:hAnsiTheme="minorHAnsi" w:eastAsiaTheme="minorEastAsia"/>
              <w:kern w:val="2"/>
              <w:sz w:val="21"/>
            </w:rPr>
          </w:pPr>
          <w:del w:id="2304" w:author="冰蓝城 [2]" w:date="2019-10-22T17:17:15Z">
            <w:r>
              <w:rPr>
                <w:rStyle w:val="14"/>
                <w:rPrChange w:id="2305" w:author="FSMM _" w:date="2019-10-17T00:40:00Z">
                  <w:rPr>
                    <w:rStyle w:val="16"/>
                  </w:rPr>
                </w:rPrChange>
              </w:rPr>
              <w:delText xml:space="preserve">5.1.1 </w:delText>
            </w:r>
          </w:del>
          <w:del w:id="2307" w:author="冰蓝城 [2]" w:date="2019-10-22T17:17:15Z">
            <w:r>
              <w:rPr>
                <w:rStyle w:val="14"/>
                <w:rFonts w:hint="eastAsia"/>
                <w:rPrChange w:id="2308" w:author="FSMM _" w:date="2019-10-17T00:40:00Z">
                  <w:rPr>
                    <w:rStyle w:val="16"/>
                    <w:rFonts w:hint="eastAsia"/>
                  </w:rPr>
                </w:rPrChange>
              </w:rPr>
              <w:delText>输入数据精确度</w:delText>
            </w:r>
          </w:del>
          <w:del w:id="2310" w:author="冰蓝城 [2]" w:date="2019-10-22T17:17:15Z">
            <w:r>
              <w:rPr/>
              <w:tab/>
            </w:r>
          </w:del>
          <w:del w:id="2311" w:author="冰蓝城 [2]" w:date="2019-10-22T17:17:15Z">
            <w:r>
              <w:rPr/>
              <w:delText>22</w:delText>
            </w:r>
          </w:del>
        </w:p>
        <w:p>
          <w:pPr>
            <w:pStyle w:val="6"/>
            <w:tabs>
              <w:tab w:val="right" w:leader="dot" w:pos="9628"/>
            </w:tabs>
            <w:ind w:left="960" w:firstLine="480"/>
            <w:rPr>
              <w:del w:id="2312" w:author="冰蓝城 [2]" w:date="2019-10-22T17:17:15Z"/>
              <w:rFonts w:asciiTheme="minorHAnsi" w:hAnsiTheme="minorHAnsi" w:eastAsiaTheme="minorEastAsia"/>
              <w:kern w:val="2"/>
              <w:sz w:val="21"/>
            </w:rPr>
          </w:pPr>
          <w:del w:id="2313" w:author="冰蓝城 [2]" w:date="2019-10-22T17:17:15Z">
            <w:r>
              <w:rPr>
                <w:rStyle w:val="14"/>
                <w:rPrChange w:id="2314" w:author="FSMM _" w:date="2019-10-17T00:40:00Z">
                  <w:rPr>
                    <w:rStyle w:val="16"/>
                  </w:rPr>
                </w:rPrChange>
              </w:rPr>
              <w:delText xml:space="preserve">5.1.2 </w:delText>
            </w:r>
          </w:del>
          <w:del w:id="2316" w:author="冰蓝城 [2]" w:date="2019-10-22T17:17:15Z">
            <w:r>
              <w:rPr>
                <w:rStyle w:val="14"/>
                <w:rFonts w:hint="eastAsia"/>
                <w:rPrChange w:id="2317" w:author="FSMM _" w:date="2019-10-17T00:40:00Z">
                  <w:rPr>
                    <w:rStyle w:val="16"/>
                    <w:rFonts w:hint="eastAsia"/>
                  </w:rPr>
                </w:rPrChange>
              </w:rPr>
              <w:delText>输出数据精确度</w:delText>
            </w:r>
          </w:del>
          <w:del w:id="2319" w:author="冰蓝城 [2]" w:date="2019-10-22T17:17:15Z">
            <w:r>
              <w:rPr/>
              <w:tab/>
            </w:r>
          </w:del>
          <w:del w:id="2320" w:author="冰蓝城 [2]" w:date="2019-10-22T17:17:15Z">
            <w:r>
              <w:rPr/>
              <w:delText>22</w:delText>
            </w:r>
          </w:del>
        </w:p>
        <w:p>
          <w:pPr>
            <w:pStyle w:val="6"/>
            <w:tabs>
              <w:tab w:val="right" w:leader="dot" w:pos="9628"/>
            </w:tabs>
            <w:ind w:left="960" w:firstLine="480"/>
            <w:rPr>
              <w:del w:id="2321" w:author="冰蓝城 [2]" w:date="2019-10-22T17:17:15Z"/>
              <w:rFonts w:asciiTheme="minorHAnsi" w:hAnsiTheme="minorHAnsi" w:eastAsiaTheme="minorEastAsia"/>
              <w:kern w:val="2"/>
              <w:sz w:val="21"/>
            </w:rPr>
          </w:pPr>
          <w:del w:id="2322" w:author="冰蓝城 [2]" w:date="2019-10-22T17:17:15Z">
            <w:r>
              <w:rPr>
                <w:rStyle w:val="14"/>
                <w:rPrChange w:id="2323" w:author="FSMM _" w:date="2019-10-17T00:40:00Z">
                  <w:rPr>
                    <w:rStyle w:val="16"/>
                  </w:rPr>
                </w:rPrChange>
              </w:rPr>
              <w:delText xml:space="preserve">5.1.3 </w:delText>
            </w:r>
          </w:del>
          <w:del w:id="2325" w:author="冰蓝城 [2]" w:date="2019-10-22T17:17:15Z">
            <w:r>
              <w:rPr>
                <w:rStyle w:val="14"/>
                <w:rFonts w:hint="eastAsia"/>
                <w:rPrChange w:id="2326" w:author="FSMM _" w:date="2019-10-17T00:40:00Z">
                  <w:rPr>
                    <w:rStyle w:val="16"/>
                    <w:rFonts w:hint="eastAsia"/>
                  </w:rPr>
                </w:rPrChange>
              </w:rPr>
              <w:delText>传输过程中数据精确度</w:delText>
            </w:r>
          </w:del>
          <w:del w:id="2328" w:author="冰蓝城 [2]" w:date="2019-10-22T17:17:15Z">
            <w:r>
              <w:rPr/>
              <w:tab/>
            </w:r>
          </w:del>
          <w:del w:id="2329" w:author="冰蓝城 [2]" w:date="2019-10-22T17:17:15Z">
            <w:r>
              <w:rPr/>
              <w:delText>22</w:delText>
            </w:r>
          </w:del>
        </w:p>
        <w:p>
          <w:pPr>
            <w:pStyle w:val="12"/>
            <w:tabs>
              <w:tab w:val="right" w:leader="dot" w:pos="9628"/>
            </w:tabs>
            <w:ind w:left="480" w:firstLine="480"/>
            <w:rPr>
              <w:del w:id="2330" w:author="冰蓝城 [2]" w:date="2019-10-22T17:17:15Z"/>
              <w:rFonts w:asciiTheme="minorHAnsi" w:hAnsiTheme="minorHAnsi" w:eastAsiaTheme="minorEastAsia"/>
              <w:kern w:val="2"/>
              <w:sz w:val="21"/>
            </w:rPr>
          </w:pPr>
          <w:del w:id="2331" w:author="冰蓝城 [2]" w:date="2019-10-22T17:17:15Z">
            <w:r>
              <w:rPr>
                <w:rStyle w:val="14"/>
                <w:rPrChange w:id="2332" w:author="FSMM _" w:date="2019-10-17T00:40:00Z">
                  <w:rPr>
                    <w:rStyle w:val="16"/>
                  </w:rPr>
                </w:rPrChange>
              </w:rPr>
              <w:delText>5.2</w:delText>
            </w:r>
          </w:del>
          <w:del w:id="2334" w:author="冰蓝城 [2]" w:date="2019-10-22T17:17:15Z">
            <w:r>
              <w:rPr>
                <w:rStyle w:val="14"/>
                <w:rFonts w:hint="eastAsia"/>
                <w:rPrChange w:id="2335" w:author="FSMM _" w:date="2019-10-17T00:40:00Z">
                  <w:rPr>
                    <w:rStyle w:val="16"/>
                    <w:rFonts w:hint="eastAsia"/>
                  </w:rPr>
                </w:rPrChange>
              </w:rPr>
              <w:delText>时间特性</w:delText>
            </w:r>
          </w:del>
          <w:del w:id="2337" w:author="冰蓝城 [2]" w:date="2019-10-22T17:17:15Z">
            <w:r>
              <w:rPr/>
              <w:tab/>
            </w:r>
          </w:del>
          <w:del w:id="2338" w:author="冰蓝城 [2]" w:date="2019-10-22T17:17:15Z">
            <w:r>
              <w:rPr/>
              <w:delText>22</w:delText>
            </w:r>
          </w:del>
        </w:p>
        <w:p>
          <w:pPr>
            <w:pStyle w:val="6"/>
            <w:tabs>
              <w:tab w:val="right" w:leader="dot" w:pos="9628"/>
            </w:tabs>
            <w:ind w:left="960" w:firstLine="480"/>
            <w:rPr>
              <w:del w:id="2339" w:author="冰蓝城 [2]" w:date="2019-10-22T17:17:15Z"/>
              <w:rFonts w:asciiTheme="minorHAnsi" w:hAnsiTheme="minorHAnsi" w:eastAsiaTheme="minorEastAsia"/>
              <w:kern w:val="2"/>
              <w:sz w:val="21"/>
            </w:rPr>
          </w:pPr>
          <w:del w:id="2340" w:author="冰蓝城 [2]" w:date="2019-10-22T17:17:15Z">
            <w:r>
              <w:rPr>
                <w:rStyle w:val="14"/>
                <w:rPrChange w:id="2341" w:author="FSMM _" w:date="2019-10-17T00:40:00Z">
                  <w:rPr>
                    <w:rStyle w:val="16"/>
                  </w:rPr>
                </w:rPrChange>
              </w:rPr>
              <w:delText xml:space="preserve">5.2.1 </w:delText>
            </w:r>
          </w:del>
          <w:del w:id="2343" w:author="冰蓝城 [2]" w:date="2019-10-22T17:17:15Z">
            <w:r>
              <w:rPr>
                <w:rStyle w:val="14"/>
                <w:rFonts w:hint="eastAsia"/>
                <w:rPrChange w:id="2344" w:author="FSMM _" w:date="2019-10-17T00:40:00Z">
                  <w:rPr>
                    <w:rStyle w:val="16"/>
                    <w:rFonts w:hint="eastAsia"/>
                  </w:rPr>
                </w:rPrChange>
              </w:rPr>
              <w:delText>响应时间</w:delText>
            </w:r>
          </w:del>
          <w:del w:id="2346" w:author="冰蓝城 [2]" w:date="2019-10-22T17:17:15Z">
            <w:r>
              <w:rPr/>
              <w:tab/>
            </w:r>
          </w:del>
          <w:del w:id="2347" w:author="冰蓝城 [2]" w:date="2019-10-22T17:17:15Z">
            <w:r>
              <w:rPr/>
              <w:delText>22</w:delText>
            </w:r>
          </w:del>
        </w:p>
        <w:p>
          <w:pPr>
            <w:pStyle w:val="6"/>
            <w:tabs>
              <w:tab w:val="right" w:leader="dot" w:pos="9628"/>
            </w:tabs>
            <w:ind w:left="960" w:firstLine="480"/>
            <w:rPr>
              <w:del w:id="2348" w:author="冰蓝城 [2]" w:date="2019-10-22T17:17:15Z"/>
              <w:rFonts w:asciiTheme="minorHAnsi" w:hAnsiTheme="minorHAnsi" w:eastAsiaTheme="minorEastAsia"/>
              <w:kern w:val="2"/>
              <w:sz w:val="21"/>
            </w:rPr>
          </w:pPr>
          <w:del w:id="2349" w:author="冰蓝城 [2]" w:date="2019-10-22T17:17:15Z">
            <w:r>
              <w:rPr>
                <w:rStyle w:val="14"/>
                <w:rPrChange w:id="2350" w:author="FSMM _" w:date="2019-10-17T00:40:00Z">
                  <w:rPr>
                    <w:rStyle w:val="16"/>
                  </w:rPr>
                </w:rPrChange>
              </w:rPr>
              <w:delText xml:space="preserve">5.2.2 </w:delText>
            </w:r>
          </w:del>
          <w:del w:id="2352" w:author="冰蓝城 [2]" w:date="2019-10-22T17:17:15Z">
            <w:r>
              <w:rPr>
                <w:rStyle w:val="14"/>
                <w:rFonts w:hint="eastAsia"/>
                <w:rPrChange w:id="2353" w:author="FSMM _" w:date="2019-10-17T00:40:00Z">
                  <w:rPr>
                    <w:rStyle w:val="16"/>
                    <w:rFonts w:hint="eastAsia"/>
                  </w:rPr>
                </w:rPrChange>
              </w:rPr>
              <w:delText>更新处理时间</w:delText>
            </w:r>
          </w:del>
          <w:del w:id="2355" w:author="冰蓝城 [2]" w:date="2019-10-22T17:17:15Z">
            <w:r>
              <w:rPr/>
              <w:tab/>
            </w:r>
          </w:del>
          <w:del w:id="2356" w:author="冰蓝城 [2]" w:date="2019-10-22T17:17:15Z">
            <w:r>
              <w:rPr/>
              <w:delText>22</w:delText>
            </w:r>
          </w:del>
        </w:p>
        <w:p>
          <w:pPr>
            <w:pStyle w:val="6"/>
            <w:tabs>
              <w:tab w:val="right" w:leader="dot" w:pos="9628"/>
            </w:tabs>
            <w:ind w:left="960" w:firstLine="480"/>
            <w:rPr>
              <w:del w:id="2357" w:author="冰蓝城 [2]" w:date="2019-10-22T17:17:15Z"/>
              <w:rFonts w:asciiTheme="minorHAnsi" w:hAnsiTheme="minorHAnsi" w:eastAsiaTheme="minorEastAsia"/>
              <w:kern w:val="2"/>
              <w:sz w:val="21"/>
            </w:rPr>
          </w:pPr>
          <w:del w:id="2358" w:author="冰蓝城 [2]" w:date="2019-10-22T17:17:15Z">
            <w:r>
              <w:rPr>
                <w:rStyle w:val="14"/>
                <w:rPrChange w:id="2359" w:author="FSMM _" w:date="2019-10-17T00:40:00Z">
                  <w:rPr>
                    <w:rStyle w:val="16"/>
                  </w:rPr>
                </w:rPrChange>
              </w:rPr>
              <w:delText xml:space="preserve">5.2.3 </w:delText>
            </w:r>
          </w:del>
          <w:del w:id="2361" w:author="冰蓝城 [2]" w:date="2019-10-22T17:17:15Z">
            <w:r>
              <w:rPr>
                <w:rStyle w:val="14"/>
                <w:rFonts w:hint="eastAsia"/>
                <w:rPrChange w:id="2362" w:author="FSMM _" w:date="2019-10-17T00:40:00Z">
                  <w:rPr>
                    <w:rStyle w:val="16"/>
                    <w:rFonts w:hint="eastAsia"/>
                  </w:rPr>
                </w:rPrChange>
              </w:rPr>
              <w:delText>数据转换和传输时间</w:delText>
            </w:r>
          </w:del>
          <w:del w:id="2364" w:author="冰蓝城 [2]" w:date="2019-10-22T17:17:15Z">
            <w:r>
              <w:rPr/>
              <w:tab/>
            </w:r>
          </w:del>
          <w:del w:id="2365" w:author="冰蓝城 [2]" w:date="2019-10-22T17:17:15Z">
            <w:r>
              <w:rPr/>
              <w:delText>22</w:delText>
            </w:r>
          </w:del>
        </w:p>
        <w:p>
          <w:pPr>
            <w:pStyle w:val="12"/>
            <w:tabs>
              <w:tab w:val="right" w:leader="dot" w:pos="9628"/>
            </w:tabs>
            <w:ind w:left="480" w:firstLine="480"/>
            <w:rPr>
              <w:del w:id="2366" w:author="冰蓝城 [2]" w:date="2019-10-22T17:17:15Z"/>
              <w:rFonts w:asciiTheme="minorHAnsi" w:hAnsiTheme="minorHAnsi" w:eastAsiaTheme="minorEastAsia"/>
              <w:kern w:val="2"/>
              <w:sz w:val="21"/>
            </w:rPr>
          </w:pPr>
          <w:del w:id="2367" w:author="冰蓝城 [2]" w:date="2019-10-22T17:17:15Z">
            <w:r>
              <w:rPr>
                <w:rStyle w:val="14"/>
                <w:rPrChange w:id="2368" w:author="FSMM _" w:date="2019-10-17T00:40:00Z">
                  <w:rPr>
                    <w:rStyle w:val="16"/>
                  </w:rPr>
                </w:rPrChange>
              </w:rPr>
              <w:delText xml:space="preserve">5.3 </w:delText>
            </w:r>
          </w:del>
          <w:del w:id="2370" w:author="冰蓝城 [2]" w:date="2019-10-22T17:17:15Z">
            <w:r>
              <w:rPr>
                <w:rStyle w:val="14"/>
                <w:rFonts w:hint="eastAsia"/>
                <w:rPrChange w:id="2371" w:author="FSMM _" w:date="2019-10-17T00:40:00Z">
                  <w:rPr>
                    <w:rStyle w:val="16"/>
                    <w:rFonts w:hint="eastAsia"/>
                  </w:rPr>
                </w:rPrChange>
              </w:rPr>
              <w:delText>适应性</w:delText>
            </w:r>
          </w:del>
          <w:del w:id="2373" w:author="冰蓝城 [2]" w:date="2019-10-22T17:17:15Z">
            <w:r>
              <w:rPr/>
              <w:tab/>
            </w:r>
          </w:del>
          <w:del w:id="2374" w:author="冰蓝城 [2]" w:date="2019-10-22T17:17:15Z">
            <w:r>
              <w:rPr/>
              <w:delText>22</w:delText>
            </w:r>
          </w:del>
        </w:p>
        <w:p>
          <w:pPr>
            <w:pStyle w:val="6"/>
            <w:tabs>
              <w:tab w:val="right" w:leader="dot" w:pos="9628"/>
            </w:tabs>
            <w:ind w:left="960" w:firstLine="480"/>
            <w:rPr>
              <w:del w:id="2375" w:author="冰蓝城 [2]" w:date="2019-10-22T17:17:15Z"/>
              <w:rFonts w:asciiTheme="minorHAnsi" w:hAnsiTheme="minorHAnsi" w:eastAsiaTheme="minorEastAsia"/>
              <w:kern w:val="2"/>
              <w:sz w:val="21"/>
            </w:rPr>
          </w:pPr>
          <w:del w:id="2376" w:author="冰蓝城 [2]" w:date="2019-10-22T17:17:15Z">
            <w:r>
              <w:rPr>
                <w:rStyle w:val="14"/>
                <w:rPrChange w:id="2377" w:author="FSMM _" w:date="2019-10-17T00:40:00Z">
                  <w:rPr>
                    <w:rStyle w:val="16"/>
                  </w:rPr>
                </w:rPrChange>
              </w:rPr>
              <w:delText xml:space="preserve">5.3.1 </w:delText>
            </w:r>
          </w:del>
          <w:del w:id="2379" w:author="冰蓝城 [2]" w:date="2019-10-22T17:17:15Z">
            <w:r>
              <w:rPr>
                <w:rStyle w:val="14"/>
                <w:rFonts w:hint="eastAsia"/>
                <w:rPrChange w:id="2380" w:author="FSMM _" w:date="2019-10-17T00:40:00Z">
                  <w:rPr>
                    <w:rStyle w:val="16"/>
                    <w:rFonts w:hint="eastAsia"/>
                  </w:rPr>
                </w:rPrChange>
              </w:rPr>
              <w:delText>操作方式上发生的变化</w:delText>
            </w:r>
          </w:del>
          <w:del w:id="2382" w:author="冰蓝城 [2]" w:date="2019-10-22T17:17:15Z">
            <w:r>
              <w:rPr/>
              <w:tab/>
            </w:r>
          </w:del>
          <w:del w:id="2383" w:author="冰蓝城 [2]" w:date="2019-10-22T17:17:15Z">
            <w:r>
              <w:rPr/>
              <w:delText>22</w:delText>
            </w:r>
          </w:del>
        </w:p>
        <w:p>
          <w:pPr>
            <w:pStyle w:val="6"/>
            <w:tabs>
              <w:tab w:val="right" w:leader="dot" w:pos="9628"/>
            </w:tabs>
            <w:ind w:left="960" w:firstLine="480"/>
            <w:rPr>
              <w:del w:id="2384" w:author="冰蓝城 [2]" w:date="2019-10-22T17:17:15Z"/>
              <w:rFonts w:asciiTheme="minorHAnsi" w:hAnsiTheme="minorHAnsi" w:eastAsiaTheme="minorEastAsia"/>
              <w:kern w:val="2"/>
              <w:sz w:val="21"/>
            </w:rPr>
          </w:pPr>
          <w:del w:id="2385" w:author="冰蓝城 [2]" w:date="2019-10-22T17:17:15Z">
            <w:r>
              <w:rPr>
                <w:rStyle w:val="14"/>
                <w:rPrChange w:id="2386" w:author="FSMM _" w:date="2019-10-17T00:40:00Z">
                  <w:rPr>
                    <w:rStyle w:val="16"/>
                  </w:rPr>
                </w:rPrChange>
              </w:rPr>
              <w:delText xml:space="preserve">5.3.2 </w:delText>
            </w:r>
          </w:del>
          <w:del w:id="2388" w:author="冰蓝城 [2]" w:date="2019-10-22T17:17:15Z">
            <w:r>
              <w:rPr>
                <w:rStyle w:val="14"/>
                <w:rFonts w:hint="eastAsia"/>
                <w:rPrChange w:id="2389" w:author="FSMM _" w:date="2019-10-17T00:40:00Z">
                  <w:rPr>
                    <w:rStyle w:val="16"/>
                    <w:rFonts w:hint="eastAsia"/>
                  </w:rPr>
                </w:rPrChange>
              </w:rPr>
              <w:delText>运行环境的变化</w:delText>
            </w:r>
          </w:del>
          <w:del w:id="2391" w:author="冰蓝城 [2]" w:date="2019-10-22T17:17:15Z">
            <w:r>
              <w:rPr/>
              <w:tab/>
            </w:r>
          </w:del>
          <w:del w:id="2392" w:author="冰蓝城 [2]" w:date="2019-10-22T17:17:15Z">
            <w:r>
              <w:rPr/>
              <w:delText>23</w:delText>
            </w:r>
          </w:del>
        </w:p>
        <w:p>
          <w:pPr>
            <w:pStyle w:val="6"/>
            <w:tabs>
              <w:tab w:val="right" w:leader="dot" w:pos="9628"/>
            </w:tabs>
            <w:ind w:left="960" w:firstLine="480"/>
            <w:rPr>
              <w:del w:id="2393" w:author="冰蓝城 [2]" w:date="2019-10-22T17:17:15Z"/>
              <w:rFonts w:asciiTheme="minorHAnsi" w:hAnsiTheme="minorHAnsi" w:eastAsiaTheme="minorEastAsia"/>
              <w:kern w:val="2"/>
              <w:sz w:val="21"/>
            </w:rPr>
          </w:pPr>
          <w:del w:id="2394" w:author="冰蓝城 [2]" w:date="2019-10-22T17:17:15Z">
            <w:r>
              <w:rPr>
                <w:rStyle w:val="14"/>
                <w:rPrChange w:id="2395" w:author="FSMM _" w:date="2019-10-17T00:40:00Z">
                  <w:rPr>
                    <w:rStyle w:val="16"/>
                  </w:rPr>
                </w:rPrChange>
              </w:rPr>
              <w:delText xml:space="preserve">5.3.3 </w:delText>
            </w:r>
          </w:del>
          <w:del w:id="2397" w:author="冰蓝城 [2]" w:date="2019-10-22T17:17:15Z">
            <w:r>
              <w:rPr>
                <w:rStyle w:val="14"/>
                <w:rFonts w:hint="eastAsia"/>
                <w:rPrChange w:id="2398" w:author="FSMM _" w:date="2019-10-17T00:40:00Z">
                  <w:rPr>
                    <w:rStyle w:val="16"/>
                    <w:rFonts w:hint="eastAsia"/>
                  </w:rPr>
                </w:rPrChange>
              </w:rPr>
              <w:delText>与其他软件接口的变化</w:delText>
            </w:r>
          </w:del>
          <w:del w:id="2400" w:author="冰蓝城 [2]" w:date="2019-10-22T17:17:15Z">
            <w:r>
              <w:rPr/>
              <w:tab/>
            </w:r>
          </w:del>
          <w:del w:id="2401" w:author="冰蓝城 [2]" w:date="2019-10-22T17:17:15Z">
            <w:r>
              <w:rPr/>
              <w:delText>23</w:delText>
            </w:r>
          </w:del>
        </w:p>
        <w:p>
          <w:pPr>
            <w:pStyle w:val="6"/>
            <w:tabs>
              <w:tab w:val="right" w:leader="dot" w:pos="9628"/>
            </w:tabs>
            <w:ind w:left="960" w:firstLine="480"/>
            <w:rPr>
              <w:del w:id="2402" w:author="冰蓝城 [2]" w:date="2019-10-22T17:17:15Z"/>
              <w:rFonts w:asciiTheme="minorHAnsi" w:hAnsiTheme="minorHAnsi" w:eastAsiaTheme="minorEastAsia"/>
              <w:kern w:val="2"/>
              <w:sz w:val="21"/>
            </w:rPr>
          </w:pPr>
          <w:del w:id="2403" w:author="冰蓝城 [2]" w:date="2019-10-22T17:17:15Z">
            <w:r>
              <w:rPr>
                <w:rStyle w:val="14"/>
                <w:rPrChange w:id="2404" w:author="FSMM _" w:date="2019-10-17T00:40:00Z">
                  <w:rPr>
                    <w:rStyle w:val="16"/>
                  </w:rPr>
                </w:rPrChange>
              </w:rPr>
              <w:delText xml:space="preserve">5.3.4 </w:delText>
            </w:r>
          </w:del>
          <w:del w:id="2406" w:author="冰蓝城 [2]" w:date="2019-10-22T17:17:15Z">
            <w:r>
              <w:rPr>
                <w:rStyle w:val="14"/>
                <w:rFonts w:hint="eastAsia"/>
                <w:rPrChange w:id="2407" w:author="FSMM _" w:date="2019-10-17T00:40:00Z">
                  <w:rPr>
                    <w:rStyle w:val="16"/>
                    <w:rFonts w:hint="eastAsia"/>
                  </w:rPr>
                </w:rPrChange>
              </w:rPr>
              <w:delText>开发计划的变化或改进</w:delText>
            </w:r>
          </w:del>
          <w:del w:id="2409" w:author="冰蓝城 [2]" w:date="2019-10-22T17:17:15Z">
            <w:r>
              <w:rPr/>
              <w:tab/>
            </w:r>
          </w:del>
          <w:del w:id="2410" w:author="冰蓝城 [2]" w:date="2019-10-22T17:17:15Z">
            <w:r>
              <w:rPr/>
              <w:delText>23</w:delText>
            </w:r>
          </w:del>
        </w:p>
        <w:p>
          <w:pPr>
            <w:pStyle w:val="11"/>
            <w:tabs>
              <w:tab w:val="right" w:leader="dot" w:pos="9628"/>
            </w:tabs>
            <w:ind w:firstLine="480"/>
            <w:rPr>
              <w:del w:id="2411" w:author="冰蓝城 [2]" w:date="2019-10-22T17:17:15Z"/>
              <w:rFonts w:asciiTheme="minorHAnsi" w:hAnsiTheme="minorHAnsi" w:eastAsiaTheme="minorEastAsia"/>
              <w:kern w:val="2"/>
              <w:sz w:val="21"/>
            </w:rPr>
          </w:pPr>
          <w:del w:id="2412" w:author="冰蓝城 [2]" w:date="2019-10-22T17:17:15Z">
            <w:r>
              <w:rPr>
                <w:rStyle w:val="14"/>
                <w:rFonts w:hint="eastAsia"/>
                <w:rPrChange w:id="2413" w:author="FSMM _" w:date="2019-10-17T00:40:00Z">
                  <w:rPr>
                    <w:rStyle w:val="16"/>
                    <w:rFonts w:hint="eastAsia"/>
                  </w:rPr>
                </w:rPrChange>
              </w:rPr>
              <w:delText>支持开发计划在</w:delText>
            </w:r>
          </w:del>
          <w:del w:id="2415" w:author="冰蓝城 [2]" w:date="2019-10-22T17:17:15Z">
            <w:r>
              <w:rPr>
                <w:rStyle w:val="14"/>
                <w:rPrChange w:id="2416" w:author="FSMM _" w:date="2019-10-17T00:40:00Z">
                  <w:rPr>
                    <w:rStyle w:val="16"/>
                  </w:rPr>
                </w:rPrChange>
              </w:rPr>
              <w:delText>50%</w:delText>
            </w:r>
          </w:del>
          <w:del w:id="2418" w:author="冰蓝城 [2]" w:date="2019-10-22T17:17:15Z">
            <w:r>
              <w:rPr>
                <w:rStyle w:val="14"/>
                <w:rFonts w:hint="eastAsia"/>
                <w:rPrChange w:id="2419" w:author="FSMM _" w:date="2019-10-17T00:40:00Z">
                  <w:rPr>
                    <w:rStyle w:val="16"/>
                    <w:rFonts w:hint="eastAsia"/>
                  </w:rPr>
                </w:rPrChange>
              </w:rPr>
              <w:delText>以内的改动。</w:delText>
            </w:r>
          </w:del>
          <w:del w:id="2421" w:author="冰蓝城 [2]" w:date="2019-10-22T17:17:15Z">
            <w:r>
              <w:rPr/>
              <w:tab/>
            </w:r>
          </w:del>
          <w:del w:id="2422" w:author="冰蓝城 [2]" w:date="2019-10-22T17:17:15Z">
            <w:r>
              <w:rPr/>
              <w:delText>23</w:delText>
            </w:r>
          </w:del>
        </w:p>
        <w:p>
          <w:pPr>
            <w:pStyle w:val="11"/>
            <w:tabs>
              <w:tab w:val="right" w:leader="dot" w:pos="9628"/>
            </w:tabs>
            <w:ind w:firstLine="480"/>
            <w:rPr>
              <w:del w:id="2423" w:author="冰蓝城 [2]" w:date="2019-10-22T17:17:15Z"/>
              <w:rFonts w:asciiTheme="minorHAnsi" w:hAnsiTheme="minorHAnsi" w:eastAsiaTheme="minorEastAsia"/>
              <w:kern w:val="2"/>
              <w:sz w:val="21"/>
            </w:rPr>
          </w:pPr>
          <w:del w:id="2424" w:author="冰蓝城 [2]" w:date="2019-10-22T17:17:15Z">
            <w:r>
              <w:rPr>
                <w:rStyle w:val="14"/>
                <w:rPrChange w:id="2425" w:author="FSMM _" w:date="2019-10-17T00:40:00Z">
                  <w:rPr>
                    <w:rStyle w:val="16"/>
                  </w:rPr>
                </w:rPrChange>
              </w:rPr>
              <w:delText>6</w:delText>
            </w:r>
          </w:del>
          <w:del w:id="2427" w:author="冰蓝城 [2]" w:date="2019-10-22T17:17:15Z">
            <w:r>
              <w:rPr>
                <w:rStyle w:val="14"/>
                <w:rFonts w:hint="eastAsia"/>
                <w:rPrChange w:id="2428" w:author="FSMM _" w:date="2019-10-17T00:40:00Z">
                  <w:rPr>
                    <w:rStyle w:val="16"/>
                    <w:rFonts w:hint="eastAsia"/>
                  </w:rPr>
                </w:rPrChange>
              </w:rPr>
              <w:delText>、</w:delText>
            </w:r>
          </w:del>
          <w:del w:id="2430" w:author="冰蓝城 [2]" w:date="2019-10-22T17:17:15Z">
            <w:r>
              <w:rPr>
                <w:rStyle w:val="14"/>
                <w:rPrChange w:id="2431" w:author="FSMM _" w:date="2019-10-17T00:40:00Z">
                  <w:rPr>
                    <w:rStyle w:val="16"/>
                  </w:rPr>
                </w:rPrChange>
              </w:rPr>
              <w:delText xml:space="preserve"> </w:delText>
            </w:r>
          </w:del>
          <w:del w:id="2433" w:author="冰蓝城 [2]" w:date="2019-10-22T17:17:15Z">
            <w:r>
              <w:rPr>
                <w:rStyle w:val="14"/>
                <w:rFonts w:hint="eastAsia"/>
                <w:rPrChange w:id="2434" w:author="FSMM _" w:date="2019-10-17T00:40:00Z">
                  <w:rPr>
                    <w:rStyle w:val="16"/>
                    <w:rFonts w:hint="eastAsia"/>
                  </w:rPr>
                </w:rPrChange>
              </w:rPr>
              <w:delText>运行需求</w:delText>
            </w:r>
          </w:del>
          <w:del w:id="2436" w:author="冰蓝城 [2]" w:date="2019-10-22T17:17:15Z">
            <w:r>
              <w:rPr/>
              <w:tab/>
            </w:r>
          </w:del>
          <w:del w:id="2437" w:author="冰蓝城 [2]" w:date="2019-10-22T17:17:15Z">
            <w:r>
              <w:rPr/>
              <w:delText>23</w:delText>
            </w:r>
          </w:del>
        </w:p>
        <w:p>
          <w:pPr>
            <w:pStyle w:val="12"/>
            <w:tabs>
              <w:tab w:val="right" w:leader="dot" w:pos="9628"/>
            </w:tabs>
            <w:ind w:left="480" w:firstLine="480"/>
            <w:rPr>
              <w:del w:id="2438" w:author="冰蓝城 [2]" w:date="2019-10-22T17:17:15Z"/>
              <w:rFonts w:asciiTheme="minorHAnsi" w:hAnsiTheme="minorHAnsi" w:eastAsiaTheme="minorEastAsia"/>
              <w:kern w:val="2"/>
              <w:sz w:val="21"/>
            </w:rPr>
          </w:pPr>
          <w:del w:id="2439" w:author="冰蓝城 [2]" w:date="2019-10-22T17:17:15Z">
            <w:r>
              <w:rPr>
                <w:rStyle w:val="14"/>
                <w:rPrChange w:id="2440" w:author="FSMM _" w:date="2019-10-17T00:40:00Z">
                  <w:rPr>
                    <w:rStyle w:val="16"/>
                  </w:rPr>
                </w:rPrChange>
              </w:rPr>
              <w:delText xml:space="preserve">6.1 </w:delText>
            </w:r>
          </w:del>
          <w:del w:id="2442" w:author="冰蓝城 [2]" w:date="2019-10-22T17:17:15Z">
            <w:r>
              <w:rPr>
                <w:rStyle w:val="14"/>
                <w:rFonts w:hint="eastAsia"/>
                <w:rPrChange w:id="2443" w:author="FSMM _" w:date="2019-10-17T00:40:00Z">
                  <w:rPr>
                    <w:rStyle w:val="16"/>
                    <w:rFonts w:hint="eastAsia"/>
                  </w:rPr>
                </w:rPrChange>
              </w:rPr>
              <w:delText>用户界面</w:delText>
            </w:r>
          </w:del>
          <w:del w:id="2445" w:author="冰蓝城 [2]" w:date="2019-10-22T17:17:15Z">
            <w:r>
              <w:rPr/>
              <w:tab/>
            </w:r>
          </w:del>
          <w:del w:id="2446" w:author="冰蓝城 [2]" w:date="2019-10-22T17:17:15Z">
            <w:r>
              <w:rPr/>
              <w:delText>23</w:delText>
            </w:r>
          </w:del>
        </w:p>
        <w:p>
          <w:pPr>
            <w:pStyle w:val="12"/>
            <w:tabs>
              <w:tab w:val="right" w:leader="dot" w:pos="9628"/>
            </w:tabs>
            <w:ind w:left="480" w:firstLine="480"/>
            <w:rPr>
              <w:del w:id="2447" w:author="冰蓝城 [2]" w:date="2019-10-22T17:17:15Z"/>
              <w:rFonts w:asciiTheme="minorHAnsi" w:hAnsiTheme="minorHAnsi" w:eastAsiaTheme="minorEastAsia"/>
              <w:kern w:val="2"/>
              <w:sz w:val="21"/>
            </w:rPr>
          </w:pPr>
          <w:del w:id="2448" w:author="冰蓝城 [2]" w:date="2019-10-22T17:17:15Z">
            <w:r>
              <w:rPr>
                <w:rStyle w:val="14"/>
                <w:rPrChange w:id="2449" w:author="FSMM _" w:date="2019-10-17T00:40:00Z">
                  <w:rPr>
                    <w:rStyle w:val="16"/>
                  </w:rPr>
                </w:rPrChange>
              </w:rPr>
              <w:delText>6.2</w:delText>
            </w:r>
          </w:del>
          <w:del w:id="2451" w:author="冰蓝城 [2]" w:date="2019-10-22T17:17:15Z">
            <w:r>
              <w:rPr>
                <w:rStyle w:val="14"/>
                <w:rFonts w:hint="eastAsia"/>
                <w:rPrChange w:id="2452" w:author="FSMM _" w:date="2019-10-17T00:40:00Z">
                  <w:rPr>
                    <w:rStyle w:val="16"/>
                    <w:rFonts w:hint="eastAsia"/>
                  </w:rPr>
                </w:rPrChange>
              </w:rPr>
              <w:delText>硬件接口</w:delText>
            </w:r>
          </w:del>
          <w:del w:id="2454" w:author="冰蓝城 [2]" w:date="2019-10-22T17:17:15Z">
            <w:r>
              <w:rPr/>
              <w:tab/>
            </w:r>
          </w:del>
          <w:del w:id="2455" w:author="冰蓝城 [2]" w:date="2019-10-22T17:17:15Z">
            <w:r>
              <w:rPr/>
              <w:delText>23</w:delText>
            </w:r>
          </w:del>
        </w:p>
        <w:p>
          <w:pPr>
            <w:pStyle w:val="12"/>
            <w:tabs>
              <w:tab w:val="right" w:leader="dot" w:pos="9628"/>
            </w:tabs>
            <w:ind w:left="480" w:firstLine="480"/>
            <w:rPr>
              <w:del w:id="2456" w:author="冰蓝城 [2]" w:date="2019-10-22T17:17:15Z"/>
              <w:rFonts w:asciiTheme="minorHAnsi" w:hAnsiTheme="minorHAnsi" w:eastAsiaTheme="minorEastAsia"/>
              <w:kern w:val="2"/>
              <w:sz w:val="21"/>
            </w:rPr>
          </w:pPr>
          <w:del w:id="2457" w:author="冰蓝城 [2]" w:date="2019-10-22T17:17:15Z">
            <w:r>
              <w:rPr>
                <w:rStyle w:val="14"/>
                <w:rPrChange w:id="2458" w:author="FSMM _" w:date="2019-10-17T00:40:00Z">
                  <w:rPr>
                    <w:rStyle w:val="16"/>
                  </w:rPr>
                </w:rPrChange>
              </w:rPr>
              <w:delText xml:space="preserve">6.3 </w:delText>
            </w:r>
          </w:del>
          <w:del w:id="2460" w:author="冰蓝城 [2]" w:date="2019-10-22T17:17:15Z">
            <w:r>
              <w:rPr>
                <w:rStyle w:val="14"/>
                <w:rFonts w:hint="eastAsia"/>
                <w:rPrChange w:id="2461" w:author="FSMM _" w:date="2019-10-17T00:40:00Z">
                  <w:rPr>
                    <w:rStyle w:val="16"/>
                    <w:rFonts w:hint="eastAsia"/>
                  </w:rPr>
                </w:rPrChange>
              </w:rPr>
              <w:delText>软件接口</w:delText>
            </w:r>
          </w:del>
          <w:del w:id="2463" w:author="冰蓝城 [2]" w:date="2019-10-22T17:17:15Z">
            <w:r>
              <w:rPr/>
              <w:tab/>
            </w:r>
          </w:del>
          <w:del w:id="2464" w:author="冰蓝城 [2]" w:date="2019-10-22T17:17:15Z">
            <w:r>
              <w:rPr/>
              <w:delText>24</w:delText>
            </w:r>
          </w:del>
        </w:p>
        <w:p>
          <w:pPr>
            <w:pStyle w:val="11"/>
            <w:tabs>
              <w:tab w:val="right" w:leader="dot" w:pos="9628"/>
            </w:tabs>
            <w:ind w:firstLine="480"/>
            <w:rPr>
              <w:del w:id="2465" w:author="冰蓝城 [2]" w:date="2019-10-22T17:17:15Z"/>
              <w:rFonts w:asciiTheme="minorHAnsi" w:hAnsiTheme="minorHAnsi" w:eastAsiaTheme="minorEastAsia"/>
              <w:kern w:val="2"/>
              <w:sz w:val="21"/>
            </w:rPr>
          </w:pPr>
          <w:del w:id="2466" w:author="冰蓝城 [2]" w:date="2019-10-22T17:17:15Z">
            <w:r>
              <w:rPr>
                <w:rStyle w:val="14"/>
                <w:rPrChange w:id="2467" w:author="FSMM _" w:date="2019-10-17T00:40:00Z">
                  <w:rPr>
                    <w:rStyle w:val="16"/>
                  </w:rPr>
                </w:rPrChange>
              </w:rPr>
              <w:delText>7</w:delText>
            </w:r>
          </w:del>
          <w:del w:id="2469" w:author="冰蓝城 [2]" w:date="2019-10-22T17:17:15Z">
            <w:r>
              <w:rPr>
                <w:rStyle w:val="14"/>
                <w:rFonts w:hint="eastAsia"/>
                <w:rPrChange w:id="2470" w:author="FSMM _" w:date="2019-10-17T00:40:00Z">
                  <w:rPr>
                    <w:rStyle w:val="16"/>
                    <w:rFonts w:hint="eastAsia"/>
                  </w:rPr>
                </w:rPrChange>
              </w:rPr>
              <w:delText>、其它需求</w:delText>
            </w:r>
          </w:del>
          <w:del w:id="2472" w:author="冰蓝城 [2]" w:date="2019-10-22T17:17:15Z">
            <w:r>
              <w:rPr/>
              <w:tab/>
            </w:r>
          </w:del>
          <w:del w:id="2473" w:author="冰蓝城 [2]" w:date="2019-10-22T17:17:15Z">
            <w:r>
              <w:rPr/>
              <w:delText>24</w:delText>
            </w:r>
          </w:del>
        </w:p>
        <w:p>
          <w:pPr>
            <w:pStyle w:val="12"/>
            <w:tabs>
              <w:tab w:val="right" w:leader="dot" w:pos="9628"/>
            </w:tabs>
            <w:ind w:left="480" w:firstLine="480"/>
            <w:rPr>
              <w:del w:id="2474" w:author="冰蓝城 [2]" w:date="2019-10-22T17:17:15Z"/>
              <w:rFonts w:asciiTheme="minorHAnsi" w:hAnsiTheme="minorHAnsi" w:eastAsiaTheme="minorEastAsia"/>
              <w:kern w:val="2"/>
              <w:sz w:val="21"/>
            </w:rPr>
          </w:pPr>
          <w:del w:id="2475" w:author="冰蓝城 [2]" w:date="2019-10-22T17:17:15Z">
            <w:r>
              <w:rPr>
                <w:rStyle w:val="14"/>
                <w:rPrChange w:id="2476" w:author="FSMM _" w:date="2019-10-17T00:40:00Z">
                  <w:rPr>
                    <w:rStyle w:val="16"/>
                  </w:rPr>
                </w:rPrChange>
              </w:rPr>
              <w:delText xml:space="preserve">7.1 </w:delText>
            </w:r>
          </w:del>
          <w:del w:id="2478" w:author="冰蓝城 [2]" w:date="2019-10-22T17:17:15Z">
            <w:r>
              <w:rPr>
                <w:rStyle w:val="14"/>
                <w:rFonts w:hint="eastAsia"/>
                <w:rPrChange w:id="2479" w:author="FSMM _" w:date="2019-10-17T00:40:00Z">
                  <w:rPr>
                    <w:rStyle w:val="16"/>
                    <w:rFonts w:hint="eastAsia"/>
                  </w:rPr>
                </w:rPrChange>
              </w:rPr>
              <w:delText>可使用性</w:delText>
            </w:r>
          </w:del>
          <w:del w:id="2481" w:author="冰蓝城 [2]" w:date="2019-10-22T17:17:15Z">
            <w:r>
              <w:rPr/>
              <w:tab/>
            </w:r>
          </w:del>
          <w:del w:id="2482" w:author="冰蓝城 [2]" w:date="2019-10-22T17:17:15Z">
            <w:r>
              <w:rPr/>
              <w:delText>24</w:delText>
            </w:r>
          </w:del>
        </w:p>
        <w:p>
          <w:pPr>
            <w:pStyle w:val="12"/>
            <w:tabs>
              <w:tab w:val="right" w:leader="dot" w:pos="9628"/>
            </w:tabs>
            <w:ind w:left="480" w:firstLine="480"/>
            <w:rPr>
              <w:del w:id="2483" w:author="冰蓝城 [2]" w:date="2019-10-22T17:17:15Z"/>
              <w:rFonts w:asciiTheme="minorHAnsi" w:hAnsiTheme="minorHAnsi" w:eastAsiaTheme="minorEastAsia"/>
              <w:kern w:val="2"/>
              <w:sz w:val="21"/>
            </w:rPr>
          </w:pPr>
          <w:del w:id="2484" w:author="冰蓝城 [2]" w:date="2019-10-22T17:17:15Z">
            <w:r>
              <w:rPr>
                <w:rStyle w:val="14"/>
                <w:rPrChange w:id="2485" w:author="FSMM _" w:date="2019-10-17T00:40:00Z">
                  <w:rPr>
                    <w:rStyle w:val="16"/>
                  </w:rPr>
                </w:rPrChange>
              </w:rPr>
              <w:delText xml:space="preserve">7.2 </w:delText>
            </w:r>
          </w:del>
          <w:del w:id="2487" w:author="冰蓝城 [2]" w:date="2019-10-22T17:17:15Z">
            <w:r>
              <w:rPr>
                <w:rStyle w:val="14"/>
                <w:rFonts w:hint="eastAsia"/>
                <w:rPrChange w:id="2488" w:author="FSMM _" w:date="2019-10-17T00:40:00Z">
                  <w:rPr>
                    <w:rStyle w:val="16"/>
                    <w:rFonts w:hint="eastAsia"/>
                  </w:rPr>
                </w:rPrChange>
              </w:rPr>
              <w:delText>安全保密</w:delText>
            </w:r>
          </w:del>
          <w:del w:id="2490" w:author="冰蓝城 [2]" w:date="2019-10-22T17:17:15Z">
            <w:r>
              <w:rPr/>
              <w:tab/>
            </w:r>
          </w:del>
          <w:del w:id="2491" w:author="冰蓝城 [2]" w:date="2019-10-22T17:17:15Z">
            <w:r>
              <w:rPr/>
              <w:delText>24</w:delText>
            </w:r>
          </w:del>
        </w:p>
        <w:p>
          <w:pPr>
            <w:pStyle w:val="12"/>
            <w:tabs>
              <w:tab w:val="right" w:leader="dot" w:pos="9628"/>
            </w:tabs>
            <w:ind w:left="480" w:firstLine="480"/>
            <w:rPr>
              <w:del w:id="2492" w:author="冰蓝城 [2]" w:date="2019-10-22T17:17:15Z"/>
              <w:rFonts w:asciiTheme="minorHAnsi" w:hAnsiTheme="minorHAnsi" w:eastAsiaTheme="minorEastAsia"/>
              <w:kern w:val="2"/>
              <w:sz w:val="21"/>
            </w:rPr>
          </w:pPr>
          <w:del w:id="2493" w:author="冰蓝城 [2]" w:date="2019-10-22T17:17:15Z">
            <w:r>
              <w:rPr>
                <w:rStyle w:val="14"/>
                <w:rPrChange w:id="2494" w:author="FSMM _" w:date="2019-10-17T00:40:00Z">
                  <w:rPr>
                    <w:rStyle w:val="16"/>
                  </w:rPr>
                </w:rPrChange>
              </w:rPr>
              <w:delText>7.3</w:delText>
            </w:r>
          </w:del>
          <w:del w:id="2496" w:author="冰蓝城 [2]" w:date="2019-10-22T17:17:15Z">
            <w:r>
              <w:rPr>
                <w:rStyle w:val="14"/>
                <w:rFonts w:hint="eastAsia"/>
                <w:rPrChange w:id="2497" w:author="FSMM _" w:date="2019-10-17T00:40:00Z">
                  <w:rPr>
                    <w:rStyle w:val="16"/>
                    <w:rFonts w:hint="eastAsia"/>
                  </w:rPr>
                </w:rPrChange>
              </w:rPr>
              <w:delText>可维护性</w:delText>
            </w:r>
          </w:del>
          <w:del w:id="2499" w:author="冰蓝城 [2]" w:date="2019-10-22T17:17:15Z">
            <w:r>
              <w:rPr/>
              <w:tab/>
            </w:r>
          </w:del>
          <w:del w:id="2500" w:author="冰蓝城 [2]" w:date="2019-10-22T17:17:15Z">
            <w:r>
              <w:rPr/>
              <w:delText>24</w:delText>
            </w:r>
          </w:del>
        </w:p>
        <w:p>
          <w:pPr>
            <w:pStyle w:val="12"/>
            <w:tabs>
              <w:tab w:val="right" w:leader="dot" w:pos="9628"/>
            </w:tabs>
            <w:ind w:left="480" w:firstLine="480"/>
            <w:rPr>
              <w:del w:id="2501" w:author="冰蓝城 [2]" w:date="2019-10-22T17:17:15Z"/>
              <w:rFonts w:asciiTheme="minorHAnsi" w:hAnsiTheme="minorHAnsi" w:eastAsiaTheme="minorEastAsia"/>
              <w:kern w:val="2"/>
              <w:sz w:val="21"/>
            </w:rPr>
          </w:pPr>
          <w:del w:id="2502" w:author="冰蓝城 [2]" w:date="2019-10-22T17:17:15Z">
            <w:r>
              <w:rPr>
                <w:rStyle w:val="14"/>
                <w:rPrChange w:id="2503" w:author="FSMM _" w:date="2019-10-17T00:40:00Z">
                  <w:rPr>
                    <w:rStyle w:val="16"/>
                  </w:rPr>
                </w:rPrChange>
              </w:rPr>
              <w:delText>7.4</w:delText>
            </w:r>
          </w:del>
          <w:del w:id="2505" w:author="冰蓝城 [2]" w:date="2019-10-22T17:17:15Z">
            <w:r>
              <w:rPr>
                <w:rStyle w:val="14"/>
                <w:rFonts w:hint="eastAsia"/>
                <w:rPrChange w:id="2506" w:author="FSMM _" w:date="2019-10-17T00:40:00Z">
                  <w:rPr>
                    <w:rStyle w:val="16"/>
                    <w:rFonts w:hint="eastAsia"/>
                  </w:rPr>
                </w:rPrChange>
              </w:rPr>
              <w:delText>可移植性</w:delText>
            </w:r>
          </w:del>
          <w:del w:id="2508" w:author="冰蓝城 [2]" w:date="2019-10-22T17:17:15Z">
            <w:r>
              <w:rPr/>
              <w:tab/>
            </w:r>
          </w:del>
          <w:del w:id="2509" w:author="冰蓝城 [2]" w:date="2019-10-22T17:17:15Z">
            <w:r>
              <w:rPr/>
              <w:delText>24</w:delText>
            </w:r>
          </w:del>
        </w:p>
        <w:p>
          <w:pPr>
            <w:spacing w:line="240" w:lineRule="auto"/>
            <w:ind w:firstLine="420"/>
            <w:rPr>
              <w:del w:id="2510" w:author="冰蓝城 [2]" w:date="2019-10-22T17:17:15Z"/>
            </w:rPr>
          </w:pPr>
          <w:del w:id="2511" w:author="冰蓝城 [2]" w:date="2019-10-22T17:17:15Z">
            <w:r>
              <w:rPr>
                <w:sz w:val="21"/>
              </w:rPr>
              <w:fldChar w:fldCharType="end"/>
            </w:r>
          </w:del>
        </w:p>
        <w:customXmlDelRangeStart w:id="2513" w:author="冰蓝城 [2]" w:date="2019-10-22T17:17:15Z"/>
      </w:sdtContent>
    </w:sdt>
    <w:customXmlDelRangeEnd w:id="2513"/>
    <w:p>
      <w:pPr>
        <w:spacing w:line="240" w:lineRule="auto"/>
        <w:ind w:firstLine="480"/>
        <w:rPr>
          <w:del w:id="2514" w:author="冰蓝城 [2]" w:date="2019-10-22T17:17:15Z"/>
        </w:rPr>
      </w:pPr>
    </w:p>
    <w:p>
      <w:pPr>
        <w:spacing w:line="240" w:lineRule="auto"/>
        <w:ind w:firstLine="480"/>
        <w:rPr>
          <w:del w:id="2515" w:author="冰蓝城 [2]" w:date="2019-10-22T17:17:15Z"/>
        </w:rPr>
      </w:pPr>
    </w:p>
    <w:p>
      <w:pPr>
        <w:spacing w:line="240" w:lineRule="auto"/>
        <w:ind w:firstLine="480"/>
        <w:rPr>
          <w:del w:id="2516" w:author="冰蓝城 [2]" w:date="2019-10-22T17:17:15Z"/>
        </w:rPr>
      </w:pPr>
    </w:p>
    <w:p>
      <w:pPr>
        <w:spacing w:line="240" w:lineRule="auto"/>
        <w:ind w:firstLine="480"/>
        <w:rPr>
          <w:del w:id="2517" w:author="冰蓝城 [2]" w:date="2019-10-22T17:17:15Z"/>
        </w:rPr>
      </w:pPr>
    </w:p>
    <w:p>
      <w:pPr>
        <w:spacing w:line="240" w:lineRule="auto"/>
        <w:ind w:firstLine="480"/>
        <w:rPr>
          <w:del w:id="2518" w:author="冰蓝城 [2]" w:date="2019-10-22T17:17:15Z"/>
        </w:rPr>
      </w:pPr>
    </w:p>
    <w:p>
      <w:pPr>
        <w:spacing w:line="240" w:lineRule="auto"/>
        <w:ind w:firstLine="480"/>
        <w:rPr>
          <w:del w:id="2519" w:author="冰蓝城 [2]" w:date="2019-10-22T17:17:15Z"/>
        </w:rPr>
      </w:pPr>
    </w:p>
    <w:p>
      <w:pPr>
        <w:spacing w:line="240" w:lineRule="auto"/>
        <w:ind w:firstLine="480"/>
        <w:rPr>
          <w:del w:id="2520" w:author="冰蓝城 [2]" w:date="2019-10-22T17:17:15Z"/>
        </w:rPr>
      </w:pPr>
    </w:p>
    <w:p>
      <w:pPr>
        <w:spacing w:line="240" w:lineRule="auto"/>
        <w:ind w:firstLine="480"/>
        <w:rPr>
          <w:del w:id="2521" w:author="冰蓝城 [2]" w:date="2019-10-22T17:17:15Z"/>
        </w:rPr>
      </w:pPr>
    </w:p>
    <w:p>
      <w:pPr>
        <w:spacing w:line="240" w:lineRule="auto"/>
        <w:ind w:firstLine="480"/>
        <w:rPr>
          <w:del w:id="2522" w:author="冰蓝城 [2]" w:date="2019-10-22T17:17:15Z"/>
        </w:rPr>
      </w:pPr>
    </w:p>
    <w:p>
      <w:pPr>
        <w:spacing w:line="240" w:lineRule="auto"/>
        <w:ind w:firstLine="480"/>
        <w:rPr>
          <w:del w:id="2523" w:author="冰蓝城 [2]" w:date="2019-10-22T17:17:15Z"/>
        </w:rPr>
      </w:pPr>
    </w:p>
    <w:p>
      <w:pPr>
        <w:spacing w:line="240" w:lineRule="auto"/>
        <w:ind w:firstLine="480"/>
        <w:rPr>
          <w:del w:id="2524" w:author="冰蓝城 [2]" w:date="2019-10-22T17:17:15Z"/>
        </w:rPr>
      </w:pPr>
    </w:p>
    <w:p>
      <w:pPr>
        <w:spacing w:line="240" w:lineRule="auto"/>
        <w:ind w:firstLine="480"/>
        <w:rPr>
          <w:del w:id="2525" w:author="冰蓝城 [2]" w:date="2019-10-22T17:17:15Z"/>
        </w:rPr>
      </w:pPr>
    </w:p>
    <w:p>
      <w:pPr>
        <w:spacing w:line="240" w:lineRule="auto"/>
        <w:ind w:firstLine="480"/>
        <w:rPr>
          <w:del w:id="2526" w:author="冰蓝城 [2]" w:date="2019-10-22T17:17:15Z"/>
        </w:rPr>
      </w:pPr>
    </w:p>
    <w:p>
      <w:pPr>
        <w:spacing w:line="240" w:lineRule="auto"/>
        <w:ind w:firstLine="480"/>
        <w:rPr>
          <w:del w:id="2527" w:author="冰蓝城 [2]" w:date="2019-10-22T17:17:15Z"/>
        </w:rPr>
      </w:pPr>
    </w:p>
    <w:p>
      <w:pPr>
        <w:spacing w:line="240" w:lineRule="auto"/>
        <w:ind w:firstLine="480"/>
        <w:rPr>
          <w:del w:id="2528" w:author="冰蓝城 [2]" w:date="2019-10-22T17:17:15Z"/>
        </w:rPr>
      </w:pPr>
    </w:p>
    <w:p>
      <w:pPr>
        <w:spacing w:line="240" w:lineRule="auto"/>
        <w:ind w:firstLine="480"/>
        <w:rPr>
          <w:del w:id="2529" w:author="冰蓝城 [2]" w:date="2019-10-22T17:17:15Z"/>
        </w:rPr>
      </w:pPr>
    </w:p>
    <w:p>
      <w:pPr>
        <w:spacing w:line="240" w:lineRule="auto"/>
        <w:ind w:firstLine="480"/>
        <w:rPr>
          <w:del w:id="2530" w:author="冰蓝城 [2]" w:date="2019-10-22T17:17:15Z"/>
        </w:rPr>
      </w:pPr>
    </w:p>
    <w:p>
      <w:pPr>
        <w:spacing w:line="240" w:lineRule="auto"/>
        <w:ind w:firstLine="480"/>
        <w:rPr>
          <w:del w:id="2531" w:author="冰蓝城 [2]" w:date="2019-10-22T17:17:15Z"/>
        </w:rPr>
      </w:pPr>
    </w:p>
    <w:p>
      <w:pPr>
        <w:spacing w:line="240" w:lineRule="auto"/>
        <w:ind w:firstLine="0" w:firstLineChars="0"/>
        <w:rPr>
          <w:del w:id="2533" w:author="冰蓝城 [2]" w:date="2019-10-22T17:17:15Z"/>
        </w:rPr>
        <w:pPrChange w:id="2532" w:author="FSMM _" w:date="2019-10-17T20:49:00Z">
          <w:pPr>
            <w:spacing w:line="240" w:lineRule="auto"/>
            <w:ind w:firstLine="480"/>
          </w:pPr>
        </w:pPrChange>
      </w:pPr>
    </w:p>
    <w:p>
      <w:pPr>
        <w:spacing w:line="240" w:lineRule="auto"/>
        <w:ind w:firstLine="0" w:firstLineChars="0"/>
        <w:rPr>
          <w:del w:id="2535" w:author="冰蓝城 [2]" w:date="2019-10-22T17:17:15Z"/>
        </w:rPr>
        <w:pPrChange w:id="2534" w:author="FSMM _" w:date="2019-10-17T20:49:00Z">
          <w:pPr>
            <w:spacing w:line="240" w:lineRule="auto"/>
            <w:ind w:firstLine="480"/>
          </w:pPr>
        </w:pPrChange>
      </w:pPr>
    </w:p>
    <w:p>
      <w:pPr>
        <w:spacing w:line="240" w:lineRule="auto"/>
        <w:ind w:firstLine="0" w:firstLineChars="0"/>
        <w:rPr>
          <w:del w:id="2537" w:author="冰蓝城 [2]" w:date="2019-10-22T17:17:15Z"/>
        </w:rPr>
        <w:pPrChange w:id="2536" w:author="FSMM _" w:date="2019-10-17T20:49:00Z">
          <w:pPr>
            <w:spacing w:line="240" w:lineRule="auto"/>
            <w:ind w:firstLine="480"/>
          </w:pPr>
        </w:pPrChange>
      </w:pPr>
    </w:p>
    <w:p>
      <w:pPr>
        <w:spacing w:line="240" w:lineRule="auto"/>
        <w:ind w:firstLine="0" w:firstLineChars="0"/>
        <w:rPr>
          <w:del w:id="2539" w:author="冰蓝城 [2]" w:date="2019-10-22T17:17:15Z"/>
        </w:rPr>
        <w:pPrChange w:id="2538" w:author="FSMM _" w:date="2019-10-17T20:49:00Z">
          <w:pPr>
            <w:spacing w:line="240" w:lineRule="auto"/>
            <w:ind w:firstLine="480"/>
          </w:pPr>
        </w:pPrChange>
      </w:pPr>
    </w:p>
    <w:p>
      <w:pPr>
        <w:spacing w:line="240" w:lineRule="auto"/>
        <w:ind w:firstLine="0" w:firstLineChars="0"/>
        <w:rPr>
          <w:del w:id="2541" w:author="冰蓝城 [2]" w:date="2019-10-22T17:17:15Z"/>
        </w:rPr>
        <w:pPrChange w:id="2540" w:author="FSMM _" w:date="2019-10-17T20:49:00Z">
          <w:pPr>
            <w:spacing w:line="240" w:lineRule="auto"/>
            <w:ind w:firstLine="480"/>
          </w:pPr>
        </w:pPrChange>
      </w:pPr>
    </w:p>
    <w:p>
      <w:pPr>
        <w:spacing w:line="240" w:lineRule="auto"/>
        <w:ind w:firstLine="0" w:firstLineChars="0"/>
        <w:rPr>
          <w:del w:id="2543" w:author="冰蓝城 [2]" w:date="2019-10-22T17:17:15Z"/>
        </w:rPr>
        <w:pPrChange w:id="2542" w:author="FSMM _" w:date="2019-10-17T20:49:00Z">
          <w:pPr>
            <w:spacing w:line="240" w:lineRule="auto"/>
            <w:ind w:firstLine="480"/>
          </w:pPr>
        </w:pPrChange>
      </w:pPr>
    </w:p>
    <w:p>
      <w:pPr>
        <w:spacing w:line="240" w:lineRule="auto"/>
        <w:ind w:firstLine="0" w:firstLineChars="0"/>
        <w:rPr>
          <w:del w:id="2545" w:author="冰蓝城 [2]" w:date="2019-10-22T17:17:15Z"/>
        </w:rPr>
        <w:pPrChange w:id="2544" w:author="FSMM _" w:date="2019-10-17T20:49:00Z">
          <w:pPr>
            <w:spacing w:line="240" w:lineRule="auto"/>
            <w:ind w:firstLine="480"/>
          </w:pPr>
        </w:pPrChange>
      </w:pPr>
    </w:p>
    <w:p>
      <w:pPr>
        <w:spacing w:line="240" w:lineRule="auto"/>
        <w:ind w:firstLine="0" w:firstLineChars="0"/>
        <w:rPr>
          <w:del w:id="2547" w:author="冰蓝城 [2]" w:date="2019-10-22T17:17:15Z"/>
        </w:rPr>
        <w:pPrChange w:id="2546" w:author="FSMM _" w:date="2019-10-17T20:49:00Z">
          <w:pPr>
            <w:spacing w:line="240" w:lineRule="auto"/>
            <w:ind w:firstLine="480"/>
          </w:pPr>
        </w:pPrChange>
      </w:pPr>
    </w:p>
    <w:p>
      <w:pPr>
        <w:spacing w:line="240" w:lineRule="auto"/>
        <w:ind w:firstLine="0" w:firstLineChars="0"/>
        <w:rPr>
          <w:del w:id="2549" w:author="冰蓝城 [2]" w:date="2019-10-22T17:17:15Z"/>
        </w:rPr>
        <w:pPrChange w:id="2548" w:author="FSMM _" w:date="2019-10-17T20:49:00Z">
          <w:pPr>
            <w:spacing w:line="240" w:lineRule="auto"/>
            <w:ind w:firstLine="480"/>
          </w:pPr>
        </w:pPrChange>
      </w:pPr>
    </w:p>
    <w:p>
      <w:pPr>
        <w:spacing w:line="240" w:lineRule="auto"/>
        <w:ind w:firstLine="0" w:firstLineChars="0"/>
        <w:rPr>
          <w:del w:id="2551" w:author="冰蓝城 [2]" w:date="2019-10-22T17:17:15Z"/>
        </w:rPr>
        <w:pPrChange w:id="2550" w:author="FSMM _" w:date="2019-10-17T20:49:00Z">
          <w:pPr>
            <w:spacing w:line="240" w:lineRule="auto"/>
            <w:ind w:firstLine="480"/>
          </w:pPr>
        </w:pPrChange>
      </w:pPr>
    </w:p>
    <w:p>
      <w:pPr>
        <w:spacing w:line="240" w:lineRule="auto"/>
        <w:ind w:firstLine="0" w:firstLineChars="0"/>
        <w:rPr>
          <w:del w:id="2553" w:author="冰蓝城 [2]" w:date="2019-10-22T17:17:15Z"/>
        </w:rPr>
        <w:pPrChange w:id="2552" w:author="FSMM _" w:date="2019-10-17T20:49:00Z">
          <w:pPr>
            <w:spacing w:line="240" w:lineRule="auto"/>
            <w:ind w:firstLine="480"/>
          </w:pPr>
        </w:pPrChange>
      </w:pPr>
    </w:p>
    <w:p>
      <w:pPr>
        <w:spacing w:line="240" w:lineRule="auto"/>
        <w:ind w:firstLine="0" w:firstLineChars="0"/>
        <w:rPr>
          <w:del w:id="2555" w:author="冰蓝城 [2]" w:date="2019-10-22T17:17:15Z"/>
        </w:rPr>
        <w:pPrChange w:id="2554" w:author="FSMM _" w:date="2019-10-17T20:49:00Z">
          <w:pPr>
            <w:spacing w:line="240" w:lineRule="auto"/>
            <w:ind w:firstLine="480"/>
          </w:pPr>
        </w:pPrChange>
      </w:pPr>
    </w:p>
    <w:p>
      <w:pPr>
        <w:spacing w:line="240" w:lineRule="auto"/>
        <w:ind w:firstLine="0" w:firstLineChars="0"/>
        <w:rPr>
          <w:del w:id="2557" w:author="冰蓝城 [2]" w:date="2019-10-22T17:17:15Z"/>
        </w:rPr>
        <w:pPrChange w:id="2556" w:author="FSMM _" w:date="2019-10-17T20:49:00Z">
          <w:pPr>
            <w:spacing w:line="240" w:lineRule="auto"/>
            <w:ind w:firstLine="480"/>
          </w:pPr>
        </w:pPrChange>
      </w:pPr>
    </w:p>
    <w:p>
      <w:pPr>
        <w:spacing w:line="240" w:lineRule="auto"/>
        <w:ind w:firstLine="0" w:firstLineChars="0"/>
        <w:rPr>
          <w:del w:id="2559" w:author="冰蓝城 [2]" w:date="2019-10-22T17:17:15Z"/>
        </w:rPr>
        <w:pPrChange w:id="2558" w:author="FSMM _" w:date="2019-10-17T20:49:00Z">
          <w:pPr>
            <w:spacing w:line="240" w:lineRule="auto"/>
            <w:ind w:firstLine="480"/>
          </w:pPr>
        </w:pPrChange>
      </w:pPr>
    </w:p>
    <w:p>
      <w:pPr>
        <w:spacing w:line="240" w:lineRule="auto"/>
        <w:ind w:firstLine="480"/>
        <w:rPr>
          <w:del w:id="2560" w:author="冰蓝城 [2]" w:date="2019-10-22T17:17:15Z"/>
        </w:rPr>
      </w:pPr>
    </w:p>
    <w:p>
      <w:pPr>
        <w:pStyle w:val="2"/>
        <w:spacing w:before="120" w:after="120"/>
        <w:rPr>
          <w:del w:id="2561" w:author="冰蓝城 [2]" w:date="2019-10-22T17:17:15Z"/>
        </w:rPr>
      </w:pPr>
      <w:del w:id="2562" w:author="冰蓝城 [2]" w:date="2019-10-22T17:17:15Z">
        <w:bookmarkStart w:id="1" w:name="_Toc22591976"/>
        <w:r>
          <w:rPr>
            <w:rFonts w:hint="eastAsia"/>
          </w:rPr>
          <w:delText>1、引言</w:delText>
        </w:r>
        <w:bookmarkEnd w:id="1"/>
      </w:del>
    </w:p>
    <w:p>
      <w:pPr>
        <w:pStyle w:val="3"/>
        <w:ind w:firstLine="151"/>
        <w:rPr>
          <w:del w:id="2563" w:author="冰蓝城 [2]" w:date="2019-10-22T17:17:15Z"/>
        </w:rPr>
      </w:pPr>
      <w:del w:id="2564" w:author="冰蓝城 [2]" w:date="2019-10-22T17:17:15Z">
        <w:bookmarkStart w:id="2" w:name="_Toc22591977"/>
        <w:r>
          <w:rPr>
            <w:rFonts w:hint="eastAsia"/>
          </w:rPr>
          <w:delText>1.1编写目的</w:delText>
        </w:r>
        <w:bookmarkEnd w:id="2"/>
      </w:del>
    </w:p>
    <w:p>
      <w:pPr>
        <w:ind w:firstLine="480"/>
        <w:rPr>
          <w:del w:id="2565" w:author="冰蓝城 [2]" w:date="2019-10-22T17:17:15Z"/>
        </w:rPr>
      </w:pPr>
      <w:ins w:id="2566" w:author="FSMM _" w:date="2019-10-17T19:48:00Z">
        <w:del w:id="2567" w:author="冰蓝城 [2]" w:date="2019-10-22T17:17:15Z">
          <w:r>
            <w:rPr>
              <w:rFonts w:hint="eastAsia"/>
            </w:rPr>
            <w:delText>该文档负责说明软件的详细设计，为编码和测试工作提供依据。根据软件需求分析的结 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 如何实现各个模块的内部功能</w:delText>
          </w:r>
        </w:del>
      </w:ins>
      <w:ins w:id="2568" w:author="FSMM _" w:date="2019-10-17T19:49:00Z">
        <w:del w:id="2569" w:author="冰蓝城 [2]" w:date="2019-10-22T17:17:15Z">
          <w:r>
            <w:rPr>
              <w:rFonts w:hint="eastAsia"/>
            </w:rPr>
            <w:delText>，</w:delText>
          </w:r>
        </w:del>
      </w:ins>
      <w:ins w:id="2570" w:author="FSMM _" w:date="2019-10-17T19:48:00Z">
        <w:del w:id="2571" w:author="冰蓝城 [2]" w:date="2019-10-22T17:17:15Z">
          <w:r>
            <w:rPr>
              <w:rFonts w:hint="eastAsia"/>
            </w:rPr>
            <w:delText>即模块设计。模块的设计会为各子系统设计算法，是整个软件开发过程中所有后续工作的指导</w:delText>
          </w:r>
        </w:del>
      </w:ins>
      <w:del w:id="2572" w:author="冰蓝城 [2]" w:date="2019-10-22T17:17:15Z">
        <w:r>
          <w:rPr>
            <w:rFonts w:hint="eastAsia"/>
          </w:rPr>
          <w:delText>通过与用户交谈，了解并确定用户需求，将用户的需求转变为软件开发的需求并记录在软件需求规格说明书里。通过此文档，以保证业务需求提出者与需求分析人员、开发人员、测试人员及其它相关利益人员对需求达成共识，保证软件开发的质量、需求的完整性与可追溯性。此外，编写该文档也是为了能够从整体架构上给出系统的轮廓，描述系统的功能需求、性能需求、运行需求和其他需求。希望通过对这些需求以及所需数据的描述，能够确定系统功能结构的概貌以及数据结构，方便后续软件设计工作的进行。</w:delText>
        </w:r>
      </w:del>
    </w:p>
    <w:p>
      <w:pPr>
        <w:ind w:firstLine="480"/>
        <w:rPr>
          <w:del w:id="2573" w:author="冰蓝城 [2]" w:date="2019-10-22T17:17:15Z"/>
        </w:rPr>
      </w:pPr>
      <w:del w:id="2574" w:author="冰蓝城 [2]" w:date="2019-10-22T17:17:15Z">
        <w:r>
          <w:rPr>
            <w:rFonts w:hint="eastAsia"/>
          </w:rPr>
          <w:delText>本文档面向多种读者对象：</w:delText>
        </w:r>
      </w:del>
    </w:p>
    <w:p>
      <w:pPr>
        <w:ind w:firstLine="0" w:firstLineChars="0"/>
        <w:rPr>
          <w:del w:id="2576" w:author="冰蓝城 [2]" w:date="2019-10-22T17:17:15Z"/>
        </w:rPr>
        <w:pPrChange w:id="2575" w:author="FSMM _" w:date="2019-10-17T19:50:00Z">
          <w:pPr>
            <w:ind w:firstLine="480"/>
          </w:pPr>
        </w:pPrChange>
      </w:pPr>
      <w:del w:id="2577" w:author="冰蓝城 [2]" w:date="2019-10-22T17:17:15Z">
        <w:r>
          <w:rPr>
            <w:rFonts w:hint="eastAsia"/>
          </w:rPr>
          <w:delText>（1）用户：了解预期产品的功能和性能。</w:delText>
        </w:r>
      </w:del>
    </w:p>
    <w:p>
      <w:pPr>
        <w:ind w:firstLine="480"/>
        <w:rPr>
          <w:del w:id="2578" w:author="冰蓝城 [2]" w:date="2019-10-22T17:17:15Z"/>
        </w:rPr>
      </w:pPr>
      <w:del w:id="2579" w:author="冰蓝城 [2]" w:date="2019-10-22T17:17:15Z">
        <w:r>
          <w:rPr>
            <w:rFonts w:hint="eastAsia"/>
          </w:rPr>
          <w:delText>（2）需求分析人员：实现用户需求和软件开发需求之间的转换。</w:delText>
        </w:r>
      </w:del>
    </w:p>
    <w:p>
      <w:pPr>
        <w:ind w:firstLine="480"/>
        <w:rPr>
          <w:del w:id="2580" w:author="冰蓝城 [2]" w:date="2019-10-22T17:17:15Z"/>
        </w:rPr>
      </w:pPr>
      <w:del w:id="2581" w:author="冰蓝城 [2]" w:date="2019-10-22T17:17:15Z">
        <w:r>
          <w:rPr>
            <w:rFonts w:hint="eastAsia"/>
          </w:rPr>
          <w:delText>（</w:delText>
        </w:r>
      </w:del>
      <w:ins w:id="2582" w:author="FSMM _" w:date="2019-10-17T19:50:00Z">
        <w:del w:id="2583" w:author="冰蓝城 [2]" w:date="2019-10-22T17:17:15Z">
          <w:r>
            <w:rPr/>
            <w:delText>1</w:delText>
          </w:r>
        </w:del>
      </w:ins>
      <w:del w:id="2584" w:author="冰蓝城 [2]" w:date="2019-10-22T17:17:15Z">
        <w:r>
          <w:rPr>
            <w:rFonts w:hint="eastAsia"/>
          </w:rPr>
          <w:delText>3）软件编写人员：了解数据结构，数据形式以及需实现的功能，据此进行软件编写。</w:delText>
        </w:r>
      </w:del>
    </w:p>
    <w:p>
      <w:pPr>
        <w:ind w:firstLine="480"/>
        <w:rPr>
          <w:del w:id="2585" w:author="冰蓝城 [2]" w:date="2019-10-22T17:17:15Z"/>
        </w:rPr>
      </w:pPr>
      <w:del w:id="2586" w:author="冰蓝城 [2]" w:date="2019-10-22T17:17:15Z">
        <w:r>
          <w:rPr>
            <w:rFonts w:hint="eastAsia"/>
          </w:rPr>
          <w:delText>（</w:delText>
        </w:r>
      </w:del>
      <w:ins w:id="2587" w:author="FSMM _" w:date="2019-10-17T19:50:00Z">
        <w:del w:id="2588" w:author="冰蓝城 [2]" w:date="2019-10-22T17:17:15Z">
          <w:r>
            <w:rPr/>
            <w:delText>2</w:delText>
          </w:r>
        </w:del>
      </w:ins>
      <w:del w:id="2589" w:author="冰蓝城 [2]" w:date="2019-10-22T17:17:15Z">
        <w:r>
          <w:rPr>
            <w:rFonts w:hint="eastAsia"/>
          </w:rPr>
          <w:delText>4）软件测试人员：根据此文档编写测试用例，对软件产品进行功能性测试。</w:delText>
        </w:r>
      </w:del>
    </w:p>
    <w:p>
      <w:pPr>
        <w:pStyle w:val="3"/>
        <w:ind w:firstLine="151"/>
        <w:rPr>
          <w:del w:id="2590" w:author="冰蓝城 [2]" w:date="2019-10-22T17:17:15Z"/>
        </w:rPr>
      </w:pPr>
      <w:del w:id="2591" w:author="冰蓝城 [2]" w:date="2019-10-22T17:17:15Z">
        <w:bookmarkStart w:id="3" w:name="_Toc22591978"/>
        <w:r>
          <w:rPr>
            <w:rFonts w:hint="eastAsia"/>
          </w:rPr>
          <w:delText>1.2项目背景</w:delText>
        </w:r>
        <w:bookmarkEnd w:id="3"/>
      </w:del>
    </w:p>
    <w:p>
      <w:pPr>
        <w:ind w:firstLine="480"/>
        <w:rPr>
          <w:del w:id="2592" w:author="冰蓝城 [2]" w:date="2019-10-22T17:17:15Z"/>
        </w:rPr>
      </w:pPr>
      <w:del w:id="2593" w:author="冰蓝城 [2]" w:date="2019-10-22T17:17:15Z">
        <w:r>
          <w:rPr>
            <w:rFonts w:hint="eastAsia"/>
          </w:rPr>
          <w:delText>项目名称：</w:delText>
        </w:r>
      </w:del>
      <w:del w:id="2594" w:author="冰蓝城 [2]" w:date="2019-10-22T17:17:15Z">
        <w:r>
          <w:rPr/>
          <w:delText>4D GIS</w:delText>
        </w:r>
      </w:del>
      <w:del w:id="2595" w:author="冰蓝城 [2]" w:date="2019-10-22T17:17:15Z">
        <w:r>
          <w:rPr>
            <w:rFonts w:hint="eastAsia"/>
          </w:rPr>
          <w:delText>标记系统</w:delText>
        </w:r>
      </w:del>
    </w:p>
    <w:p>
      <w:pPr>
        <w:ind w:firstLine="0" w:firstLineChars="0"/>
        <w:rPr>
          <w:del w:id="2597" w:author="冰蓝城 [2]" w:date="2019-10-22T17:17:15Z"/>
        </w:rPr>
        <w:pPrChange w:id="2596" w:author="Administrator" w:date="2019-10-21T23:11:00Z">
          <w:pPr>
            <w:ind w:firstLine="480"/>
          </w:pPr>
        </w:pPrChange>
      </w:pPr>
      <w:del w:id="2598" w:author="冰蓝城 [2]" w:date="2019-10-22T17:17:15Z">
        <w:r>
          <w:rPr>
            <w:rFonts w:hint="eastAsia"/>
          </w:rPr>
          <w:delText>委托单位：xxxxxxxxxxxxx</w:delText>
        </w:r>
      </w:del>
    </w:p>
    <w:p>
      <w:pPr>
        <w:ind w:firstLine="0" w:firstLineChars="0"/>
        <w:rPr>
          <w:del w:id="2600" w:author="冰蓝城 [2]" w:date="2019-10-22T17:17:15Z"/>
        </w:rPr>
        <w:pPrChange w:id="2599" w:author="Administrator" w:date="2019-10-21T23:11:00Z">
          <w:pPr>
            <w:ind w:firstLine="480"/>
          </w:pPr>
        </w:pPrChange>
      </w:pPr>
      <w:del w:id="2601" w:author="冰蓝城 [2]" w:date="2019-10-22T17:17:15Z">
        <w:r>
          <w:rPr>
            <w:rFonts w:hint="eastAsia"/>
          </w:rPr>
          <w:delText>开发单位：xxxxxxxxxxxxx</w:delText>
        </w:r>
      </w:del>
    </w:p>
    <w:p>
      <w:pPr>
        <w:ind w:firstLine="0" w:firstLineChars="0"/>
        <w:rPr>
          <w:del w:id="2603" w:author="冰蓝城 [2]" w:date="2019-10-22T17:17:15Z"/>
        </w:rPr>
        <w:pPrChange w:id="2602" w:author="Administrator" w:date="2019-10-21T23:11:00Z">
          <w:pPr>
            <w:ind w:firstLine="480"/>
          </w:pPr>
        </w:pPrChange>
      </w:pPr>
      <w:del w:id="2604" w:author="冰蓝城 [2]" w:date="2019-10-22T17:17:15Z">
        <w:r>
          <w:rPr>
            <w:rFonts w:hint="eastAsia"/>
          </w:rPr>
          <w:delText>主管部门：xxxxxxxxxxxxx</w:delText>
        </w:r>
      </w:del>
    </w:p>
    <w:p>
      <w:pPr>
        <w:ind w:firstLine="480"/>
        <w:rPr>
          <w:del w:id="2605" w:author="冰蓝城 [2]" w:date="2019-10-22T17:17:15Z"/>
        </w:rPr>
      </w:pPr>
      <w:del w:id="2606" w:author="冰蓝城 [2]" w:date="2019-10-22T17:17:15Z">
        <w:r>
          <w:rPr>
            <w:rFonts w:hint="eastAsia"/>
          </w:rPr>
          <w:delText>该软件系统与其它系统的关系：xxxxxxxxxxxxxxxx</w:delText>
        </w:r>
      </w:del>
    </w:p>
    <w:p>
      <w:pPr>
        <w:ind w:firstLine="480"/>
        <w:rPr>
          <w:del w:id="2607" w:author="冰蓝城 [2]" w:date="2019-10-22T17:17:15Z"/>
        </w:rPr>
      </w:pPr>
      <w:del w:id="2608" w:author="冰蓝城 [2]" w:date="2019-10-22T17:17:15Z">
        <w:r>
          <w:rPr>
            <w:rFonts w:hint="eastAsia"/>
          </w:rPr>
          <w:delText>近来，行业普遍认为GIS将朝着普适化、智能化方向发展。在未来，任何人都可以在任何地方，拿着任意终端访问GIS服务，而不局限于特定用户和专业的终端，希望使普通用户也能够通过多媒介进行访问。随着云计算技术、移动终端、物联网等技术的快速发展，这一想法是极有可能实现的。因此，我们希望创造一个GIS环境，把大家的知识和经验用地图的方式来表达，让用户非常方便的获得地图数据，满足他们对于出行、旅游、测绘、科研等方面的需求。</w:delText>
        </w:r>
      </w:del>
    </w:p>
    <w:p>
      <w:pPr>
        <w:pStyle w:val="3"/>
        <w:ind w:firstLine="151"/>
        <w:rPr>
          <w:ins w:id="2609" w:author="FSMM _" w:date="2019-10-17T19:52:00Z"/>
          <w:del w:id="2610" w:author="冰蓝城 [2]" w:date="2019-10-22T17:17:15Z"/>
        </w:rPr>
      </w:pPr>
      <w:del w:id="2611" w:author="冰蓝城 [2]" w:date="2019-10-22T17:17:15Z">
        <w:bookmarkStart w:id="4" w:name="_Toc22591979"/>
        <w:r>
          <w:rPr>
            <w:rFonts w:hint="eastAsia"/>
          </w:rPr>
          <w:delText>1.3</w:delText>
        </w:r>
      </w:del>
      <w:ins w:id="2612" w:author="FSMM _" w:date="2019-10-17T19:42:00Z">
        <w:del w:id="2613" w:author="冰蓝城 [2]" w:date="2019-10-22T17:17:15Z">
          <w:r>
            <w:rPr>
              <w:rFonts w:hint="eastAsia"/>
            </w:rPr>
            <w:delText>设计目标</w:delText>
          </w:r>
          <w:bookmarkEnd w:id="4"/>
        </w:del>
      </w:ins>
    </w:p>
    <w:p>
      <w:pPr>
        <w:ind w:firstLine="480"/>
        <w:rPr>
          <w:del w:id="2615" w:author="冰蓝城 [2]" w:date="2019-10-22T17:17:15Z"/>
        </w:rPr>
        <w:pPrChange w:id="2614" w:author="FSMM _" w:date="2019-10-17T19:52:00Z">
          <w:pPr>
            <w:pStyle w:val="3"/>
            <w:ind w:firstLine="151"/>
          </w:pPr>
        </w:pPrChange>
      </w:pPr>
      <w:ins w:id="2616" w:author="FSMM _" w:date="2019-10-17T19:52:00Z">
        <w:del w:id="2617" w:author="冰蓝城 [2]" w:date="2019-10-22T17:17:15Z">
          <w:r>
            <w:rPr/>
            <w:delText>本系统的设计说明书主要分为</w:delText>
          </w:r>
        </w:del>
      </w:ins>
      <w:ins w:id="2618" w:author="FSMM _" w:date="2019-10-17T20:44:00Z">
        <w:del w:id="2619" w:author="冰蓝城 [2]" w:date="2019-10-22T17:17:15Z">
          <w:r>
            <w:rPr>
              <w:rFonts w:hint="eastAsia"/>
            </w:rPr>
            <w:delText>四</w:delText>
          </w:r>
        </w:del>
      </w:ins>
      <w:ins w:id="2620" w:author="FSMM _" w:date="2019-10-17T19:52:00Z">
        <w:del w:id="2621" w:author="冰蓝城 [2]" w:date="2019-10-22T17:17:15Z">
          <w:r>
            <w:rPr/>
            <w:delText>个部分来完成：功能设计、数据结构设计</w:delText>
          </w:r>
        </w:del>
      </w:ins>
      <w:ins w:id="2622" w:author="FSMM _" w:date="2019-10-17T20:44:00Z">
        <w:del w:id="2623" w:author="冰蓝城 [2]" w:date="2019-10-22T17:17:15Z">
          <w:r>
            <w:rPr>
              <w:rFonts w:hint="eastAsia"/>
            </w:rPr>
            <w:delText>、</w:delText>
          </w:r>
        </w:del>
      </w:ins>
      <w:ins w:id="2624" w:author="FSMM _" w:date="2019-10-17T19:52:00Z">
        <w:del w:id="2625" w:author="冰蓝城 [2]" w:date="2019-10-22T17:17:15Z">
          <w:r>
            <w:rPr/>
            <w:delText>界面设计</w:delText>
          </w:r>
        </w:del>
      </w:ins>
      <w:ins w:id="2626" w:author="FSMM _" w:date="2019-10-17T20:44:00Z">
        <w:del w:id="2627" w:author="冰蓝城 [2]" w:date="2019-10-22T17:17:15Z">
          <w:r>
            <w:rPr>
              <w:rFonts w:hint="eastAsia"/>
            </w:rPr>
            <w:delText>及程序伪代码的实现</w:delText>
          </w:r>
        </w:del>
      </w:ins>
      <w:ins w:id="2628" w:author="FSMM _" w:date="2019-10-17T19:52:00Z">
        <w:del w:id="2629" w:author="冰蓝城 [2]" w:date="2019-10-22T17:17:15Z">
          <w:r>
            <w:rPr/>
            <w:delText>。功能设计部分将完成本系统的功能建模，包括软件的</w:delText>
          </w:r>
        </w:del>
      </w:ins>
      <w:ins w:id="2630" w:author="FSMM _" w:date="2019-10-17T20:01:00Z">
        <w:del w:id="2631" w:author="冰蓝城 [2]" w:date="2019-10-22T17:17:15Z">
          <w:r>
            <w:rPr>
              <w:rFonts w:hint="eastAsia"/>
            </w:rPr>
            <w:delText>类图</w:delText>
          </w:r>
        </w:del>
      </w:ins>
      <w:ins w:id="2632" w:author="FSMM _" w:date="2019-10-17T19:52:00Z">
        <w:del w:id="2633" w:author="冰蓝城 [2]" w:date="2019-10-22T17:17:15Z">
          <w:r>
            <w:rPr/>
            <w:delText>、数据流图等；数据结构设计部分讲完成软件的数据建模，其中包括数据的ER图、数据结构定义和数据库表的设计；界面设计部分将完成简要的界面设计和接口模块的设计。</w:delText>
          </w:r>
        </w:del>
      </w:ins>
      <w:del w:id="2634" w:author="冰蓝城 [2]" w:date="2019-10-22T17:17:15Z">
        <w:r>
          <w:rPr>
            <w:rFonts w:hint="eastAsia"/>
          </w:rPr>
          <w:delText>定义</w:delText>
        </w:r>
      </w:del>
      <w:ins w:id="2635" w:author="FSMM _" w:date="2019-10-17T19:54:00Z">
        <w:del w:id="2636" w:author="冰蓝城 [2]" w:date="2019-10-22T17:17:15Z">
          <w:r>
            <w:rPr>
              <w:rFonts w:hint="eastAsia"/>
            </w:rPr>
            <w:delText>后续的软件开发编码人员和测试人员可根据此设计说明书进行编写。</w:delText>
          </w:r>
        </w:del>
      </w:ins>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709"/>
        <w:gridCol w:w="3544"/>
        <w:gridCol w:w="4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637" w:author="冰蓝城 [2]" w:date="2019-10-22T17:17:15Z"/>
        </w:trPr>
        <w:tc>
          <w:tcPr>
            <w:tcW w:w="817" w:type="dxa"/>
            <w:vAlign w:val="center"/>
          </w:tcPr>
          <w:p>
            <w:pPr>
              <w:ind w:firstLine="0" w:firstLineChars="0"/>
              <w:jc w:val="center"/>
              <w:outlineLvl w:val="1"/>
              <w:rPr>
                <w:del w:id="2638" w:author="冰蓝城 [2]" w:date="2019-10-22T17:17:15Z"/>
              </w:rPr>
            </w:pPr>
            <w:del w:id="2639" w:author="冰蓝城 [2]" w:date="2019-10-22T17:17:15Z">
              <w:r>
                <w:rPr>
                  <w:rFonts w:hint="eastAsia"/>
                </w:rPr>
                <w:delText>序号</w:delText>
              </w:r>
            </w:del>
          </w:p>
        </w:tc>
        <w:tc>
          <w:tcPr>
            <w:tcW w:w="709" w:type="dxa"/>
            <w:vAlign w:val="center"/>
          </w:tcPr>
          <w:p>
            <w:pPr>
              <w:ind w:firstLine="0" w:firstLineChars="0"/>
              <w:jc w:val="center"/>
              <w:rPr>
                <w:del w:id="2640" w:author="冰蓝城 [2]" w:date="2019-10-22T17:17:15Z"/>
              </w:rPr>
            </w:pPr>
            <w:del w:id="2641" w:author="冰蓝城 [2]" w:date="2019-10-22T17:17:15Z">
              <w:r>
                <w:rPr>
                  <w:rFonts w:hint="eastAsia"/>
                </w:rPr>
                <w:delText>缩写</w:delText>
              </w:r>
            </w:del>
          </w:p>
        </w:tc>
        <w:tc>
          <w:tcPr>
            <w:tcW w:w="3544" w:type="dxa"/>
            <w:vAlign w:val="center"/>
          </w:tcPr>
          <w:p>
            <w:pPr>
              <w:ind w:firstLine="0" w:firstLineChars="0"/>
              <w:jc w:val="center"/>
              <w:rPr>
                <w:del w:id="2642" w:author="冰蓝城 [2]" w:date="2019-10-22T17:17:15Z"/>
              </w:rPr>
            </w:pPr>
            <w:del w:id="2643" w:author="冰蓝城 [2]" w:date="2019-10-22T17:17:15Z">
              <w:r>
                <w:rPr>
                  <w:rFonts w:hint="eastAsia"/>
                </w:rPr>
                <w:delText>全称</w:delText>
              </w:r>
            </w:del>
          </w:p>
        </w:tc>
        <w:tc>
          <w:tcPr>
            <w:tcW w:w="4784" w:type="dxa"/>
            <w:vAlign w:val="center"/>
          </w:tcPr>
          <w:p>
            <w:pPr>
              <w:ind w:firstLine="0" w:firstLineChars="0"/>
              <w:jc w:val="center"/>
              <w:rPr>
                <w:del w:id="2644" w:author="冰蓝城 [2]" w:date="2019-10-22T17:17:15Z"/>
              </w:rPr>
            </w:pPr>
            <w:del w:id="2645" w:author="冰蓝城 [2]" w:date="2019-10-22T17:17:15Z">
              <w:r>
                <w:rPr>
                  <w:rFonts w:hint="eastAsia"/>
                </w:rPr>
                <w:delText>定义</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646" w:author="冰蓝城 [2]" w:date="2019-10-22T17:17:15Z"/>
        </w:trPr>
        <w:tc>
          <w:tcPr>
            <w:tcW w:w="817" w:type="dxa"/>
            <w:vAlign w:val="center"/>
          </w:tcPr>
          <w:p>
            <w:pPr>
              <w:ind w:firstLine="0" w:firstLineChars="0"/>
              <w:jc w:val="center"/>
              <w:rPr>
                <w:del w:id="2647" w:author="冰蓝城 [2]" w:date="2019-10-22T17:17:15Z"/>
              </w:rPr>
            </w:pPr>
            <w:del w:id="2648" w:author="冰蓝城 [2]" w:date="2019-10-22T17:17:15Z">
              <w:r>
                <w:rPr>
                  <w:rFonts w:hint="eastAsia"/>
                </w:rPr>
                <w:delText>1</w:delText>
              </w:r>
            </w:del>
          </w:p>
        </w:tc>
        <w:tc>
          <w:tcPr>
            <w:tcW w:w="709" w:type="dxa"/>
            <w:vAlign w:val="center"/>
          </w:tcPr>
          <w:p>
            <w:pPr>
              <w:ind w:firstLine="0" w:firstLineChars="0"/>
              <w:jc w:val="center"/>
              <w:rPr>
                <w:del w:id="2649" w:author="冰蓝城 [2]" w:date="2019-10-22T17:17:15Z"/>
              </w:rPr>
            </w:pPr>
            <w:del w:id="2650" w:author="冰蓝城 [2]" w:date="2019-10-22T17:17:15Z">
              <w:r>
                <w:rPr>
                  <w:rFonts w:hint="eastAsia"/>
                </w:rPr>
                <w:delText>GIS</w:delText>
              </w:r>
            </w:del>
          </w:p>
        </w:tc>
        <w:tc>
          <w:tcPr>
            <w:tcW w:w="3544" w:type="dxa"/>
            <w:vAlign w:val="center"/>
          </w:tcPr>
          <w:p>
            <w:pPr>
              <w:ind w:firstLine="0" w:firstLineChars="0"/>
              <w:jc w:val="center"/>
              <w:rPr>
                <w:del w:id="2651" w:author="冰蓝城 [2]" w:date="2019-10-22T17:17:15Z"/>
              </w:rPr>
            </w:pPr>
            <w:del w:id="2652" w:author="冰蓝城 [2]" w:date="2019-10-22T17:17:15Z">
              <w:r>
                <w:rPr>
                  <w:rFonts w:hint="eastAsia"/>
                </w:rPr>
                <w:delText>地理信息系统</w:delText>
              </w:r>
            </w:del>
          </w:p>
          <w:p>
            <w:pPr>
              <w:ind w:firstLine="0" w:firstLineChars="0"/>
              <w:jc w:val="center"/>
              <w:rPr>
                <w:del w:id="2653" w:author="冰蓝城 [2]" w:date="2019-10-22T17:17:15Z"/>
              </w:rPr>
            </w:pPr>
            <w:del w:id="2654" w:author="冰蓝城 [2]" w:date="2019-10-22T17:17:15Z">
              <w:r>
                <w:rPr>
                  <w:rFonts w:hint="eastAsia"/>
                </w:rPr>
                <w:delText>(Geographic Information System)</w:delText>
              </w:r>
            </w:del>
          </w:p>
        </w:tc>
        <w:tc>
          <w:tcPr>
            <w:tcW w:w="4784" w:type="dxa"/>
            <w:vAlign w:val="center"/>
          </w:tcPr>
          <w:p>
            <w:pPr>
              <w:ind w:firstLine="0" w:firstLineChars="0"/>
              <w:rPr>
                <w:del w:id="2655" w:author="冰蓝城 [2]" w:date="2019-10-22T17:17:15Z"/>
              </w:rPr>
            </w:pPr>
            <w:del w:id="2656" w:author="冰蓝城 [2]" w:date="2019-10-22T17:17:15Z">
              <w:r>
                <w:rPr>
                  <w:rFonts w:hint="eastAsia"/>
                </w:rPr>
                <w:delText>GIS是一种特定的十分重要的空间信息系统。它是一种基于计算机的工具，它可以对空间信息进行分析和处理，简而言之，就是对地球上存在的现象和发生的事件进行成图和分析。GIS 技术把地图这种独特的视觉化效果和地理分析功能与一般的数据库操作（例如查询和统计分析等）集成在一起。</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657" w:author="冰蓝城 [2]" w:date="2019-10-22T17:17:15Z"/>
        </w:trPr>
        <w:tc>
          <w:tcPr>
            <w:tcW w:w="817" w:type="dxa"/>
            <w:vAlign w:val="center"/>
          </w:tcPr>
          <w:p>
            <w:pPr>
              <w:ind w:firstLine="0" w:firstLineChars="0"/>
              <w:jc w:val="center"/>
              <w:rPr>
                <w:del w:id="2658" w:author="冰蓝城 [2]" w:date="2019-10-22T17:17:15Z"/>
              </w:rPr>
            </w:pPr>
          </w:p>
        </w:tc>
        <w:tc>
          <w:tcPr>
            <w:tcW w:w="709" w:type="dxa"/>
            <w:vAlign w:val="center"/>
          </w:tcPr>
          <w:p>
            <w:pPr>
              <w:ind w:firstLine="0" w:firstLineChars="0"/>
              <w:jc w:val="center"/>
              <w:rPr>
                <w:del w:id="2659" w:author="冰蓝城 [2]" w:date="2019-10-22T17:17:15Z"/>
              </w:rPr>
            </w:pPr>
          </w:p>
        </w:tc>
        <w:tc>
          <w:tcPr>
            <w:tcW w:w="3544" w:type="dxa"/>
            <w:vAlign w:val="center"/>
          </w:tcPr>
          <w:p>
            <w:pPr>
              <w:ind w:firstLine="0" w:firstLineChars="0"/>
              <w:rPr>
                <w:del w:id="2660" w:author="冰蓝城 [2]" w:date="2019-10-22T17:17:15Z"/>
              </w:rPr>
            </w:pPr>
          </w:p>
        </w:tc>
        <w:tc>
          <w:tcPr>
            <w:tcW w:w="4784" w:type="dxa"/>
            <w:vAlign w:val="center"/>
          </w:tcPr>
          <w:p>
            <w:pPr>
              <w:ind w:firstLine="0" w:firstLineChars="0"/>
              <w:rPr>
                <w:del w:id="2661" w:author="冰蓝城 [2]" w:date="2019-10-22T17:17:15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2662" w:author="冰蓝城 [2]" w:date="2019-10-22T17:17:15Z"/>
        </w:trPr>
        <w:tc>
          <w:tcPr>
            <w:tcW w:w="817" w:type="dxa"/>
            <w:vAlign w:val="center"/>
          </w:tcPr>
          <w:p>
            <w:pPr>
              <w:ind w:firstLine="0" w:firstLineChars="0"/>
              <w:jc w:val="center"/>
              <w:rPr>
                <w:del w:id="2663" w:author="冰蓝城 [2]" w:date="2019-10-22T17:17:15Z"/>
              </w:rPr>
            </w:pPr>
          </w:p>
        </w:tc>
        <w:tc>
          <w:tcPr>
            <w:tcW w:w="709" w:type="dxa"/>
            <w:vAlign w:val="center"/>
          </w:tcPr>
          <w:p>
            <w:pPr>
              <w:ind w:firstLine="0" w:firstLineChars="0"/>
              <w:jc w:val="center"/>
              <w:rPr>
                <w:del w:id="2664" w:author="冰蓝城 [2]" w:date="2019-10-22T17:17:15Z"/>
              </w:rPr>
            </w:pPr>
          </w:p>
        </w:tc>
        <w:tc>
          <w:tcPr>
            <w:tcW w:w="3544" w:type="dxa"/>
            <w:vAlign w:val="center"/>
          </w:tcPr>
          <w:p>
            <w:pPr>
              <w:ind w:firstLine="0" w:firstLineChars="0"/>
              <w:rPr>
                <w:del w:id="2665" w:author="冰蓝城 [2]" w:date="2019-10-22T17:17:15Z"/>
              </w:rPr>
            </w:pPr>
          </w:p>
        </w:tc>
        <w:tc>
          <w:tcPr>
            <w:tcW w:w="4784" w:type="dxa"/>
            <w:vAlign w:val="center"/>
          </w:tcPr>
          <w:p>
            <w:pPr>
              <w:ind w:firstLine="0" w:firstLineChars="0"/>
              <w:rPr>
                <w:del w:id="2666" w:author="冰蓝城 [2]" w:date="2019-10-22T17:17:15Z"/>
              </w:rPr>
            </w:pPr>
          </w:p>
        </w:tc>
      </w:tr>
    </w:tbl>
    <w:p>
      <w:pPr>
        <w:ind w:firstLine="480"/>
        <w:rPr>
          <w:del w:id="2667" w:author="冰蓝城 [2]" w:date="2019-10-22T17:17:15Z"/>
        </w:rPr>
      </w:pPr>
    </w:p>
    <w:p>
      <w:pPr>
        <w:pStyle w:val="3"/>
        <w:ind w:firstLine="151"/>
        <w:rPr>
          <w:ins w:id="2668" w:author="FSMM _" w:date="2019-10-17T19:54:00Z"/>
          <w:del w:id="2669" w:author="冰蓝城 [2]" w:date="2019-10-22T17:17:15Z"/>
        </w:rPr>
      </w:pPr>
      <w:del w:id="2670" w:author="冰蓝城 [2]" w:date="2019-10-22T17:17:15Z">
        <w:bookmarkStart w:id="5" w:name="_Toc22591980"/>
        <w:r>
          <w:rPr>
            <w:rFonts w:hint="eastAsia"/>
          </w:rPr>
          <w:delText>1.4</w:delText>
        </w:r>
      </w:del>
      <w:ins w:id="2671" w:author="FSMM _" w:date="2019-10-17T19:43:00Z">
        <w:del w:id="2672" w:author="冰蓝城 [2]" w:date="2019-10-22T17:17:15Z">
          <w:r>
            <w:rPr>
              <w:rFonts w:hint="eastAsia"/>
            </w:rPr>
            <w:delText>运行环境</w:delText>
          </w:r>
          <w:bookmarkEnd w:id="5"/>
        </w:del>
      </w:ins>
    </w:p>
    <w:p>
      <w:pPr>
        <w:pStyle w:val="29"/>
        <w:numPr>
          <w:ilvl w:val="0"/>
          <w:numId w:val="2"/>
        </w:numPr>
        <w:ind w:left="1380" w:hanging="420" w:firstLineChars="0"/>
        <w:outlineLvl w:val="1"/>
        <w:rPr>
          <w:ins w:id="2674" w:author="FSMM _" w:date="2019-10-17T19:54:00Z"/>
          <w:del w:id="2675" w:author="冰蓝城 [2]" w:date="2019-10-22T17:17:15Z"/>
          <w:b/>
          <w:rPrChange w:id="2676" w:author="Administrator" w:date="2019-10-21T23:10:00Z">
            <w:rPr>
              <w:ins w:id="2677" w:author="FSMM _" w:date="2019-10-17T19:54:00Z"/>
              <w:del w:id="2678" w:author="冰蓝城 [2]" w:date="2019-10-22T17:17:15Z"/>
            </w:rPr>
          </w:rPrChange>
        </w:rPr>
        <w:pPrChange w:id="2673" w:author="Administrator" w:date="2019-10-21T23:10:00Z">
          <w:pPr>
            <w:pStyle w:val="28"/>
            <w:numPr>
              <w:ilvl w:val="0"/>
              <w:numId w:val="1"/>
            </w:numPr>
            <w:ind w:left="1380" w:hanging="420" w:firstLineChars="0"/>
            <w:outlineLvl w:val="1"/>
          </w:pPr>
        </w:pPrChange>
      </w:pPr>
      <w:ins w:id="2679" w:author="FSMM _" w:date="2019-10-17T19:54:00Z">
        <w:del w:id="2680" w:author="冰蓝城 [2]" w:date="2019-10-22T17:17:15Z">
          <w:r>
            <w:rPr>
              <w:rFonts w:hint="eastAsia"/>
              <w:b/>
              <w:rPrChange w:id="2681" w:author="Administrator" w:date="2019-10-21T23:10:00Z">
                <w:rPr>
                  <w:rFonts w:hint="eastAsia"/>
                </w:rPr>
              </w:rPrChange>
            </w:rPr>
            <w:delText>客户端程序：</w:delText>
          </w:r>
        </w:del>
      </w:ins>
    </w:p>
    <w:p>
      <w:pPr>
        <w:ind w:firstLine="480"/>
        <w:rPr>
          <w:ins w:id="2684" w:author="FSMM _" w:date="2019-10-17T19:54:00Z"/>
          <w:del w:id="2685" w:author="冰蓝城 [2]" w:date="2019-10-22T17:17:15Z"/>
        </w:rPr>
      </w:pPr>
      <w:ins w:id="2686" w:author="FSMM _" w:date="2019-10-17T19:54:00Z">
        <w:del w:id="2687" w:author="冰蓝城 [2]" w:date="2019-10-22T17:17:15Z">
          <w:r>
            <w:rPr>
              <w:rFonts w:hint="eastAsia"/>
            </w:rPr>
            <w:delText>客户端程序可以运行在装有 Android 操作系统或IOS的智能手机、平板电脑上，web网页以及个人笔记本电脑上，需要满足的具体要求如下：</w:delText>
          </w:r>
        </w:del>
      </w:ins>
    </w:p>
    <w:p>
      <w:pPr>
        <w:ind w:firstLine="480"/>
        <w:rPr>
          <w:ins w:id="2688" w:author="FSMM _" w:date="2019-10-17T19:54:00Z"/>
          <w:del w:id="2689" w:author="冰蓝城 [2]" w:date="2019-10-22T17:17:15Z"/>
        </w:rPr>
      </w:pPr>
      <w:ins w:id="2690" w:author="FSMM _" w:date="2019-10-17T19:54:00Z">
        <w:del w:id="2691" w:author="冰蓝城 [2]" w:date="2019-10-22T17:17:15Z">
          <w:r>
            <w:rPr>
              <w:rFonts w:hint="eastAsia"/>
            </w:rPr>
            <w:delText>Android系统：</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2692" w:author="FSMM _" w:date="2019-10-17T19:54:00Z"/>
          <w:del w:id="2693" w:author="冰蓝城 [2]" w:date="2019-10-22T17:17:15Z"/>
        </w:trPr>
        <w:tc>
          <w:tcPr>
            <w:tcW w:w="2694" w:type="dxa"/>
          </w:tcPr>
          <w:p>
            <w:pPr>
              <w:ind w:firstLine="0" w:firstLineChars="0"/>
              <w:jc w:val="center"/>
              <w:rPr>
                <w:ins w:id="2694" w:author="FSMM _" w:date="2019-10-17T19:54:00Z"/>
                <w:del w:id="2695" w:author="冰蓝城 [2]" w:date="2019-10-22T17:17:15Z"/>
              </w:rPr>
            </w:pPr>
            <w:ins w:id="2696" w:author="FSMM _" w:date="2019-10-17T19:54:00Z">
              <w:del w:id="2697" w:author="冰蓝城 [2]" w:date="2019-10-22T17:17:15Z">
                <w:r>
                  <w:rPr>
                    <w:rFonts w:hint="eastAsia"/>
                  </w:rPr>
                  <w:delText>操作系统</w:delText>
                </w:r>
              </w:del>
            </w:ins>
          </w:p>
        </w:tc>
        <w:tc>
          <w:tcPr>
            <w:tcW w:w="4677" w:type="dxa"/>
          </w:tcPr>
          <w:p>
            <w:pPr>
              <w:ind w:firstLine="0" w:firstLineChars="0"/>
              <w:jc w:val="center"/>
              <w:rPr>
                <w:ins w:id="2698" w:author="FSMM _" w:date="2019-10-17T19:54:00Z"/>
                <w:del w:id="2699" w:author="冰蓝城 [2]" w:date="2019-10-22T17:17:15Z"/>
              </w:rPr>
            </w:pPr>
            <w:ins w:id="2700" w:author="FSMM _" w:date="2019-10-17T19:54:00Z">
              <w:del w:id="2701" w:author="冰蓝城 [2]" w:date="2019-10-22T17:17:15Z">
                <w:r>
                  <w:rPr>
                    <w:rFonts w:hint="eastAsia"/>
                  </w:rPr>
                  <w:delText>Android 4.1  以上</w:delText>
                </w:r>
              </w:del>
            </w:ins>
          </w:p>
        </w:tc>
      </w:tr>
      <w:tr>
        <w:tblPrEx>
          <w:tblLayout w:type="fixed"/>
        </w:tblPrEx>
        <w:trPr>
          <w:ins w:id="2702" w:author="FSMM _" w:date="2019-10-17T19:54:00Z"/>
          <w:del w:id="2703" w:author="冰蓝城 [2]" w:date="2019-10-22T17:17:15Z"/>
        </w:trPr>
        <w:tc>
          <w:tcPr>
            <w:tcW w:w="2694" w:type="dxa"/>
          </w:tcPr>
          <w:p>
            <w:pPr>
              <w:ind w:firstLine="0" w:firstLineChars="0"/>
              <w:jc w:val="center"/>
              <w:rPr>
                <w:ins w:id="2704" w:author="FSMM _" w:date="2019-10-17T19:54:00Z"/>
                <w:del w:id="2705" w:author="冰蓝城 [2]" w:date="2019-10-22T17:17:15Z"/>
              </w:rPr>
            </w:pPr>
            <w:ins w:id="2706" w:author="FSMM _" w:date="2019-10-17T19:54:00Z">
              <w:del w:id="2707" w:author="冰蓝城 [2]" w:date="2019-10-22T17:17:15Z">
                <w:r>
                  <w:rPr>
                    <w:rFonts w:hint="eastAsia"/>
                  </w:rPr>
                  <w:delText>处理器</w:delText>
                </w:r>
              </w:del>
            </w:ins>
          </w:p>
        </w:tc>
        <w:tc>
          <w:tcPr>
            <w:tcW w:w="4677" w:type="dxa"/>
          </w:tcPr>
          <w:p>
            <w:pPr>
              <w:ind w:firstLine="0" w:firstLineChars="0"/>
              <w:jc w:val="center"/>
              <w:rPr>
                <w:ins w:id="2708" w:author="FSMM _" w:date="2019-10-17T19:54:00Z"/>
                <w:del w:id="2709" w:author="冰蓝城 [2]" w:date="2019-10-22T17:17:15Z"/>
              </w:rPr>
            </w:pPr>
            <w:ins w:id="2710" w:author="FSMM _" w:date="2019-10-17T19:54:00Z">
              <w:del w:id="2711" w:author="冰蓝城 [2]" w:date="2019-10-22T17:17:15Z">
                <w:r>
                  <w:rPr>
                    <w:rFonts w:hint="eastAsia"/>
                  </w:rPr>
                  <w:delText>高通骁龙  200 以上 </w:delText>
                </w:r>
              </w:del>
            </w:ins>
          </w:p>
        </w:tc>
      </w:tr>
      <w:tr>
        <w:tblPrEx>
          <w:tblLayout w:type="fixed"/>
        </w:tblPrEx>
        <w:trPr>
          <w:ins w:id="2712" w:author="FSMM _" w:date="2019-10-17T19:54:00Z"/>
          <w:del w:id="2713" w:author="冰蓝城 [2]" w:date="2019-10-22T17:17:15Z"/>
        </w:trPr>
        <w:tc>
          <w:tcPr>
            <w:tcW w:w="2694" w:type="dxa"/>
          </w:tcPr>
          <w:p>
            <w:pPr>
              <w:ind w:firstLine="0" w:firstLineChars="0"/>
              <w:jc w:val="center"/>
              <w:rPr>
                <w:ins w:id="2714" w:author="FSMM _" w:date="2019-10-17T19:54:00Z"/>
                <w:del w:id="2715" w:author="冰蓝城 [2]" w:date="2019-10-22T17:17:15Z"/>
              </w:rPr>
            </w:pPr>
            <w:ins w:id="2716" w:author="FSMM _" w:date="2019-10-17T19:54:00Z">
              <w:del w:id="2717" w:author="冰蓝城 [2]" w:date="2019-10-22T17:17:15Z">
                <w:r>
                  <w:rPr>
                    <w:rFonts w:hint="eastAsia"/>
                  </w:rPr>
                  <w:delText>运行RAM</w:delText>
                </w:r>
              </w:del>
            </w:ins>
          </w:p>
        </w:tc>
        <w:tc>
          <w:tcPr>
            <w:tcW w:w="4677" w:type="dxa"/>
          </w:tcPr>
          <w:p>
            <w:pPr>
              <w:ind w:firstLine="0" w:firstLineChars="0"/>
              <w:jc w:val="center"/>
              <w:rPr>
                <w:ins w:id="2718" w:author="FSMM _" w:date="2019-10-17T19:54:00Z"/>
                <w:del w:id="2719" w:author="冰蓝城 [2]" w:date="2019-10-22T17:17:15Z"/>
              </w:rPr>
            </w:pPr>
            <w:ins w:id="2720" w:author="FSMM _" w:date="2019-10-17T19:54:00Z">
              <w:del w:id="2721" w:author="冰蓝城 [2]" w:date="2019-10-22T17:17:15Z">
                <w:r>
                  <w:rPr/>
                  <w:delText>1</w:delText>
                </w:r>
              </w:del>
            </w:ins>
            <w:ins w:id="2722" w:author="FSMM _" w:date="2019-10-17T19:54:00Z">
              <w:del w:id="2723" w:author="冰蓝城 [2]" w:date="2019-10-22T17:17:15Z">
                <w:r>
                  <w:rPr>
                    <w:rFonts w:hint="eastAsia"/>
                  </w:rPr>
                  <w:delText>G 以上</w:delText>
                </w:r>
              </w:del>
            </w:ins>
          </w:p>
        </w:tc>
      </w:tr>
      <w:tr>
        <w:tblPrEx>
          <w:tblLayout w:type="fixed"/>
        </w:tblPrEx>
        <w:trPr>
          <w:ins w:id="2724" w:author="FSMM _" w:date="2019-10-17T19:54:00Z"/>
          <w:del w:id="2725" w:author="冰蓝城 [2]" w:date="2019-10-22T17:17:15Z"/>
        </w:trPr>
        <w:tc>
          <w:tcPr>
            <w:tcW w:w="2694" w:type="dxa"/>
          </w:tcPr>
          <w:p>
            <w:pPr>
              <w:ind w:firstLine="0" w:firstLineChars="0"/>
              <w:jc w:val="center"/>
              <w:rPr>
                <w:ins w:id="2726" w:author="FSMM _" w:date="2019-10-17T19:54:00Z"/>
                <w:del w:id="2727" w:author="冰蓝城 [2]" w:date="2019-10-22T17:17:15Z"/>
              </w:rPr>
            </w:pPr>
            <w:ins w:id="2728" w:author="FSMM _" w:date="2019-10-17T19:54:00Z">
              <w:del w:id="2729" w:author="冰蓝城 [2]" w:date="2019-10-22T17:17:15Z">
                <w:r>
                  <w:rPr>
                    <w:rFonts w:hint="eastAsia"/>
                  </w:rPr>
                  <w:delText>存储空间</w:delText>
                </w:r>
              </w:del>
            </w:ins>
          </w:p>
        </w:tc>
        <w:tc>
          <w:tcPr>
            <w:tcW w:w="4677" w:type="dxa"/>
          </w:tcPr>
          <w:p>
            <w:pPr>
              <w:ind w:firstLine="0" w:firstLineChars="0"/>
              <w:jc w:val="center"/>
              <w:rPr>
                <w:ins w:id="2730" w:author="FSMM _" w:date="2019-10-17T19:54:00Z"/>
                <w:del w:id="2731" w:author="冰蓝城 [2]" w:date="2019-10-22T17:17:15Z"/>
              </w:rPr>
            </w:pPr>
            <w:ins w:id="2732" w:author="FSMM _" w:date="2019-10-17T19:54:00Z">
              <w:del w:id="2733" w:author="冰蓝城 [2]" w:date="2019-10-22T17:17:15Z">
                <w:r>
                  <w:rPr>
                    <w:rFonts w:hint="eastAsia"/>
                  </w:rPr>
                  <w:delText>50MB 以上 </w:delText>
                </w:r>
              </w:del>
            </w:ins>
          </w:p>
        </w:tc>
      </w:tr>
      <w:tr>
        <w:tblPrEx>
          <w:tblLayout w:type="fixed"/>
        </w:tblPrEx>
        <w:trPr>
          <w:ins w:id="2734" w:author="FSMM _" w:date="2019-10-17T19:54:00Z"/>
          <w:del w:id="2735" w:author="冰蓝城 [2]" w:date="2019-10-22T17:17:15Z"/>
        </w:trPr>
        <w:tc>
          <w:tcPr>
            <w:tcW w:w="2694" w:type="dxa"/>
          </w:tcPr>
          <w:p>
            <w:pPr>
              <w:ind w:firstLine="0" w:firstLineChars="0"/>
              <w:jc w:val="center"/>
              <w:rPr>
                <w:ins w:id="2736" w:author="FSMM _" w:date="2019-10-17T19:54:00Z"/>
                <w:del w:id="2737" w:author="冰蓝城 [2]" w:date="2019-10-22T17:17:15Z"/>
              </w:rPr>
            </w:pPr>
            <w:ins w:id="2738" w:author="FSMM _" w:date="2019-10-17T19:54:00Z">
              <w:del w:id="2739" w:author="冰蓝城 [2]" w:date="2019-10-22T17:17:15Z">
                <w:r>
                  <w:rPr>
                    <w:rFonts w:hint="eastAsia"/>
                  </w:rPr>
                  <w:delText>其他要求</w:delText>
                </w:r>
              </w:del>
            </w:ins>
          </w:p>
        </w:tc>
        <w:tc>
          <w:tcPr>
            <w:tcW w:w="4677" w:type="dxa"/>
          </w:tcPr>
          <w:p>
            <w:pPr>
              <w:ind w:firstLine="0" w:firstLineChars="0"/>
              <w:jc w:val="center"/>
              <w:rPr>
                <w:ins w:id="2740" w:author="FSMM _" w:date="2019-10-17T19:54:00Z"/>
                <w:del w:id="2741" w:author="冰蓝城 [2]" w:date="2019-10-22T17:17:15Z"/>
              </w:rPr>
            </w:pPr>
            <w:ins w:id="2742" w:author="FSMM _" w:date="2019-10-17T19:54:00Z">
              <w:del w:id="2743" w:author="冰蓝城 [2]" w:date="2019-10-22T17:17:15Z">
                <w:r>
                  <w:rPr>
                    <w:rFonts w:hint="eastAsia"/>
                  </w:rPr>
                  <w:delText>支持 GPS 导航</w:delText>
                </w:r>
              </w:del>
            </w:ins>
          </w:p>
        </w:tc>
      </w:tr>
    </w:tbl>
    <w:p>
      <w:pPr>
        <w:ind w:firstLine="480"/>
        <w:rPr>
          <w:ins w:id="2744" w:author="FSMM _" w:date="2019-10-17T19:54:00Z"/>
          <w:del w:id="2745" w:author="冰蓝城 [2]" w:date="2019-10-22T17:17:15Z"/>
        </w:rPr>
      </w:pPr>
      <w:ins w:id="2746" w:author="FSMM _" w:date="2019-10-17T19:54:00Z">
        <w:del w:id="2747" w:author="冰蓝城 [2]" w:date="2019-10-22T17:17:15Z">
          <w:r>
            <w:rPr>
              <w:rFonts w:hint="eastAsia"/>
            </w:rPr>
            <w:delText>IOS系统：</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2748" w:author="FSMM _" w:date="2019-10-17T19:54:00Z"/>
          <w:del w:id="2749" w:author="冰蓝城 [2]" w:date="2019-10-22T17:17:15Z"/>
        </w:trPr>
        <w:tc>
          <w:tcPr>
            <w:tcW w:w="2694" w:type="dxa"/>
          </w:tcPr>
          <w:p>
            <w:pPr>
              <w:ind w:firstLine="0" w:firstLineChars="0"/>
              <w:jc w:val="center"/>
              <w:rPr>
                <w:ins w:id="2750" w:author="FSMM _" w:date="2019-10-17T19:54:00Z"/>
                <w:del w:id="2751" w:author="冰蓝城 [2]" w:date="2019-10-22T17:17:15Z"/>
              </w:rPr>
            </w:pPr>
            <w:ins w:id="2752" w:author="FSMM _" w:date="2019-10-17T19:54:00Z">
              <w:del w:id="2753" w:author="冰蓝城 [2]" w:date="2019-10-22T17:17:15Z">
                <w:r>
                  <w:rPr>
                    <w:rFonts w:hint="eastAsia"/>
                  </w:rPr>
                  <w:delText>操作系统</w:delText>
                </w:r>
              </w:del>
            </w:ins>
          </w:p>
        </w:tc>
        <w:tc>
          <w:tcPr>
            <w:tcW w:w="4677" w:type="dxa"/>
          </w:tcPr>
          <w:p>
            <w:pPr>
              <w:ind w:firstLine="0" w:firstLineChars="0"/>
              <w:jc w:val="center"/>
              <w:rPr>
                <w:ins w:id="2754" w:author="FSMM _" w:date="2019-10-17T19:54:00Z"/>
                <w:del w:id="2755" w:author="冰蓝城 [2]" w:date="2019-10-22T17:17:15Z"/>
              </w:rPr>
            </w:pPr>
            <w:ins w:id="2756" w:author="FSMM _" w:date="2019-10-17T19:54:00Z">
              <w:del w:id="2757" w:author="冰蓝城 [2]" w:date="2019-10-22T17:17:15Z">
                <w:r>
                  <w:rPr>
                    <w:rFonts w:hint="eastAsia"/>
                  </w:rPr>
                  <w:delText>IOS </w:delText>
                </w:r>
              </w:del>
            </w:ins>
            <w:ins w:id="2758" w:author="FSMM _" w:date="2019-10-17T19:54:00Z">
              <w:del w:id="2759" w:author="冰蓝城 [2]" w:date="2019-10-22T17:17:15Z">
                <w:r>
                  <w:rPr/>
                  <w:delText>7</w:delText>
                </w:r>
              </w:del>
            </w:ins>
            <w:ins w:id="2760" w:author="FSMM _" w:date="2019-10-17T19:54:00Z">
              <w:del w:id="2761" w:author="冰蓝城 [2]" w:date="2019-10-22T17:17:15Z">
                <w:r>
                  <w:rPr>
                    <w:rFonts w:hint="eastAsia"/>
                  </w:rPr>
                  <w:delText>.</w:delText>
                </w:r>
              </w:del>
            </w:ins>
            <w:ins w:id="2762" w:author="FSMM _" w:date="2019-10-17T19:54:00Z">
              <w:del w:id="2763" w:author="冰蓝城 [2]" w:date="2019-10-22T17:17:15Z">
                <w:r>
                  <w:rPr/>
                  <w:delText>0</w:delText>
                </w:r>
              </w:del>
            </w:ins>
            <w:ins w:id="2764" w:author="FSMM _" w:date="2019-10-17T19:54:00Z">
              <w:del w:id="2765" w:author="冰蓝城 [2]" w:date="2019-10-22T17:17:15Z">
                <w:r>
                  <w:rPr>
                    <w:rFonts w:hint="eastAsia"/>
                  </w:rPr>
                  <w:delText>  以上</w:delText>
                </w:r>
              </w:del>
            </w:ins>
          </w:p>
        </w:tc>
      </w:tr>
      <w:tr>
        <w:tblPrEx>
          <w:tblLayout w:type="fixed"/>
        </w:tblPrEx>
        <w:trPr>
          <w:ins w:id="2766" w:author="FSMM _" w:date="2019-10-17T19:54:00Z"/>
          <w:del w:id="2767" w:author="冰蓝城 [2]" w:date="2019-10-22T17:17:15Z"/>
        </w:trPr>
        <w:tc>
          <w:tcPr>
            <w:tcW w:w="2694" w:type="dxa"/>
          </w:tcPr>
          <w:p>
            <w:pPr>
              <w:ind w:firstLine="0" w:firstLineChars="0"/>
              <w:jc w:val="center"/>
              <w:rPr>
                <w:ins w:id="2768" w:author="FSMM _" w:date="2019-10-17T19:54:00Z"/>
                <w:del w:id="2769" w:author="冰蓝城 [2]" w:date="2019-10-22T17:17:15Z"/>
              </w:rPr>
            </w:pPr>
            <w:ins w:id="2770" w:author="FSMM _" w:date="2019-10-17T19:54:00Z">
              <w:del w:id="2771" w:author="冰蓝城 [2]" w:date="2019-10-22T17:17:15Z">
                <w:r>
                  <w:rPr>
                    <w:rFonts w:hint="eastAsia"/>
                  </w:rPr>
                  <w:delText>处理器</w:delText>
                </w:r>
              </w:del>
            </w:ins>
          </w:p>
        </w:tc>
        <w:tc>
          <w:tcPr>
            <w:tcW w:w="4677" w:type="dxa"/>
          </w:tcPr>
          <w:p>
            <w:pPr>
              <w:ind w:firstLine="0" w:firstLineChars="0"/>
              <w:jc w:val="center"/>
              <w:rPr>
                <w:ins w:id="2772" w:author="FSMM _" w:date="2019-10-17T19:54:00Z"/>
                <w:del w:id="2773" w:author="冰蓝城 [2]" w:date="2019-10-22T17:17:15Z"/>
              </w:rPr>
            </w:pPr>
            <w:ins w:id="2774" w:author="FSMM _" w:date="2019-10-17T19:54:00Z">
              <w:del w:id="2775" w:author="冰蓝城 [2]" w:date="2019-10-22T17:17:15Z">
                <w:r>
                  <w:rPr/>
                  <w:delText>Apple A7</w:delText>
                </w:r>
              </w:del>
            </w:ins>
            <w:ins w:id="2776" w:author="FSMM _" w:date="2019-10-17T19:54:00Z">
              <w:del w:id="2777" w:author="冰蓝城 [2]" w:date="2019-10-22T17:17:15Z">
                <w:r>
                  <w:rPr>
                    <w:rFonts w:hint="eastAsia"/>
                  </w:rPr>
                  <w:delText> 以上 </w:delText>
                </w:r>
              </w:del>
            </w:ins>
          </w:p>
        </w:tc>
      </w:tr>
      <w:tr>
        <w:tblPrEx>
          <w:tblLayout w:type="fixed"/>
        </w:tblPrEx>
        <w:trPr>
          <w:ins w:id="2778" w:author="FSMM _" w:date="2019-10-17T19:54:00Z"/>
          <w:del w:id="2779" w:author="冰蓝城 [2]" w:date="2019-10-22T17:17:15Z"/>
        </w:trPr>
        <w:tc>
          <w:tcPr>
            <w:tcW w:w="2694" w:type="dxa"/>
          </w:tcPr>
          <w:p>
            <w:pPr>
              <w:ind w:firstLine="0" w:firstLineChars="0"/>
              <w:jc w:val="center"/>
              <w:rPr>
                <w:ins w:id="2780" w:author="FSMM _" w:date="2019-10-17T19:54:00Z"/>
                <w:del w:id="2781" w:author="冰蓝城 [2]" w:date="2019-10-22T17:17:15Z"/>
              </w:rPr>
            </w:pPr>
            <w:ins w:id="2782" w:author="FSMM _" w:date="2019-10-17T19:54:00Z">
              <w:del w:id="2783" w:author="冰蓝城 [2]" w:date="2019-10-22T17:17:15Z">
                <w:r>
                  <w:rPr>
                    <w:rFonts w:hint="eastAsia"/>
                  </w:rPr>
                  <w:delText>运行RAM</w:delText>
                </w:r>
              </w:del>
            </w:ins>
          </w:p>
        </w:tc>
        <w:tc>
          <w:tcPr>
            <w:tcW w:w="4677" w:type="dxa"/>
          </w:tcPr>
          <w:p>
            <w:pPr>
              <w:ind w:firstLine="0" w:firstLineChars="0"/>
              <w:jc w:val="center"/>
              <w:rPr>
                <w:ins w:id="2784" w:author="FSMM _" w:date="2019-10-17T19:54:00Z"/>
                <w:del w:id="2785" w:author="冰蓝城 [2]" w:date="2019-10-22T17:17:15Z"/>
              </w:rPr>
            </w:pPr>
            <w:ins w:id="2786" w:author="FSMM _" w:date="2019-10-17T19:54:00Z">
              <w:del w:id="2787" w:author="冰蓝城 [2]" w:date="2019-10-22T17:17:15Z">
                <w:r>
                  <w:rPr/>
                  <w:delText>1</w:delText>
                </w:r>
              </w:del>
            </w:ins>
            <w:ins w:id="2788" w:author="FSMM _" w:date="2019-10-17T19:54:00Z">
              <w:del w:id="2789" w:author="冰蓝城 [2]" w:date="2019-10-22T17:17:15Z">
                <w:r>
                  <w:rPr>
                    <w:rFonts w:hint="eastAsia"/>
                  </w:rPr>
                  <w:delText>G 以上</w:delText>
                </w:r>
              </w:del>
            </w:ins>
          </w:p>
        </w:tc>
      </w:tr>
      <w:tr>
        <w:tblPrEx>
          <w:tblLayout w:type="fixed"/>
        </w:tblPrEx>
        <w:trPr>
          <w:ins w:id="2790" w:author="FSMM _" w:date="2019-10-17T19:54:00Z"/>
          <w:del w:id="2791" w:author="冰蓝城 [2]" w:date="2019-10-22T17:17:15Z"/>
        </w:trPr>
        <w:tc>
          <w:tcPr>
            <w:tcW w:w="2694" w:type="dxa"/>
          </w:tcPr>
          <w:p>
            <w:pPr>
              <w:ind w:firstLine="0" w:firstLineChars="0"/>
              <w:jc w:val="center"/>
              <w:rPr>
                <w:ins w:id="2792" w:author="FSMM _" w:date="2019-10-17T19:54:00Z"/>
                <w:del w:id="2793" w:author="冰蓝城 [2]" w:date="2019-10-22T17:17:15Z"/>
              </w:rPr>
            </w:pPr>
            <w:ins w:id="2794" w:author="FSMM _" w:date="2019-10-17T19:54:00Z">
              <w:del w:id="2795" w:author="冰蓝城 [2]" w:date="2019-10-22T17:17:15Z">
                <w:r>
                  <w:rPr>
                    <w:rFonts w:hint="eastAsia"/>
                  </w:rPr>
                  <w:delText>存储空间</w:delText>
                </w:r>
              </w:del>
            </w:ins>
          </w:p>
        </w:tc>
        <w:tc>
          <w:tcPr>
            <w:tcW w:w="4677" w:type="dxa"/>
          </w:tcPr>
          <w:p>
            <w:pPr>
              <w:ind w:firstLine="0" w:firstLineChars="0"/>
              <w:jc w:val="center"/>
              <w:rPr>
                <w:ins w:id="2796" w:author="FSMM _" w:date="2019-10-17T19:54:00Z"/>
                <w:del w:id="2797" w:author="冰蓝城 [2]" w:date="2019-10-22T17:17:15Z"/>
              </w:rPr>
            </w:pPr>
            <w:ins w:id="2798" w:author="FSMM _" w:date="2019-10-17T19:54:00Z">
              <w:del w:id="2799" w:author="冰蓝城 [2]" w:date="2019-10-22T17:17:15Z">
                <w:r>
                  <w:rPr>
                    <w:rFonts w:hint="eastAsia"/>
                    <w:b/>
                  </w:rPr>
                  <w:delText>50MB</w:delText>
                </w:r>
              </w:del>
            </w:ins>
            <w:ins w:id="2800" w:author="FSMM _" w:date="2019-10-17T19:54:00Z">
              <w:del w:id="2801" w:author="冰蓝城 [2]" w:date="2019-10-22T17:17:15Z">
                <w:r>
                  <w:rPr>
                    <w:rFonts w:hint="eastAsia"/>
                  </w:rPr>
                  <w:delText xml:space="preserve"> 以上 </w:delText>
                </w:r>
              </w:del>
            </w:ins>
          </w:p>
        </w:tc>
      </w:tr>
      <w:tr>
        <w:tblPrEx>
          <w:tblLayout w:type="fixed"/>
        </w:tblPrEx>
        <w:trPr>
          <w:ins w:id="2802" w:author="FSMM _" w:date="2019-10-17T19:54:00Z"/>
          <w:del w:id="2803" w:author="冰蓝城 [2]" w:date="2019-10-22T17:17:15Z"/>
        </w:trPr>
        <w:tc>
          <w:tcPr>
            <w:tcW w:w="2694" w:type="dxa"/>
          </w:tcPr>
          <w:p>
            <w:pPr>
              <w:ind w:firstLine="0" w:firstLineChars="0"/>
              <w:jc w:val="center"/>
              <w:rPr>
                <w:ins w:id="2804" w:author="FSMM _" w:date="2019-10-17T19:54:00Z"/>
                <w:del w:id="2805" w:author="冰蓝城 [2]" w:date="2019-10-22T17:17:15Z"/>
              </w:rPr>
            </w:pPr>
            <w:ins w:id="2806" w:author="FSMM _" w:date="2019-10-17T19:54:00Z">
              <w:del w:id="2807" w:author="冰蓝城 [2]" w:date="2019-10-22T17:17:15Z">
                <w:r>
                  <w:rPr>
                    <w:rFonts w:hint="eastAsia"/>
                  </w:rPr>
                  <w:delText>其他要求</w:delText>
                </w:r>
              </w:del>
            </w:ins>
          </w:p>
        </w:tc>
        <w:tc>
          <w:tcPr>
            <w:tcW w:w="4677" w:type="dxa"/>
          </w:tcPr>
          <w:p>
            <w:pPr>
              <w:ind w:firstLine="0" w:firstLineChars="0"/>
              <w:jc w:val="center"/>
              <w:rPr>
                <w:ins w:id="2808" w:author="FSMM _" w:date="2019-10-17T19:54:00Z"/>
                <w:del w:id="2809" w:author="冰蓝城 [2]" w:date="2019-10-22T17:17:15Z"/>
              </w:rPr>
            </w:pPr>
            <w:ins w:id="2810" w:author="FSMM _" w:date="2019-10-17T19:54:00Z">
              <w:del w:id="2811" w:author="冰蓝城 [2]" w:date="2019-10-22T17:17:15Z">
                <w:r>
                  <w:rPr>
                    <w:rFonts w:hint="eastAsia"/>
                  </w:rPr>
                  <w:delText>支持 GPS 导航</w:delText>
                </w:r>
              </w:del>
            </w:ins>
          </w:p>
        </w:tc>
      </w:tr>
    </w:tbl>
    <w:p>
      <w:pPr>
        <w:ind w:firstLine="480"/>
        <w:rPr>
          <w:ins w:id="2812" w:author="FSMM _" w:date="2019-10-17T19:54:00Z"/>
          <w:del w:id="2813" w:author="冰蓝城 [2]" w:date="2019-10-22T17:17:15Z"/>
        </w:rPr>
      </w:pPr>
      <w:ins w:id="2814" w:author="FSMM _" w:date="2019-10-17T19:54:00Z">
        <w:del w:id="2815" w:author="冰蓝城 [2]" w:date="2019-10-22T17:17:15Z">
          <w:r>
            <w:rPr/>
            <w:delText>W</w:delText>
          </w:r>
        </w:del>
      </w:ins>
      <w:ins w:id="2816" w:author="FSMM _" w:date="2019-10-17T19:54:00Z">
        <w:del w:id="2817" w:author="冰蓝城 [2]" w:date="2019-10-22T17:17:15Z">
          <w:r>
            <w:rPr>
              <w:rFonts w:hint="eastAsia"/>
            </w:rPr>
            <w:delText>eb及PC端：</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2818" w:author="FSMM _" w:date="2019-10-17T19:54:00Z"/>
          <w:del w:id="2819" w:author="冰蓝城 [2]" w:date="2019-10-22T17:17:15Z"/>
        </w:trPr>
        <w:tc>
          <w:tcPr>
            <w:tcW w:w="2694" w:type="dxa"/>
          </w:tcPr>
          <w:p>
            <w:pPr>
              <w:ind w:firstLine="0" w:firstLineChars="0"/>
              <w:jc w:val="center"/>
              <w:rPr>
                <w:ins w:id="2820" w:author="FSMM _" w:date="2019-10-17T19:54:00Z"/>
                <w:del w:id="2821" w:author="冰蓝城 [2]" w:date="2019-10-22T17:17:15Z"/>
              </w:rPr>
            </w:pPr>
            <w:ins w:id="2822" w:author="FSMM _" w:date="2019-10-17T19:54:00Z">
              <w:del w:id="2823" w:author="冰蓝城 [2]" w:date="2019-10-22T17:17:15Z">
                <w:r>
                  <w:rPr>
                    <w:rFonts w:hint="eastAsia"/>
                  </w:rPr>
                  <w:delText>操作系统</w:delText>
                </w:r>
              </w:del>
            </w:ins>
          </w:p>
        </w:tc>
        <w:tc>
          <w:tcPr>
            <w:tcW w:w="4677" w:type="dxa"/>
          </w:tcPr>
          <w:p>
            <w:pPr>
              <w:ind w:firstLine="0" w:firstLineChars="0"/>
              <w:jc w:val="center"/>
              <w:rPr>
                <w:ins w:id="2824" w:author="FSMM _" w:date="2019-10-17T19:54:00Z"/>
                <w:del w:id="2825" w:author="冰蓝城 [2]" w:date="2019-10-22T17:17:15Z"/>
              </w:rPr>
            </w:pPr>
            <w:ins w:id="2826" w:author="FSMM _" w:date="2019-10-17T19:54:00Z">
              <w:del w:id="2827" w:author="冰蓝城 [2]" w:date="2019-10-22T17:17:15Z">
                <w:r>
                  <w:rPr>
                    <w:rFonts w:hint="eastAsia"/>
                  </w:rPr>
                  <w:delText>W</w:delText>
                </w:r>
              </w:del>
            </w:ins>
            <w:ins w:id="2828" w:author="FSMM _" w:date="2019-10-17T19:54:00Z">
              <w:del w:id="2829" w:author="冰蓝城 [2]" w:date="2019-10-22T17:17:15Z">
                <w:r>
                  <w:rPr/>
                  <w:delText>i</w:delText>
                </w:r>
              </w:del>
            </w:ins>
            <w:ins w:id="2830" w:author="FSMM _" w:date="2019-10-17T19:54:00Z">
              <w:del w:id="2831" w:author="冰蓝城 [2]" w:date="2019-10-22T17:17:15Z">
                <w:r>
                  <w:rPr>
                    <w:rFonts w:hint="eastAsia"/>
                  </w:rPr>
                  <w:delText>ndows</w:delText>
                </w:r>
              </w:del>
            </w:ins>
          </w:p>
        </w:tc>
      </w:tr>
      <w:tr>
        <w:tblPrEx>
          <w:tblLayout w:type="fixed"/>
        </w:tblPrEx>
        <w:trPr>
          <w:ins w:id="2832" w:author="FSMM _" w:date="2019-10-17T19:54:00Z"/>
          <w:del w:id="2833" w:author="冰蓝城 [2]" w:date="2019-10-22T17:17:15Z"/>
        </w:trPr>
        <w:tc>
          <w:tcPr>
            <w:tcW w:w="2694" w:type="dxa"/>
          </w:tcPr>
          <w:p>
            <w:pPr>
              <w:ind w:firstLine="0" w:firstLineChars="0"/>
              <w:jc w:val="center"/>
              <w:rPr>
                <w:ins w:id="2834" w:author="FSMM _" w:date="2019-10-17T19:54:00Z"/>
                <w:del w:id="2835" w:author="冰蓝城 [2]" w:date="2019-10-22T17:17:15Z"/>
              </w:rPr>
            </w:pPr>
            <w:ins w:id="2836" w:author="FSMM _" w:date="2019-10-17T19:54:00Z">
              <w:del w:id="2837" w:author="冰蓝城 [2]" w:date="2019-10-22T17:17:15Z">
                <w:r>
                  <w:rPr>
                    <w:rFonts w:hint="eastAsia"/>
                  </w:rPr>
                  <w:delText>运行RAM</w:delText>
                </w:r>
              </w:del>
            </w:ins>
          </w:p>
        </w:tc>
        <w:tc>
          <w:tcPr>
            <w:tcW w:w="4677" w:type="dxa"/>
          </w:tcPr>
          <w:p>
            <w:pPr>
              <w:ind w:firstLine="0" w:firstLineChars="0"/>
              <w:jc w:val="center"/>
              <w:rPr>
                <w:ins w:id="2838" w:author="FSMM _" w:date="2019-10-17T19:54:00Z"/>
                <w:del w:id="2839" w:author="冰蓝城 [2]" w:date="2019-10-22T17:17:15Z"/>
              </w:rPr>
            </w:pPr>
            <w:ins w:id="2840" w:author="FSMM _" w:date="2019-10-17T19:54:00Z">
              <w:del w:id="2841" w:author="冰蓝城 [2]" w:date="2019-10-22T17:17:15Z">
                <w:r>
                  <w:rPr/>
                  <w:delText>4</w:delText>
                </w:r>
              </w:del>
            </w:ins>
            <w:ins w:id="2842" w:author="FSMM _" w:date="2019-10-17T19:54:00Z">
              <w:del w:id="2843" w:author="冰蓝城 [2]" w:date="2019-10-22T17:17:15Z">
                <w:r>
                  <w:rPr>
                    <w:rFonts w:hint="eastAsia"/>
                  </w:rPr>
                  <w:delText>G 以上</w:delText>
                </w:r>
              </w:del>
            </w:ins>
          </w:p>
        </w:tc>
      </w:tr>
      <w:tr>
        <w:tblPrEx>
          <w:tblLayout w:type="fixed"/>
        </w:tblPrEx>
        <w:trPr>
          <w:ins w:id="2844" w:author="FSMM _" w:date="2019-10-17T19:54:00Z"/>
          <w:del w:id="2845" w:author="冰蓝城 [2]" w:date="2019-10-22T17:17:15Z"/>
        </w:trPr>
        <w:tc>
          <w:tcPr>
            <w:tcW w:w="2694" w:type="dxa"/>
          </w:tcPr>
          <w:p>
            <w:pPr>
              <w:ind w:firstLine="0" w:firstLineChars="0"/>
              <w:jc w:val="center"/>
              <w:rPr>
                <w:ins w:id="2846" w:author="FSMM _" w:date="2019-10-17T19:54:00Z"/>
                <w:del w:id="2847" w:author="冰蓝城 [2]" w:date="2019-10-22T17:17:15Z"/>
              </w:rPr>
            </w:pPr>
            <w:ins w:id="2848" w:author="FSMM _" w:date="2019-10-17T19:54:00Z">
              <w:del w:id="2849" w:author="冰蓝城 [2]" w:date="2019-10-22T17:17:15Z">
                <w:r>
                  <w:rPr>
                    <w:rFonts w:hint="eastAsia"/>
                  </w:rPr>
                  <w:delText>存储空间</w:delText>
                </w:r>
              </w:del>
            </w:ins>
          </w:p>
        </w:tc>
        <w:tc>
          <w:tcPr>
            <w:tcW w:w="4677" w:type="dxa"/>
          </w:tcPr>
          <w:p>
            <w:pPr>
              <w:ind w:firstLine="0" w:firstLineChars="0"/>
              <w:jc w:val="center"/>
              <w:rPr>
                <w:ins w:id="2850" w:author="FSMM _" w:date="2019-10-17T19:54:00Z"/>
                <w:del w:id="2851" w:author="冰蓝城 [2]" w:date="2019-10-22T17:17:15Z"/>
              </w:rPr>
            </w:pPr>
            <w:ins w:id="2852" w:author="FSMM _" w:date="2019-10-17T19:54:00Z">
              <w:del w:id="2853" w:author="冰蓝城 [2]" w:date="2019-10-22T17:17:15Z">
                <w:r>
                  <w:rPr/>
                  <w:delText>100</w:delText>
                </w:r>
              </w:del>
            </w:ins>
            <w:ins w:id="2854" w:author="FSMM _" w:date="2019-10-17T19:54:00Z">
              <w:del w:id="2855" w:author="冰蓝城 [2]" w:date="2019-10-22T17:17:15Z">
                <w:r>
                  <w:rPr>
                    <w:rFonts w:hint="eastAsia"/>
                  </w:rPr>
                  <w:delText>MB 以上 </w:delText>
                </w:r>
              </w:del>
            </w:ins>
          </w:p>
        </w:tc>
      </w:tr>
    </w:tbl>
    <w:p>
      <w:pPr>
        <w:ind w:firstLine="0" w:firstLineChars="0"/>
        <w:rPr>
          <w:ins w:id="2856" w:author="FSMM _" w:date="2019-10-17T19:54:00Z"/>
          <w:del w:id="2857" w:author="冰蓝城 [2]" w:date="2019-10-22T17:17:15Z"/>
        </w:rPr>
      </w:pPr>
    </w:p>
    <w:p>
      <w:pPr>
        <w:pStyle w:val="29"/>
        <w:numPr>
          <w:ilvl w:val="0"/>
          <w:numId w:val="3"/>
        </w:numPr>
        <w:ind w:left="1380" w:hanging="420" w:firstLineChars="0"/>
        <w:outlineLvl w:val="1"/>
        <w:rPr>
          <w:ins w:id="2859" w:author="FSMM _" w:date="2019-10-17T19:54:00Z"/>
          <w:del w:id="2860" w:author="冰蓝城 [2]" w:date="2019-10-22T17:17:15Z"/>
          <w:b/>
          <w:rPrChange w:id="2861" w:author="Administrator" w:date="2019-10-21T23:10:00Z">
            <w:rPr>
              <w:ins w:id="2862" w:author="FSMM _" w:date="2019-10-17T19:54:00Z"/>
              <w:del w:id="2863" w:author="冰蓝城 [2]" w:date="2019-10-22T17:17:15Z"/>
            </w:rPr>
          </w:rPrChange>
        </w:rPr>
        <w:pPrChange w:id="2858" w:author="Administrator" w:date="2019-10-21T23:10:00Z">
          <w:pPr>
            <w:pStyle w:val="28"/>
            <w:numPr>
              <w:ilvl w:val="0"/>
              <w:numId w:val="1"/>
            </w:numPr>
            <w:ind w:left="1380" w:hanging="420" w:firstLineChars="0"/>
            <w:outlineLvl w:val="1"/>
          </w:pPr>
        </w:pPrChange>
      </w:pPr>
      <w:ins w:id="2864" w:author="FSMM _" w:date="2019-10-17T19:54:00Z">
        <w:del w:id="2865" w:author="冰蓝城 [2]" w:date="2019-10-22T17:17:15Z">
          <w:r>
            <w:rPr>
              <w:rFonts w:hint="eastAsia"/>
              <w:b/>
              <w:rPrChange w:id="2866" w:author="Administrator" w:date="2019-10-21T23:10:00Z">
                <w:rPr>
                  <w:rFonts w:hint="eastAsia"/>
                </w:rPr>
              </w:rPrChange>
            </w:rPr>
            <w:delText>服务器程序：</w:delText>
          </w:r>
        </w:del>
      </w:ins>
    </w:p>
    <w:p>
      <w:pPr>
        <w:ind w:firstLine="482" w:firstLineChars="0"/>
        <w:rPr>
          <w:ins w:id="2869" w:author="FSMM _" w:date="2019-10-17T19:54:00Z"/>
          <w:del w:id="2870" w:author="冰蓝城 [2]" w:date="2019-10-22T17:17:15Z"/>
        </w:rPr>
      </w:pPr>
      <w:ins w:id="2871" w:author="FSMM _" w:date="2019-10-17T19:54:00Z">
        <w:del w:id="2872" w:author="冰蓝城 [2]" w:date="2019-10-22T17:17:15Z">
          <w:r>
            <w:rPr>
              <w:rFonts w:hint="eastAsia"/>
            </w:rPr>
            <w:delText>服务器程序运行在安装有Windows 操作系统的服务器上，需要满足的具体要求如下：</w:delText>
          </w:r>
        </w:del>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2873" w:author="FSMM _" w:date="2019-10-17T19:54:00Z"/>
          <w:del w:id="2874" w:author="冰蓝城 [2]" w:date="2019-10-22T17:17:15Z"/>
        </w:trPr>
        <w:tc>
          <w:tcPr>
            <w:tcW w:w="2694" w:type="dxa"/>
          </w:tcPr>
          <w:p>
            <w:pPr>
              <w:ind w:firstLine="0" w:firstLineChars="0"/>
              <w:jc w:val="center"/>
              <w:rPr>
                <w:ins w:id="2875" w:author="FSMM _" w:date="2019-10-17T19:54:00Z"/>
                <w:del w:id="2876" w:author="冰蓝城 [2]" w:date="2019-10-22T17:17:15Z"/>
              </w:rPr>
            </w:pPr>
            <w:ins w:id="2877" w:author="FSMM _" w:date="2019-10-17T19:54:00Z">
              <w:del w:id="2878" w:author="冰蓝城 [2]" w:date="2019-10-22T17:17:15Z">
                <w:r>
                  <w:rPr>
                    <w:rFonts w:hint="eastAsia"/>
                  </w:rPr>
                  <w:delText>操作系统</w:delText>
                </w:r>
              </w:del>
            </w:ins>
          </w:p>
        </w:tc>
        <w:tc>
          <w:tcPr>
            <w:tcW w:w="4677" w:type="dxa"/>
          </w:tcPr>
          <w:p>
            <w:pPr>
              <w:ind w:firstLine="0" w:firstLineChars="0"/>
              <w:jc w:val="center"/>
              <w:rPr>
                <w:ins w:id="2879" w:author="FSMM _" w:date="2019-10-17T19:54:00Z"/>
                <w:del w:id="2880" w:author="冰蓝城 [2]" w:date="2019-10-22T17:17:15Z"/>
              </w:rPr>
            </w:pPr>
            <w:ins w:id="2881" w:author="FSMM _" w:date="2019-10-17T19:54:00Z">
              <w:del w:id="2882" w:author="冰蓝城 [2]" w:date="2019-10-22T17:17:15Z">
                <w:r>
                  <w:rPr>
                    <w:rFonts w:hint="eastAsia"/>
                  </w:rPr>
                  <w:delText>Windows</w:delText>
                </w:r>
              </w:del>
            </w:ins>
            <w:ins w:id="2883" w:author="FSMM _" w:date="2019-10-17T19:54:00Z">
              <w:del w:id="2884" w:author="冰蓝城 [2]" w:date="2019-10-22T17:17:15Z">
                <w:r>
                  <w:rPr/>
                  <w:delText xml:space="preserve"> 7</w:delText>
                </w:r>
              </w:del>
            </w:ins>
            <w:ins w:id="2885" w:author="FSMM _" w:date="2019-10-17T19:54:00Z">
              <w:del w:id="2886" w:author="冰蓝城 [2]" w:date="2019-10-22T17:17:15Z">
                <w:r>
                  <w:rPr>
                    <w:rFonts w:hint="eastAsia"/>
                  </w:rPr>
                  <w:delText>以上</w:delText>
                </w:r>
              </w:del>
            </w:ins>
          </w:p>
        </w:tc>
      </w:tr>
      <w:tr>
        <w:tblPrEx>
          <w:tblLayout w:type="fixed"/>
        </w:tblPrEx>
        <w:trPr>
          <w:ins w:id="2887" w:author="FSMM _" w:date="2019-10-17T19:54:00Z"/>
          <w:del w:id="2888" w:author="冰蓝城 [2]" w:date="2019-10-22T17:17:15Z"/>
        </w:trPr>
        <w:tc>
          <w:tcPr>
            <w:tcW w:w="2694" w:type="dxa"/>
          </w:tcPr>
          <w:p>
            <w:pPr>
              <w:ind w:firstLine="0" w:firstLineChars="0"/>
              <w:jc w:val="center"/>
              <w:rPr>
                <w:ins w:id="2889" w:author="FSMM _" w:date="2019-10-17T19:54:00Z"/>
                <w:del w:id="2890" w:author="冰蓝城 [2]" w:date="2019-10-22T17:17:15Z"/>
              </w:rPr>
            </w:pPr>
            <w:ins w:id="2891" w:author="FSMM _" w:date="2019-10-17T19:54:00Z">
              <w:del w:id="2892" w:author="冰蓝城 [2]" w:date="2019-10-22T17:17:15Z">
                <w:r>
                  <w:rPr>
                    <w:rFonts w:hint="eastAsia"/>
                  </w:rPr>
                  <w:delText>数据库</w:delText>
                </w:r>
              </w:del>
            </w:ins>
          </w:p>
        </w:tc>
        <w:tc>
          <w:tcPr>
            <w:tcW w:w="4677" w:type="dxa"/>
          </w:tcPr>
          <w:p>
            <w:pPr>
              <w:ind w:firstLine="0" w:firstLineChars="0"/>
              <w:jc w:val="center"/>
              <w:rPr>
                <w:ins w:id="2893" w:author="FSMM _" w:date="2019-10-17T19:54:00Z"/>
                <w:del w:id="2894" w:author="冰蓝城 [2]" w:date="2019-10-22T17:17:15Z"/>
              </w:rPr>
            </w:pPr>
            <w:ins w:id="2895" w:author="FSMM _" w:date="2019-10-17T19:54:00Z">
              <w:del w:id="2896" w:author="冰蓝城 [2]" w:date="2019-10-22T17:17:15Z">
                <w:r>
                  <w:rPr>
                    <w:rFonts w:hint="eastAsia"/>
                  </w:rPr>
                  <w:delText>MySQL</w:delText>
                </w:r>
              </w:del>
            </w:ins>
          </w:p>
        </w:tc>
      </w:tr>
      <w:tr>
        <w:tblPrEx>
          <w:tblLayout w:type="fixed"/>
        </w:tblPrEx>
        <w:trPr>
          <w:ins w:id="2897" w:author="FSMM _" w:date="2019-10-17T19:54:00Z"/>
          <w:del w:id="2898" w:author="冰蓝城 [2]" w:date="2019-10-22T17:17:15Z"/>
        </w:trPr>
        <w:tc>
          <w:tcPr>
            <w:tcW w:w="2694" w:type="dxa"/>
          </w:tcPr>
          <w:p>
            <w:pPr>
              <w:ind w:firstLine="0" w:firstLineChars="0"/>
              <w:jc w:val="center"/>
              <w:rPr>
                <w:ins w:id="2899" w:author="FSMM _" w:date="2019-10-17T19:54:00Z"/>
                <w:del w:id="2900" w:author="冰蓝城 [2]" w:date="2019-10-22T17:17:15Z"/>
              </w:rPr>
            </w:pPr>
            <w:ins w:id="2901" w:author="FSMM _" w:date="2019-10-17T19:54:00Z">
              <w:del w:id="2902" w:author="冰蓝城 [2]" w:date="2019-10-22T17:17:15Z">
                <w:r>
                  <w:rPr>
                    <w:rFonts w:hint="eastAsia"/>
                  </w:rPr>
                  <w:delText>处理器</w:delText>
                </w:r>
              </w:del>
            </w:ins>
          </w:p>
        </w:tc>
        <w:tc>
          <w:tcPr>
            <w:tcW w:w="4677" w:type="dxa"/>
          </w:tcPr>
          <w:p>
            <w:pPr>
              <w:ind w:firstLine="0" w:firstLineChars="0"/>
              <w:jc w:val="center"/>
              <w:rPr>
                <w:ins w:id="2903" w:author="FSMM _" w:date="2019-10-17T19:54:00Z"/>
                <w:del w:id="2904" w:author="冰蓝城 [2]" w:date="2019-10-22T17:17:15Z"/>
              </w:rPr>
            </w:pPr>
            <w:ins w:id="2905" w:author="FSMM _" w:date="2019-10-17T19:54:00Z">
              <w:del w:id="2906" w:author="冰蓝城 [2]" w:date="2019-10-22T17:17:15Z">
                <w:r>
                  <w:rPr>
                    <w:rFonts w:hint="eastAsia"/>
                  </w:rPr>
                  <w:delText>Intel</w:delText>
                </w:r>
              </w:del>
            </w:ins>
          </w:p>
        </w:tc>
      </w:tr>
      <w:tr>
        <w:tblPrEx>
          <w:tblLayout w:type="fixed"/>
        </w:tblPrEx>
        <w:trPr>
          <w:ins w:id="2907" w:author="FSMM _" w:date="2019-10-17T19:54:00Z"/>
          <w:del w:id="2908" w:author="冰蓝城 [2]" w:date="2019-10-22T17:17:15Z"/>
        </w:trPr>
        <w:tc>
          <w:tcPr>
            <w:tcW w:w="2694" w:type="dxa"/>
          </w:tcPr>
          <w:p>
            <w:pPr>
              <w:ind w:firstLine="0" w:firstLineChars="0"/>
              <w:jc w:val="center"/>
              <w:rPr>
                <w:ins w:id="2909" w:author="FSMM _" w:date="2019-10-17T19:54:00Z"/>
                <w:del w:id="2910" w:author="冰蓝城 [2]" w:date="2019-10-22T17:17:15Z"/>
              </w:rPr>
            </w:pPr>
            <w:ins w:id="2911" w:author="FSMM _" w:date="2019-10-17T19:54:00Z">
              <w:del w:id="2912" w:author="冰蓝城 [2]" w:date="2019-10-22T17:17:15Z">
                <w:r>
                  <w:rPr>
                    <w:rFonts w:hint="eastAsia"/>
                  </w:rPr>
                  <w:delText>RAM</w:delText>
                </w:r>
              </w:del>
            </w:ins>
          </w:p>
        </w:tc>
        <w:tc>
          <w:tcPr>
            <w:tcW w:w="4677" w:type="dxa"/>
          </w:tcPr>
          <w:p>
            <w:pPr>
              <w:ind w:firstLine="0" w:firstLineChars="0"/>
              <w:jc w:val="center"/>
              <w:rPr>
                <w:ins w:id="2913" w:author="FSMM _" w:date="2019-10-17T19:54:00Z"/>
                <w:del w:id="2914" w:author="冰蓝城 [2]" w:date="2019-10-22T17:17:15Z"/>
              </w:rPr>
            </w:pPr>
            <w:ins w:id="2915" w:author="FSMM _" w:date="2019-10-17T19:54:00Z">
              <w:del w:id="2916" w:author="冰蓝城 [2]" w:date="2019-10-22T17:17:15Z">
                <w:r>
                  <w:rPr/>
                  <w:delText>8</w:delText>
                </w:r>
              </w:del>
            </w:ins>
            <w:ins w:id="2917" w:author="FSMM _" w:date="2019-10-17T19:54:00Z">
              <w:del w:id="2918" w:author="冰蓝城 [2]" w:date="2019-10-22T17:17:15Z">
                <w:r>
                  <w:rPr>
                    <w:rFonts w:hint="eastAsia"/>
                  </w:rPr>
                  <w:delText>GB以上</w:delText>
                </w:r>
              </w:del>
            </w:ins>
          </w:p>
        </w:tc>
      </w:tr>
      <w:tr>
        <w:tblPrEx>
          <w:tblLayout w:type="fixed"/>
        </w:tblPrEx>
        <w:trPr>
          <w:ins w:id="2919" w:author="FSMM _" w:date="2019-10-17T19:54:00Z"/>
          <w:del w:id="2920" w:author="冰蓝城 [2]" w:date="2019-10-22T17:17:15Z"/>
        </w:trPr>
        <w:tc>
          <w:tcPr>
            <w:tcW w:w="2694" w:type="dxa"/>
          </w:tcPr>
          <w:p>
            <w:pPr>
              <w:ind w:firstLine="0" w:firstLineChars="0"/>
              <w:jc w:val="center"/>
              <w:rPr>
                <w:ins w:id="2921" w:author="FSMM _" w:date="2019-10-17T19:54:00Z"/>
                <w:del w:id="2922" w:author="冰蓝城 [2]" w:date="2019-10-22T17:17:15Z"/>
              </w:rPr>
            </w:pPr>
            <w:ins w:id="2923" w:author="FSMM _" w:date="2019-10-17T19:54:00Z">
              <w:del w:id="2924" w:author="冰蓝城 [2]" w:date="2019-10-22T17:17:15Z">
                <w:r>
                  <w:rPr>
                    <w:rFonts w:hint="eastAsia"/>
                  </w:rPr>
                  <w:delText>数据存储空间</w:delText>
                </w:r>
              </w:del>
            </w:ins>
          </w:p>
        </w:tc>
        <w:tc>
          <w:tcPr>
            <w:tcW w:w="4677" w:type="dxa"/>
          </w:tcPr>
          <w:p>
            <w:pPr>
              <w:ind w:firstLine="0" w:firstLineChars="0"/>
              <w:jc w:val="center"/>
              <w:rPr>
                <w:ins w:id="2925" w:author="FSMM _" w:date="2019-10-17T19:54:00Z"/>
                <w:del w:id="2926" w:author="冰蓝城 [2]" w:date="2019-10-22T17:17:15Z"/>
              </w:rPr>
            </w:pPr>
            <w:ins w:id="2927" w:author="FSMM _" w:date="2019-10-17T19:54:00Z">
              <w:del w:id="2928" w:author="冰蓝城 [2]" w:date="2019-10-22T17:17:15Z">
                <w:r>
                  <w:rPr/>
                  <w:delText>512</w:delText>
                </w:r>
              </w:del>
            </w:ins>
            <w:ins w:id="2929" w:author="FSMM _" w:date="2019-10-17T19:54:00Z">
              <w:del w:id="2930" w:author="冰蓝城 [2]" w:date="2019-10-22T17:17:15Z">
                <w:r>
                  <w:rPr>
                    <w:rFonts w:hint="eastAsia"/>
                  </w:rPr>
                  <w:delText>GB以上</w:delText>
                </w:r>
              </w:del>
            </w:ins>
          </w:p>
        </w:tc>
      </w:tr>
      <w:tr>
        <w:tblPrEx>
          <w:tblLayout w:type="fixed"/>
        </w:tblPrEx>
        <w:trPr>
          <w:ins w:id="2931" w:author="FSMM _" w:date="2019-10-17T19:54:00Z"/>
          <w:del w:id="2932" w:author="冰蓝城 [2]" w:date="2019-10-22T17:17:15Z"/>
        </w:trPr>
        <w:tc>
          <w:tcPr>
            <w:tcW w:w="2694" w:type="dxa"/>
          </w:tcPr>
          <w:p>
            <w:pPr>
              <w:ind w:firstLine="0" w:firstLineChars="0"/>
              <w:jc w:val="center"/>
              <w:rPr>
                <w:ins w:id="2933" w:author="FSMM _" w:date="2019-10-17T19:54:00Z"/>
                <w:del w:id="2934" w:author="冰蓝城 [2]" w:date="2019-10-22T17:17:15Z"/>
              </w:rPr>
            </w:pPr>
            <w:ins w:id="2935" w:author="FSMM _" w:date="2019-10-17T19:54:00Z">
              <w:del w:id="2936" w:author="冰蓝城 [2]" w:date="2019-10-22T17:17:15Z">
                <w:r>
                  <w:rPr>
                    <w:rFonts w:hint="eastAsia"/>
                  </w:rPr>
                  <w:delText>网络</w:delText>
                </w:r>
              </w:del>
            </w:ins>
          </w:p>
        </w:tc>
        <w:tc>
          <w:tcPr>
            <w:tcW w:w="4677" w:type="dxa"/>
          </w:tcPr>
          <w:p>
            <w:pPr>
              <w:ind w:firstLine="0" w:firstLineChars="0"/>
              <w:jc w:val="center"/>
              <w:rPr>
                <w:ins w:id="2937" w:author="FSMM _" w:date="2019-10-17T19:54:00Z"/>
                <w:del w:id="2938" w:author="冰蓝城 [2]" w:date="2019-10-22T17:17:15Z"/>
              </w:rPr>
            </w:pPr>
            <w:ins w:id="2939" w:author="FSMM _" w:date="2019-10-17T19:54:00Z">
              <w:del w:id="2940" w:author="冰蓝城 [2]" w:date="2019-10-22T17:17:15Z">
                <w:r>
                  <w:rPr>
                    <w:rFonts w:hint="eastAsia"/>
                  </w:rPr>
                  <w:delText>支持TCP/</w:delText>
                </w:r>
              </w:del>
            </w:ins>
            <w:ins w:id="2941" w:author="FSMM _" w:date="2019-10-17T19:54:00Z">
              <w:del w:id="2942" w:author="冰蓝城 [2]" w:date="2019-10-22T17:17:15Z">
                <w:r>
                  <w:rPr/>
                  <w:delText>IP</w:delText>
                </w:r>
              </w:del>
            </w:ins>
          </w:p>
        </w:tc>
      </w:tr>
    </w:tbl>
    <w:p>
      <w:pPr>
        <w:pStyle w:val="3"/>
        <w:spacing w:before="120" w:after="120"/>
        <w:ind w:firstLine="151"/>
        <w:rPr>
          <w:ins w:id="2944" w:author="FSMM _" w:date="2019-10-17T19:54:00Z"/>
          <w:del w:id="2945" w:author="冰蓝城 [2]" w:date="2019-10-22T17:17:15Z"/>
        </w:rPr>
        <w:pPrChange w:id="2943" w:author="FSMM _" w:date="2019-10-17T19:54:00Z">
          <w:pPr>
            <w:pStyle w:val="2"/>
            <w:spacing w:before="120" w:after="120"/>
          </w:pPr>
        </w:pPrChange>
      </w:pPr>
    </w:p>
    <w:p>
      <w:pPr>
        <w:pStyle w:val="3"/>
        <w:ind w:firstLine="151"/>
        <w:rPr>
          <w:del w:id="2946" w:author="冰蓝城 [2]" w:date="2019-10-22T17:17:15Z"/>
        </w:rPr>
      </w:pPr>
      <w:del w:id="2947" w:author="冰蓝城 [2]" w:date="2019-10-22T17:17:15Z">
        <w:r>
          <w:rPr>
            <w:rFonts w:hint="eastAsia"/>
          </w:rPr>
          <w:delText>参考资料</w:delText>
        </w:r>
      </w:del>
    </w:p>
    <w:p>
      <w:pPr>
        <w:pStyle w:val="3"/>
        <w:ind w:firstLine="151"/>
        <w:rPr>
          <w:del w:id="2949" w:author="冰蓝城 [2]" w:date="2019-10-22T17:17:15Z"/>
        </w:rPr>
        <w:pPrChange w:id="2948" w:author="FSMM _" w:date="2019-10-17T19:54:00Z">
          <w:pPr>
            <w:ind w:firstLine="480"/>
          </w:pPr>
        </w:pPrChange>
      </w:pPr>
      <w:del w:id="2950" w:author="冰蓝城 [2]" w:date="2019-10-22T17:17:15Z">
        <w:r>
          <w:rPr>
            <w:rFonts w:hint="eastAsia"/>
          </w:rPr>
          <w:delText>项目开发计划：xxxxxxxxxxxxxxxxxxxxxxxxxx</w:delText>
        </w:r>
      </w:del>
    </w:p>
    <w:p>
      <w:pPr>
        <w:pStyle w:val="3"/>
        <w:numPr>
          <w:ilvl w:val="0"/>
          <w:numId w:val="4"/>
        </w:numPr>
        <w:ind w:left="900" w:firstLine="151" w:firstLineChars="0"/>
        <w:rPr>
          <w:del w:id="2952" w:author="冰蓝城 [2]" w:date="2019-10-22T17:17:15Z"/>
        </w:rPr>
        <w:pPrChange w:id="2951" w:author="FSMM _" w:date="2019-10-17T19:54:00Z">
          <w:pPr>
            <w:pStyle w:val="27"/>
            <w:numPr>
              <w:ilvl w:val="0"/>
              <w:numId w:val="4"/>
            </w:numPr>
            <w:ind w:left="900" w:hanging="420" w:firstLineChars="0"/>
          </w:pPr>
        </w:pPrChange>
      </w:pPr>
      <w:del w:id="2953" w:author="冰蓝城 [2]" w:date="2019-10-22T17:17:15Z">
        <w:r>
          <w:rPr>
            <w:rFonts w:hint="eastAsia"/>
          </w:rPr>
          <w:delText>引用资料、标准和规范：</w:delText>
        </w:r>
      </w:del>
    </w:p>
    <w:p>
      <w:pPr>
        <w:pStyle w:val="3"/>
        <w:ind w:firstLine="151"/>
        <w:rPr>
          <w:del w:id="2955" w:author="冰蓝城 [2]" w:date="2019-10-22T17:17:15Z"/>
        </w:rPr>
        <w:pPrChange w:id="2954" w:author="FSMM _" w:date="2019-10-17T19:54:00Z">
          <w:pPr>
            <w:ind w:firstLine="480"/>
          </w:pPr>
        </w:pPrChange>
      </w:pPr>
      <w:del w:id="2956" w:author="冰蓝城 [2]" w:date="2019-10-22T17:17:15Z">
        <w:r>
          <w:rPr>
            <w:rFonts w:hint="eastAsia"/>
          </w:rPr>
          <w:delText>[1] 软件工程实践课程参考资料_附录7(需求规格说明编写纲要)</w:delText>
        </w:r>
      </w:del>
    </w:p>
    <w:p>
      <w:pPr>
        <w:pStyle w:val="3"/>
        <w:ind w:firstLine="151"/>
        <w:rPr>
          <w:del w:id="2958" w:author="冰蓝城 [2]" w:date="2019-10-22T17:17:15Z"/>
        </w:rPr>
        <w:pPrChange w:id="2957" w:author="FSMM _" w:date="2019-10-17T19:54:00Z">
          <w:pPr>
            <w:ind w:firstLine="480"/>
          </w:pPr>
        </w:pPrChange>
      </w:pPr>
      <w:del w:id="2959" w:author="冰蓝城 [2]" w:date="2019-10-22T17:17:15Z">
        <w:r>
          <w:rPr>
            <w:rFonts w:hint="eastAsia"/>
          </w:rPr>
          <w:delText>[2] 软件工程实践课程参考资料_附录3(需求规格说明样式)</w:delText>
        </w:r>
      </w:del>
    </w:p>
    <w:p>
      <w:pPr>
        <w:pStyle w:val="3"/>
        <w:ind w:firstLine="151"/>
        <w:rPr>
          <w:del w:id="2961" w:author="冰蓝城 [2]" w:date="2019-10-22T17:17:15Z"/>
        </w:rPr>
        <w:pPrChange w:id="2960" w:author="FSMM _" w:date="2019-10-17T19:54:00Z">
          <w:pPr>
            <w:ind w:firstLine="480"/>
          </w:pPr>
        </w:pPrChange>
      </w:pPr>
      <w:del w:id="2962" w:author="冰蓝城 [2]" w:date="2019-10-22T17:17:15Z">
        <w:r>
          <w:rPr>
            <w:rFonts w:hint="eastAsia"/>
          </w:rPr>
          <w:delText>[</w:delText>
        </w:r>
      </w:del>
      <w:del w:id="2963" w:author="冰蓝城 [2]" w:date="2019-10-22T17:17:15Z">
        <w:r>
          <w:rPr/>
          <w:delText xml:space="preserve">3] </w:delText>
        </w:r>
      </w:del>
      <w:del w:id="2964" w:author="冰蓝城 [2]" w:date="2019-10-22T17:17:15Z">
        <w:r>
          <w:rPr>
            <w:rFonts w:hint="eastAsia"/>
          </w:rPr>
          <w:delText>胡思康.  软件工程基础[M].  北京:清华大学出版社, 2015.6. </w:delText>
        </w:r>
      </w:del>
    </w:p>
    <w:p>
      <w:pPr>
        <w:pStyle w:val="3"/>
        <w:ind w:firstLine="151"/>
        <w:rPr>
          <w:del w:id="2966" w:author="冰蓝城 [2]" w:date="2019-10-22T17:17:15Z"/>
        </w:rPr>
        <w:pPrChange w:id="2965" w:author="FSMM _" w:date="2019-10-17T19:54:00Z">
          <w:pPr>
            <w:ind w:firstLine="480"/>
          </w:pPr>
        </w:pPrChange>
      </w:pPr>
      <w:del w:id="2967" w:author="冰蓝城 [2]" w:date="2019-10-22T17:17:15Z">
        <w:r>
          <w:rPr>
            <w:rFonts w:hint="eastAsia"/>
          </w:rPr>
          <w:delText>[</w:delText>
        </w:r>
      </w:del>
      <w:del w:id="2968" w:author="冰蓝城 [2]" w:date="2019-10-22T17:17:15Z">
        <w:r>
          <w:rPr/>
          <w:delText>4]</w:delText>
        </w:r>
      </w:del>
      <w:del w:id="2969" w:author="冰蓝城 [2]" w:date="2019-10-22T17:17:15Z">
        <w:r>
          <w:rPr>
            <w:rFonts w:hint="eastAsia"/>
          </w:rPr>
          <w:delText>百度地图APP</w:delText>
        </w:r>
      </w:del>
    </w:p>
    <w:p>
      <w:pPr>
        <w:pStyle w:val="3"/>
        <w:ind w:firstLine="151"/>
        <w:rPr>
          <w:del w:id="2971" w:author="冰蓝城 [2]" w:date="2019-10-22T17:17:15Z"/>
        </w:rPr>
        <w:pPrChange w:id="2970" w:author="FSMM _" w:date="2019-10-17T19:54:00Z">
          <w:pPr>
            <w:ind w:firstLine="480"/>
          </w:pPr>
        </w:pPrChange>
      </w:pPr>
      <w:del w:id="2972" w:author="冰蓝城 [2]" w:date="2019-10-22T17:17:15Z">
        <w:r>
          <w:rPr/>
          <w:delText>[5]</w:delText>
        </w:r>
      </w:del>
      <w:del w:id="2973" w:author="冰蓝城 [2]" w:date="2019-10-22T17:17:15Z">
        <w:r>
          <w:rPr>
            <w:rFonts w:hint="eastAsia"/>
          </w:rPr>
          <w:delText>地图窝APP</w:delText>
        </w:r>
      </w:del>
    </w:p>
    <w:p>
      <w:pPr>
        <w:pStyle w:val="3"/>
        <w:spacing w:before="120" w:after="120"/>
        <w:ind w:firstLine="151"/>
        <w:rPr>
          <w:del w:id="2975" w:author="冰蓝城 [2]" w:date="2019-10-22T17:17:15Z"/>
        </w:rPr>
        <w:pPrChange w:id="2974" w:author="FSMM _" w:date="2019-10-17T19:54:00Z">
          <w:pPr>
            <w:pStyle w:val="2"/>
            <w:spacing w:before="120" w:after="120"/>
          </w:pPr>
        </w:pPrChange>
      </w:pPr>
      <w:del w:id="2976" w:author="冰蓝城 [2]" w:date="2019-10-22T17:17:15Z">
        <w:bookmarkStart w:id="6" w:name="_Toc22591981"/>
        <w:r>
          <w:rPr>
            <w:rFonts w:hint="eastAsia"/>
          </w:rPr>
          <w:delText>2、</w:delText>
        </w:r>
      </w:del>
      <w:ins w:id="2977" w:author="FSMM _" w:date="2019-10-17T19:45:00Z">
        <w:del w:id="2978" w:author="冰蓝城 [2]" w:date="2019-10-22T17:17:15Z">
          <w:r>
            <w:rPr>
              <w:rFonts w:hint="eastAsia"/>
            </w:rPr>
            <w:delText>技术路线</w:delText>
          </w:r>
          <w:bookmarkEnd w:id="6"/>
        </w:del>
      </w:ins>
      <w:del w:id="2979" w:author="冰蓝城 [2]" w:date="2019-10-22T17:17:15Z">
        <w:r>
          <w:rPr>
            <w:rFonts w:hint="eastAsia"/>
          </w:rPr>
          <w:delText>任务概述</w:delText>
        </w:r>
      </w:del>
    </w:p>
    <w:p>
      <w:pPr>
        <w:pStyle w:val="3"/>
        <w:ind w:firstLine="151"/>
        <w:rPr>
          <w:del w:id="2980" w:author="冰蓝城 [2]" w:date="2019-10-22T17:17:15Z"/>
        </w:rPr>
      </w:pPr>
      <w:del w:id="2981" w:author="冰蓝城 [2]" w:date="2019-10-22T17:17:15Z">
        <w:r>
          <w:rPr>
            <w:rFonts w:hint="eastAsia"/>
          </w:rPr>
          <w:delText>2.1目标</w:delText>
        </w:r>
      </w:del>
    </w:p>
    <w:p>
      <w:pPr>
        <w:ind w:firstLine="480"/>
        <w:rPr>
          <w:del w:id="2982" w:author="冰蓝城 [2]" w:date="2019-10-22T17:17:15Z"/>
        </w:rPr>
      </w:pPr>
      <w:del w:id="2983" w:author="冰蓝城 [2]" w:date="2019-10-22T17:17:15Z">
        <w:r>
          <w:rPr>
            <w:rFonts w:hint="eastAsia"/>
          </w:rPr>
          <w:delText>设计开发一款</w:delText>
        </w:r>
      </w:del>
      <w:del w:id="2984" w:author="冰蓝城 [2]" w:date="2019-10-22T17:17:15Z">
        <w:r>
          <w:rPr/>
          <w:delText>4D GIS</w:delText>
        </w:r>
      </w:del>
      <w:del w:id="2985" w:author="冰蓝城 [2]" w:date="2019-10-22T17:17:15Z">
        <w:r>
          <w:rPr>
            <w:rFonts w:hint="eastAsia"/>
          </w:rPr>
          <w:delText>标记系统，能够在Android、IOS、PC Client、Web终端进行2D、3D、4D标记。支持用户及时查询、离线标记和在线集中上传。有专门的数据库用于管理数据。多终端采集的信息可以同步，多数据源的数据能够整合。系统能够以“地图+时间轴”的样式显示标记和图层。用户可以自定义标记类型，并且根据标记类型指定图层。</w:delText>
        </w:r>
      </w:del>
    </w:p>
    <w:p>
      <w:pPr>
        <w:pStyle w:val="3"/>
        <w:ind w:firstLine="151"/>
        <w:rPr>
          <w:del w:id="2986" w:author="冰蓝城 [2]" w:date="2019-10-22T17:17:15Z"/>
        </w:rPr>
      </w:pPr>
      <w:del w:id="2987" w:author="冰蓝城 [2]" w:date="2019-10-22T17:17:15Z">
        <w:r>
          <w:rPr>
            <w:rFonts w:hint="eastAsia"/>
          </w:rPr>
          <w:delText>2.2运行环境</w:delText>
        </w:r>
      </w:del>
    </w:p>
    <w:p>
      <w:pPr>
        <w:pStyle w:val="28"/>
        <w:numPr>
          <w:ilvl w:val="0"/>
          <w:numId w:val="1"/>
        </w:numPr>
        <w:ind w:firstLineChars="0"/>
        <w:rPr>
          <w:del w:id="2988" w:author="冰蓝城 [2]" w:date="2019-10-22T17:17:15Z"/>
          <w:b/>
        </w:rPr>
      </w:pPr>
      <w:del w:id="2989" w:author="冰蓝城 [2]" w:date="2019-10-22T17:17:15Z">
        <w:r>
          <w:rPr>
            <w:rFonts w:hint="eastAsia"/>
            <w:b/>
          </w:rPr>
          <w:delText>客户端程序：</w:delText>
        </w:r>
      </w:del>
    </w:p>
    <w:p>
      <w:pPr>
        <w:ind w:firstLine="480"/>
        <w:rPr>
          <w:del w:id="2990" w:author="冰蓝城 [2]" w:date="2019-10-22T17:17:15Z"/>
        </w:rPr>
      </w:pPr>
      <w:del w:id="2991" w:author="冰蓝城 [2]" w:date="2019-10-22T17:17:15Z">
        <w:r>
          <w:rPr>
            <w:rFonts w:hint="eastAsia"/>
          </w:rPr>
          <w:delText>客户端程序可以运行在装有 Android 操作系统或IOS的智能手机、平板电脑上，web网页以及个人笔记本电脑上，需要满足的具体要求如下：</w:delText>
        </w:r>
      </w:del>
    </w:p>
    <w:p>
      <w:pPr>
        <w:ind w:firstLine="480"/>
        <w:rPr>
          <w:del w:id="2992" w:author="冰蓝城 [2]" w:date="2019-10-22T17:17:15Z"/>
        </w:rPr>
      </w:pPr>
      <w:del w:id="2993" w:author="冰蓝城 [2]" w:date="2019-10-22T17:17:15Z">
        <w:r>
          <w:rPr>
            <w:rFonts w:hint="eastAsia"/>
          </w:rPr>
          <w:delText>Android系统：</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2994" w:author="冰蓝城 [2]" w:date="2019-10-22T17:17:15Z"/>
        </w:trPr>
        <w:tc>
          <w:tcPr>
            <w:tcW w:w="2694" w:type="dxa"/>
          </w:tcPr>
          <w:p>
            <w:pPr>
              <w:ind w:firstLine="0" w:firstLineChars="0"/>
              <w:jc w:val="center"/>
              <w:rPr>
                <w:del w:id="2995" w:author="冰蓝城 [2]" w:date="2019-10-22T17:17:15Z"/>
              </w:rPr>
            </w:pPr>
            <w:del w:id="2996" w:author="冰蓝城 [2]" w:date="2019-10-22T17:17:15Z">
              <w:r>
                <w:rPr>
                  <w:rFonts w:hint="eastAsia"/>
                </w:rPr>
                <w:delText>操作系统</w:delText>
              </w:r>
            </w:del>
          </w:p>
        </w:tc>
        <w:tc>
          <w:tcPr>
            <w:tcW w:w="4677" w:type="dxa"/>
          </w:tcPr>
          <w:p>
            <w:pPr>
              <w:ind w:firstLine="0" w:firstLineChars="0"/>
              <w:jc w:val="center"/>
              <w:rPr>
                <w:del w:id="2997" w:author="冰蓝城 [2]" w:date="2019-10-22T17:17:15Z"/>
              </w:rPr>
            </w:pPr>
            <w:del w:id="2998" w:author="冰蓝城 [2]" w:date="2019-10-22T17:17:15Z">
              <w:r>
                <w:rPr>
                  <w:rFonts w:hint="eastAsia"/>
                </w:rPr>
                <w:delText>Android 4.1  以上</w:delText>
              </w:r>
            </w:del>
          </w:p>
        </w:tc>
      </w:tr>
      <w:tr>
        <w:tblPrEx>
          <w:tblLayout w:type="fixed"/>
        </w:tblPrEx>
        <w:trPr>
          <w:del w:id="2999" w:author="冰蓝城 [2]" w:date="2019-10-22T17:17:15Z"/>
        </w:trPr>
        <w:tc>
          <w:tcPr>
            <w:tcW w:w="2694" w:type="dxa"/>
          </w:tcPr>
          <w:p>
            <w:pPr>
              <w:ind w:firstLine="0" w:firstLineChars="0"/>
              <w:jc w:val="center"/>
              <w:rPr>
                <w:del w:id="3000" w:author="冰蓝城 [2]" w:date="2019-10-22T17:17:15Z"/>
              </w:rPr>
            </w:pPr>
            <w:del w:id="3001" w:author="冰蓝城 [2]" w:date="2019-10-22T17:17:15Z">
              <w:r>
                <w:rPr>
                  <w:rFonts w:hint="eastAsia"/>
                </w:rPr>
                <w:delText>处理器</w:delText>
              </w:r>
            </w:del>
          </w:p>
        </w:tc>
        <w:tc>
          <w:tcPr>
            <w:tcW w:w="4677" w:type="dxa"/>
          </w:tcPr>
          <w:p>
            <w:pPr>
              <w:ind w:firstLine="0" w:firstLineChars="0"/>
              <w:jc w:val="center"/>
              <w:rPr>
                <w:del w:id="3002" w:author="冰蓝城 [2]" w:date="2019-10-22T17:17:15Z"/>
              </w:rPr>
            </w:pPr>
            <w:del w:id="3003" w:author="冰蓝城 [2]" w:date="2019-10-22T17:17:15Z">
              <w:r>
                <w:rPr>
                  <w:rFonts w:hint="eastAsia"/>
                </w:rPr>
                <w:delText>高通骁龙  200 以上 </w:delText>
              </w:r>
            </w:del>
          </w:p>
        </w:tc>
      </w:tr>
      <w:tr>
        <w:tblPrEx>
          <w:tblLayout w:type="fixed"/>
        </w:tblPrEx>
        <w:trPr>
          <w:del w:id="3004" w:author="冰蓝城 [2]" w:date="2019-10-22T17:17:15Z"/>
        </w:trPr>
        <w:tc>
          <w:tcPr>
            <w:tcW w:w="2694" w:type="dxa"/>
          </w:tcPr>
          <w:p>
            <w:pPr>
              <w:ind w:firstLine="0" w:firstLineChars="0"/>
              <w:jc w:val="center"/>
              <w:rPr>
                <w:del w:id="3005" w:author="冰蓝城 [2]" w:date="2019-10-22T17:17:15Z"/>
              </w:rPr>
            </w:pPr>
            <w:del w:id="3006" w:author="冰蓝城 [2]" w:date="2019-10-22T17:17:15Z">
              <w:r>
                <w:rPr>
                  <w:rFonts w:hint="eastAsia"/>
                </w:rPr>
                <w:delText>运行RAM</w:delText>
              </w:r>
            </w:del>
          </w:p>
        </w:tc>
        <w:tc>
          <w:tcPr>
            <w:tcW w:w="4677" w:type="dxa"/>
          </w:tcPr>
          <w:p>
            <w:pPr>
              <w:ind w:firstLine="0" w:firstLineChars="0"/>
              <w:jc w:val="center"/>
              <w:rPr>
                <w:del w:id="3007" w:author="冰蓝城 [2]" w:date="2019-10-22T17:17:15Z"/>
              </w:rPr>
            </w:pPr>
            <w:del w:id="3008" w:author="冰蓝城 [2]" w:date="2019-10-22T17:17:15Z">
              <w:r>
                <w:rPr/>
                <w:delText>1</w:delText>
              </w:r>
            </w:del>
            <w:del w:id="3009" w:author="冰蓝城 [2]" w:date="2019-10-22T17:17:15Z">
              <w:r>
                <w:rPr>
                  <w:rFonts w:hint="eastAsia"/>
                </w:rPr>
                <w:delText>G 以上</w:delText>
              </w:r>
            </w:del>
          </w:p>
        </w:tc>
      </w:tr>
      <w:tr>
        <w:tblPrEx>
          <w:tblLayout w:type="fixed"/>
        </w:tblPrEx>
        <w:trPr>
          <w:del w:id="3010" w:author="冰蓝城 [2]" w:date="2019-10-22T17:17:15Z"/>
        </w:trPr>
        <w:tc>
          <w:tcPr>
            <w:tcW w:w="2694" w:type="dxa"/>
          </w:tcPr>
          <w:p>
            <w:pPr>
              <w:ind w:firstLine="0" w:firstLineChars="0"/>
              <w:jc w:val="center"/>
              <w:rPr>
                <w:del w:id="3011" w:author="冰蓝城 [2]" w:date="2019-10-22T17:17:15Z"/>
              </w:rPr>
            </w:pPr>
            <w:del w:id="3012" w:author="冰蓝城 [2]" w:date="2019-10-22T17:17:15Z">
              <w:r>
                <w:rPr>
                  <w:rFonts w:hint="eastAsia"/>
                </w:rPr>
                <w:delText>存储空间</w:delText>
              </w:r>
            </w:del>
          </w:p>
        </w:tc>
        <w:tc>
          <w:tcPr>
            <w:tcW w:w="4677" w:type="dxa"/>
          </w:tcPr>
          <w:p>
            <w:pPr>
              <w:ind w:firstLine="0" w:firstLineChars="0"/>
              <w:jc w:val="center"/>
              <w:rPr>
                <w:del w:id="3013" w:author="冰蓝城 [2]" w:date="2019-10-22T17:17:15Z"/>
              </w:rPr>
            </w:pPr>
            <w:del w:id="3014" w:author="冰蓝城 [2]" w:date="2019-10-22T17:17:15Z">
              <w:r>
                <w:rPr>
                  <w:rFonts w:hint="eastAsia"/>
                </w:rPr>
                <w:delText>50MB 以上 </w:delText>
              </w:r>
            </w:del>
          </w:p>
        </w:tc>
      </w:tr>
      <w:tr>
        <w:tblPrEx>
          <w:tblLayout w:type="fixed"/>
        </w:tblPrEx>
        <w:trPr>
          <w:del w:id="3015" w:author="冰蓝城 [2]" w:date="2019-10-22T17:17:15Z"/>
        </w:trPr>
        <w:tc>
          <w:tcPr>
            <w:tcW w:w="2694" w:type="dxa"/>
          </w:tcPr>
          <w:p>
            <w:pPr>
              <w:ind w:firstLine="0" w:firstLineChars="0"/>
              <w:jc w:val="center"/>
              <w:rPr>
                <w:del w:id="3016" w:author="冰蓝城 [2]" w:date="2019-10-22T17:17:15Z"/>
              </w:rPr>
            </w:pPr>
            <w:del w:id="3017" w:author="冰蓝城 [2]" w:date="2019-10-22T17:17:15Z">
              <w:r>
                <w:rPr>
                  <w:rFonts w:hint="eastAsia"/>
                </w:rPr>
                <w:delText>其他要求</w:delText>
              </w:r>
            </w:del>
          </w:p>
        </w:tc>
        <w:tc>
          <w:tcPr>
            <w:tcW w:w="4677" w:type="dxa"/>
          </w:tcPr>
          <w:p>
            <w:pPr>
              <w:ind w:firstLine="0" w:firstLineChars="0"/>
              <w:jc w:val="center"/>
              <w:rPr>
                <w:del w:id="3018" w:author="冰蓝城 [2]" w:date="2019-10-22T17:17:15Z"/>
              </w:rPr>
            </w:pPr>
            <w:del w:id="3019" w:author="冰蓝城 [2]" w:date="2019-10-22T17:17:15Z">
              <w:r>
                <w:rPr>
                  <w:rFonts w:hint="eastAsia"/>
                </w:rPr>
                <w:delText>支持 GPS 导航</w:delText>
              </w:r>
            </w:del>
          </w:p>
        </w:tc>
      </w:tr>
    </w:tbl>
    <w:p>
      <w:pPr>
        <w:ind w:firstLine="480"/>
        <w:rPr>
          <w:del w:id="3020" w:author="冰蓝城 [2]" w:date="2019-10-22T17:17:15Z"/>
        </w:rPr>
      </w:pPr>
      <w:del w:id="3021" w:author="冰蓝城 [2]" w:date="2019-10-22T17:17:15Z">
        <w:r>
          <w:rPr>
            <w:rFonts w:hint="eastAsia"/>
          </w:rPr>
          <w:delText>IOS系统：</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3022" w:author="冰蓝城 [2]" w:date="2019-10-22T17:17:15Z"/>
        </w:trPr>
        <w:tc>
          <w:tcPr>
            <w:tcW w:w="2694" w:type="dxa"/>
          </w:tcPr>
          <w:p>
            <w:pPr>
              <w:ind w:firstLine="0" w:firstLineChars="0"/>
              <w:jc w:val="center"/>
              <w:rPr>
                <w:del w:id="3023" w:author="冰蓝城 [2]" w:date="2019-10-22T17:17:15Z"/>
              </w:rPr>
            </w:pPr>
            <w:del w:id="3024" w:author="冰蓝城 [2]" w:date="2019-10-22T17:17:15Z">
              <w:r>
                <w:rPr>
                  <w:rFonts w:hint="eastAsia"/>
                </w:rPr>
                <w:delText>操作系统</w:delText>
              </w:r>
            </w:del>
          </w:p>
        </w:tc>
        <w:tc>
          <w:tcPr>
            <w:tcW w:w="4677" w:type="dxa"/>
          </w:tcPr>
          <w:p>
            <w:pPr>
              <w:ind w:firstLine="0" w:firstLineChars="0"/>
              <w:jc w:val="center"/>
              <w:rPr>
                <w:del w:id="3025" w:author="冰蓝城 [2]" w:date="2019-10-22T17:17:15Z"/>
              </w:rPr>
            </w:pPr>
            <w:del w:id="3026" w:author="冰蓝城 [2]" w:date="2019-10-22T17:17:15Z">
              <w:r>
                <w:rPr>
                  <w:rFonts w:hint="eastAsia"/>
                </w:rPr>
                <w:delText>IOS </w:delText>
              </w:r>
            </w:del>
            <w:del w:id="3027" w:author="冰蓝城 [2]" w:date="2019-10-22T17:17:15Z">
              <w:r>
                <w:rPr/>
                <w:delText>7</w:delText>
              </w:r>
            </w:del>
            <w:del w:id="3028" w:author="冰蓝城 [2]" w:date="2019-10-22T17:17:15Z">
              <w:r>
                <w:rPr>
                  <w:rFonts w:hint="eastAsia"/>
                </w:rPr>
                <w:delText>.</w:delText>
              </w:r>
            </w:del>
            <w:del w:id="3029" w:author="冰蓝城 [2]" w:date="2019-10-22T17:17:15Z">
              <w:r>
                <w:rPr/>
                <w:delText>0</w:delText>
              </w:r>
            </w:del>
            <w:del w:id="3030" w:author="冰蓝城 [2]" w:date="2019-10-22T17:17:15Z">
              <w:r>
                <w:rPr>
                  <w:rFonts w:hint="eastAsia"/>
                </w:rPr>
                <w:delText>  以上</w:delText>
              </w:r>
            </w:del>
          </w:p>
        </w:tc>
      </w:tr>
      <w:tr>
        <w:tblPrEx>
          <w:tblLayout w:type="fixed"/>
        </w:tblPrEx>
        <w:trPr>
          <w:del w:id="3031" w:author="冰蓝城 [2]" w:date="2019-10-22T17:17:15Z"/>
        </w:trPr>
        <w:tc>
          <w:tcPr>
            <w:tcW w:w="2694" w:type="dxa"/>
          </w:tcPr>
          <w:p>
            <w:pPr>
              <w:ind w:firstLine="0" w:firstLineChars="0"/>
              <w:jc w:val="center"/>
              <w:rPr>
                <w:del w:id="3032" w:author="冰蓝城 [2]" w:date="2019-10-22T17:17:15Z"/>
              </w:rPr>
            </w:pPr>
            <w:del w:id="3033" w:author="冰蓝城 [2]" w:date="2019-10-22T17:17:15Z">
              <w:r>
                <w:rPr>
                  <w:rFonts w:hint="eastAsia"/>
                </w:rPr>
                <w:delText>处理器</w:delText>
              </w:r>
            </w:del>
          </w:p>
        </w:tc>
        <w:tc>
          <w:tcPr>
            <w:tcW w:w="4677" w:type="dxa"/>
          </w:tcPr>
          <w:p>
            <w:pPr>
              <w:ind w:firstLine="0" w:firstLineChars="0"/>
              <w:jc w:val="center"/>
              <w:rPr>
                <w:del w:id="3034" w:author="冰蓝城 [2]" w:date="2019-10-22T17:17:15Z"/>
              </w:rPr>
            </w:pPr>
            <w:del w:id="3035" w:author="冰蓝城 [2]" w:date="2019-10-22T17:17:15Z">
              <w:r>
                <w:rPr/>
                <w:delText>Apple A7</w:delText>
              </w:r>
            </w:del>
            <w:del w:id="3036" w:author="冰蓝城 [2]" w:date="2019-10-22T17:17:15Z">
              <w:r>
                <w:rPr>
                  <w:rFonts w:hint="eastAsia"/>
                </w:rPr>
                <w:delText> 以上 </w:delText>
              </w:r>
            </w:del>
          </w:p>
        </w:tc>
      </w:tr>
      <w:tr>
        <w:tblPrEx>
          <w:tblLayout w:type="fixed"/>
        </w:tblPrEx>
        <w:trPr>
          <w:del w:id="3037" w:author="冰蓝城 [2]" w:date="2019-10-22T17:17:15Z"/>
        </w:trPr>
        <w:tc>
          <w:tcPr>
            <w:tcW w:w="2694" w:type="dxa"/>
          </w:tcPr>
          <w:p>
            <w:pPr>
              <w:ind w:firstLine="0" w:firstLineChars="0"/>
              <w:jc w:val="center"/>
              <w:rPr>
                <w:del w:id="3038" w:author="冰蓝城 [2]" w:date="2019-10-22T17:17:15Z"/>
              </w:rPr>
            </w:pPr>
            <w:del w:id="3039" w:author="冰蓝城 [2]" w:date="2019-10-22T17:17:15Z">
              <w:r>
                <w:rPr>
                  <w:rFonts w:hint="eastAsia"/>
                </w:rPr>
                <w:delText>运行RAM</w:delText>
              </w:r>
            </w:del>
          </w:p>
        </w:tc>
        <w:tc>
          <w:tcPr>
            <w:tcW w:w="4677" w:type="dxa"/>
          </w:tcPr>
          <w:p>
            <w:pPr>
              <w:ind w:firstLine="0" w:firstLineChars="0"/>
              <w:jc w:val="center"/>
              <w:rPr>
                <w:del w:id="3040" w:author="冰蓝城 [2]" w:date="2019-10-22T17:17:15Z"/>
              </w:rPr>
            </w:pPr>
            <w:del w:id="3041" w:author="冰蓝城 [2]" w:date="2019-10-22T17:17:15Z">
              <w:r>
                <w:rPr/>
                <w:delText>1</w:delText>
              </w:r>
            </w:del>
            <w:del w:id="3042" w:author="冰蓝城 [2]" w:date="2019-10-22T17:17:15Z">
              <w:r>
                <w:rPr>
                  <w:rFonts w:hint="eastAsia"/>
                </w:rPr>
                <w:delText>G 以上</w:delText>
              </w:r>
            </w:del>
          </w:p>
        </w:tc>
      </w:tr>
      <w:tr>
        <w:tblPrEx>
          <w:tblLayout w:type="fixed"/>
        </w:tblPrEx>
        <w:trPr>
          <w:del w:id="3043" w:author="冰蓝城 [2]" w:date="2019-10-22T17:17:15Z"/>
        </w:trPr>
        <w:tc>
          <w:tcPr>
            <w:tcW w:w="2694" w:type="dxa"/>
          </w:tcPr>
          <w:p>
            <w:pPr>
              <w:ind w:firstLine="0" w:firstLineChars="0"/>
              <w:jc w:val="center"/>
              <w:rPr>
                <w:del w:id="3044" w:author="冰蓝城 [2]" w:date="2019-10-22T17:17:15Z"/>
              </w:rPr>
            </w:pPr>
            <w:del w:id="3045" w:author="冰蓝城 [2]" w:date="2019-10-22T17:17:15Z">
              <w:r>
                <w:rPr>
                  <w:rFonts w:hint="eastAsia"/>
                </w:rPr>
                <w:delText>存储空间</w:delText>
              </w:r>
            </w:del>
          </w:p>
        </w:tc>
        <w:tc>
          <w:tcPr>
            <w:tcW w:w="4677" w:type="dxa"/>
          </w:tcPr>
          <w:p>
            <w:pPr>
              <w:ind w:firstLine="0" w:firstLineChars="0"/>
              <w:jc w:val="center"/>
              <w:rPr>
                <w:del w:id="3046" w:author="冰蓝城 [2]" w:date="2019-10-22T17:17:15Z"/>
              </w:rPr>
            </w:pPr>
            <w:del w:id="3047" w:author="冰蓝城 [2]" w:date="2019-10-22T17:17:15Z">
              <w:r>
                <w:rPr>
                  <w:rFonts w:hint="eastAsia"/>
                  <w:b/>
                </w:rPr>
                <w:delText>50MB</w:delText>
              </w:r>
            </w:del>
            <w:del w:id="3048" w:author="冰蓝城 [2]" w:date="2019-10-22T17:17:15Z">
              <w:r>
                <w:rPr>
                  <w:rFonts w:hint="eastAsia"/>
                </w:rPr>
                <w:delText xml:space="preserve"> 以上 </w:delText>
              </w:r>
            </w:del>
          </w:p>
        </w:tc>
      </w:tr>
      <w:tr>
        <w:tblPrEx>
          <w:tblLayout w:type="fixed"/>
        </w:tblPrEx>
        <w:trPr>
          <w:del w:id="3049" w:author="冰蓝城 [2]" w:date="2019-10-22T17:17:15Z"/>
        </w:trPr>
        <w:tc>
          <w:tcPr>
            <w:tcW w:w="2694" w:type="dxa"/>
          </w:tcPr>
          <w:p>
            <w:pPr>
              <w:ind w:firstLine="0" w:firstLineChars="0"/>
              <w:jc w:val="center"/>
              <w:rPr>
                <w:del w:id="3050" w:author="冰蓝城 [2]" w:date="2019-10-22T17:17:15Z"/>
              </w:rPr>
            </w:pPr>
            <w:del w:id="3051" w:author="冰蓝城 [2]" w:date="2019-10-22T17:17:15Z">
              <w:r>
                <w:rPr>
                  <w:rFonts w:hint="eastAsia"/>
                </w:rPr>
                <w:delText>其他要求</w:delText>
              </w:r>
            </w:del>
          </w:p>
        </w:tc>
        <w:tc>
          <w:tcPr>
            <w:tcW w:w="4677" w:type="dxa"/>
          </w:tcPr>
          <w:p>
            <w:pPr>
              <w:ind w:firstLine="0" w:firstLineChars="0"/>
              <w:jc w:val="center"/>
              <w:rPr>
                <w:del w:id="3052" w:author="冰蓝城 [2]" w:date="2019-10-22T17:17:15Z"/>
              </w:rPr>
            </w:pPr>
            <w:del w:id="3053" w:author="冰蓝城 [2]" w:date="2019-10-22T17:17:15Z">
              <w:r>
                <w:rPr>
                  <w:rFonts w:hint="eastAsia"/>
                </w:rPr>
                <w:delText>支持 GPS 导航</w:delText>
              </w:r>
            </w:del>
          </w:p>
        </w:tc>
      </w:tr>
    </w:tbl>
    <w:p>
      <w:pPr>
        <w:ind w:firstLine="480"/>
        <w:rPr>
          <w:del w:id="3054" w:author="冰蓝城 [2]" w:date="2019-10-22T17:17:15Z"/>
        </w:rPr>
      </w:pPr>
      <w:del w:id="3055" w:author="冰蓝城 [2]" w:date="2019-10-22T17:17:15Z">
        <w:r>
          <w:rPr/>
          <w:delText>W</w:delText>
        </w:r>
      </w:del>
      <w:del w:id="3056" w:author="冰蓝城 [2]" w:date="2019-10-22T17:17:15Z">
        <w:r>
          <w:rPr>
            <w:rFonts w:hint="eastAsia"/>
          </w:rPr>
          <w:delText>eb及PC端：</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3057" w:author="冰蓝城 [2]" w:date="2019-10-22T17:17:15Z"/>
        </w:trPr>
        <w:tc>
          <w:tcPr>
            <w:tcW w:w="2694" w:type="dxa"/>
          </w:tcPr>
          <w:p>
            <w:pPr>
              <w:ind w:firstLine="0" w:firstLineChars="0"/>
              <w:jc w:val="center"/>
              <w:rPr>
                <w:del w:id="3058" w:author="冰蓝城 [2]" w:date="2019-10-22T17:17:15Z"/>
              </w:rPr>
            </w:pPr>
            <w:del w:id="3059" w:author="冰蓝城 [2]" w:date="2019-10-22T17:17:15Z">
              <w:r>
                <w:rPr>
                  <w:rFonts w:hint="eastAsia"/>
                </w:rPr>
                <w:delText>操作系统</w:delText>
              </w:r>
            </w:del>
          </w:p>
        </w:tc>
        <w:tc>
          <w:tcPr>
            <w:tcW w:w="4677" w:type="dxa"/>
          </w:tcPr>
          <w:p>
            <w:pPr>
              <w:ind w:firstLine="0" w:firstLineChars="0"/>
              <w:jc w:val="center"/>
              <w:rPr>
                <w:del w:id="3060" w:author="冰蓝城 [2]" w:date="2019-10-22T17:17:15Z"/>
              </w:rPr>
            </w:pPr>
            <w:del w:id="3061" w:author="冰蓝城 [2]" w:date="2019-10-22T17:17:15Z">
              <w:r>
                <w:rPr>
                  <w:rFonts w:hint="eastAsia"/>
                </w:rPr>
                <w:delText>W</w:delText>
              </w:r>
            </w:del>
            <w:del w:id="3062" w:author="冰蓝城 [2]" w:date="2019-10-22T17:17:15Z">
              <w:r>
                <w:rPr/>
                <w:delText>i</w:delText>
              </w:r>
            </w:del>
            <w:del w:id="3063" w:author="冰蓝城 [2]" w:date="2019-10-22T17:17:15Z">
              <w:r>
                <w:rPr>
                  <w:rFonts w:hint="eastAsia"/>
                </w:rPr>
                <w:delText>ndows</w:delText>
              </w:r>
            </w:del>
          </w:p>
        </w:tc>
      </w:tr>
      <w:tr>
        <w:tblPrEx>
          <w:tblLayout w:type="fixed"/>
        </w:tblPrEx>
        <w:trPr>
          <w:del w:id="3064" w:author="冰蓝城 [2]" w:date="2019-10-22T17:17:15Z"/>
        </w:trPr>
        <w:tc>
          <w:tcPr>
            <w:tcW w:w="2694" w:type="dxa"/>
          </w:tcPr>
          <w:p>
            <w:pPr>
              <w:ind w:firstLine="0" w:firstLineChars="0"/>
              <w:jc w:val="center"/>
              <w:rPr>
                <w:del w:id="3065" w:author="冰蓝城 [2]" w:date="2019-10-22T17:17:15Z"/>
              </w:rPr>
            </w:pPr>
            <w:del w:id="3066" w:author="冰蓝城 [2]" w:date="2019-10-22T17:17:15Z">
              <w:r>
                <w:rPr>
                  <w:rFonts w:hint="eastAsia"/>
                </w:rPr>
                <w:delText>运行RAM</w:delText>
              </w:r>
            </w:del>
          </w:p>
        </w:tc>
        <w:tc>
          <w:tcPr>
            <w:tcW w:w="4677" w:type="dxa"/>
          </w:tcPr>
          <w:p>
            <w:pPr>
              <w:ind w:firstLine="0" w:firstLineChars="0"/>
              <w:jc w:val="center"/>
              <w:rPr>
                <w:del w:id="3067" w:author="冰蓝城 [2]" w:date="2019-10-22T17:17:15Z"/>
              </w:rPr>
            </w:pPr>
            <w:del w:id="3068" w:author="冰蓝城 [2]" w:date="2019-10-22T17:17:15Z">
              <w:r>
                <w:rPr/>
                <w:delText>4</w:delText>
              </w:r>
            </w:del>
            <w:del w:id="3069" w:author="冰蓝城 [2]" w:date="2019-10-22T17:17:15Z">
              <w:r>
                <w:rPr>
                  <w:rFonts w:hint="eastAsia"/>
                </w:rPr>
                <w:delText>G 以上</w:delText>
              </w:r>
            </w:del>
          </w:p>
        </w:tc>
      </w:tr>
      <w:tr>
        <w:tblPrEx>
          <w:tblLayout w:type="fixed"/>
        </w:tblPrEx>
        <w:trPr>
          <w:del w:id="3070" w:author="冰蓝城 [2]" w:date="2019-10-22T17:17:15Z"/>
        </w:trPr>
        <w:tc>
          <w:tcPr>
            <w:tcW w:w="2694" w:type="dxa"/>
          </w:tcPr>
          <w:p>
            <w:pPr>
              <w:ind w:firstLine="0" w:firstLineChars="0"/>
              <w:jc w:val="center"/>
              <w:rPr>
                <w:del w:id="3071" w:author="冰蓝城 [2]" w:date="2019-10-22T17:17:15Z"/>
              </w:rPr>
            </w:pPr>
            <w:del w:id="3072" w:author="冰蓝城 [2]" w:date="2019-10-22T17:17:15Z">
              <w:r>
                <w:rPr>
                  <w:rFonts w:hint="eastAsia"/>
                </w:rPr>
                <w:delText>存储空间</w:delText>
              </w:r>
            </w:del>
          </w:p>
        </w:tc>
        <w:tc>
          <w:tcPr>
            <w:tcW w:w="4677" w:type="dxa"/>
          </w:tcPr>
          <w:p>
            <w:pPr>
              <w:ind w:firstLine="0" w:firstLineChars="0"/>
              <w:jc w:val="center"/>
              <w:rPr>
                <w:del w:id="3073" w:author="冰蓝城 [2]" w:date="2019-10-22T17:17:15Z"/>
              </w:rPr>
            </w:pPr>
            <w:del w:id="3074" w:author="冰蓝城 [2]" w:date="2019-10-22T17:17:15Z">
              <w:r>
                <w:rPr/>
                <w:delText>100</w:delText>
              </w:r>
            </w:del>
            <w:del w:id="3075" w:author="冰蓝城 [2]" w:date="2019-10-22T17:17:15Z">
              <w:r>
                <w:rPr>
                  <w:rFonts w:hint="eastAsia"/>
                </w:rPr>
                <w:delText>MB 以上 </w:delText>
              </w:r>
            </w:del>
          </w:p>
        </w:tc>
      </w:tr>
    </w:tbl>
    <w:p>
      <w:pPr>
        <w:ind w:firstLine="0" w:firstLineChars="0"/>
        <w:rPr>
          <w:del w:id="3076" w:author="冰蓝城 [2]" w:date="2019-10-22T17:17:15Z"/>
        </w:rPr>
      </w:pPr>
    </w:p>
    <w:p>
      <w:pPr>
        <w:pStyle w:val="28"/>
        <w:numPr>
          <w:ilvl w:val="0"/>
          <w:numId w:val="1"/>
        </w:numPr>
        <w:ind w:firstLineChars="0"/>
        <w:rPr>
          <w:del w:id="3077" w:author="冰蓝城 [2]" w:date="2019-10-22T17:17:15Z"/>
          <w:b/>
        </w:rPr>
      </w:pPr>
      <w:del w:id="3078" w:author="冰蓝城 [2]" w:date="2019-10-22T17:17:15Z">
        <w:r>
          <w:rPr>
            <w:rFonts w:hint="eastAsia"/>
            <w:b/>
          </w:rPr>
          <w:delText>服务器程序：</w:delText>
        </w:r>
      </w:del>
    </w:p>
    <w:p>
      <w:pPr>
        <w:ind w:firstLine="482" w:firstLineChars="0"/>
        <w:rPr>
          <w:del w:id="3079" w:author="冰蓝城 [2]" w:date="2019-10-22T17:17:15Z"/>
        </w:rPr>
      </w:pPr>
      <w:del w:id="3080" w:author="冰蓝城 [2]" w:date="2019-10-22T17:17:15Z">
        <w:r>
          <w:rPr>
            <w:rFonts w:hint="eastAsia"/>
          </w:rPr>
          <w:delText>服务器程序运行在安装有Windows 操作系统的服务器上，需要满足的具体要求如下：</w:delText>
        </w:r>
      </w:del>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del w:id="3081" w:author="冰蓝城 [2]" w:date="2019-10-22T17:17:15Z"/>
        </w:trPr>
        <w:tc>
          <w:tcPr>
            <w:tcW w:w="2694" w:type="dxa"/>
          </w:tcPr>
          <w:p>
            <w:pPr>
              <w:ind w:firstLine="0" w:firstLineChars="0"/>
              <w:jc w:val="center"/>
              <w:rPr>
                <w:del w:id="3082" w:author="冰蓝城 [2]" w:date="2019-10-22T17:17:15Z"/>
              </w:rPr>
            </w:pPr>
            <w:del w:id="3083" w:author="冰蓝城 [2]" w:date="2019-10-22T17:17:15Z">
              <w:r>
                <w:rPr>
                  <w:rFonts w:hint="eastAsia"/>
                </w:rPr>
                <w:delText>操作系统</w:delText>
              </w:r>
            </w:del>
          </w:p>
        </w:tc>
        <w:tc>
          <w:tcPr>
            <w:tcW w:w="4677" w:type="dxa"/>
          </w:tcPr>
          <w:p>
            <w:pPr>
              <w:ind w:firstLine="0" w:firstLineChars="0"/>
              <w:jc w:val="center"/>
              <w:rPr>
                <w:del w:id="3084" w:author="冰蓝城 [2]" w:date="2019-10-22T17:17:15Z"/>
              </w:rPr>
            </w:pPr>
            <w:del w:id="3085" w:author="冰蓝城 [2]" w:date="2019-10-22T17:17:15Z">
              <w:r>
                <w:rPr>
                  <w:rFonts w:hint="eastAsia"/>
                </w:rPr>
                <w:delText>Windows</w:delText>
              </w:r>
            </w:del>
            <w:del w:id="3086" w:author="冰蓝城 [2]" w:date="2019-10-22T17:17:15Z">
              <w:r>
                <w:rPr/>
                <w:delText xml:space="preserve"> 7</w:delText>
              </w:r>
            </w:del>
            <w:del w:id="3087" w:author="冰蓝城 [2]" w:date="2019-10-22T17:17:15Z">
              <w:r>
                <w:rPr>
                  <w:rFonts w:hint="eastAsia"/>
                </w:rPr>
                <w:delText>以上</w:delText>
              </w:r>
            </w:del>
          </w:p>
        </w:tc>
      </w:tr>
      <w:tr>
        <w:tblPrEx>
          <w:tblLayout w:type="fixed"/>
        </w:tblPrEx>
        <w:trPr>
          <w:del w:id="3088" w:author="冰蓝城 [2]" w:date="2019-10-22T17:17:15Z"/>
        </w:trPr>
        <w:tc>
          <w:tcPr>
            <w:tcW w:w="2694" w:type="dxa"/>
          </w:tcPr>
          <w:p>
            <w:pPr>
              <w:ind w:firstLine="0" w:firstLineChars="0"/>
              <w:jc w:val="center"/>
              <w:rPr>
                <w:del w:id="3089" w:author="冰蓝城 [2]" w:date="2019-10-22T17:17:15Z"/>
              </w:rPr>
            </w:pPr>
            <w:del w:id="3090" w:author="冰蓝城 [2]" w:date="2019-10-22T17:17:15Z">
              <w:r>
                <w:rPr>
                  <w:rFonts w:hint="eastAsia"/>
                </w:rPr>
                <w:delText>数据库</w:delText>
              </w:r>
            </w:del>
          </w:p>
        </w:tc>
        <w:tc>
          <w:tcPr>
            <w:tcW w:w="4677" w:type="dxa"/>
          </w:tcPr>
          <w:p>
            <w:pPr>
              <w:ind w:firstLine="0" w:firstLineChars="0"/>
              <w:jc w:val="center"/>
              <w:rPr>
                <w:del w:id="3091" w:author="冰蓝城 [2]" w:date="2019-10-22T17:17:15Z"/>
              </w:rPr>
            </w:pPr>
            <w:del w:id="3092" w:author="冰蓝城 [2]" w:date="2019-10-22T17:17:15Z">
              <w:r>
                <w:rPr>
                  <w:rFonts w:hint="eastAsia"/>
                </w:rPr>
                <w:delText>MySQL</w:delText>
              </w:r>
            </w:del>
          </w:p>
        </w:tc>
      </w:tr>
      <w:tr>
        <w:tblPrEx>
          <w:tblLayout w:type="fixed"/>
        </w:tblPrEx>
        <w:trPr>
          <w:del w:id="3093" w:author="冰蓝城 [2]" w:date="2019-10-22T17:17:15Z"/>
        </w:trPr>
        <w:tc>
          <w:tcPr>
            <w:tcW w:w="2694" w:type="dxa"/>
          </w:tcPr>
          <w:p>
            <w:pPr>
              <w:ind w:firstLine="0" w:firstLineChars="0"/>
              <w:jc w:val="center"/>
              <w:rPr>
                <w:del w:id="3094" w:author="冰蓝城 [2]" w:date="2019-10-22T17:17:15Z"/>
              </w:rPr>
            </w:pPr>
            <w:del w:id="3095" w:author="冰蓝城 [2]" w:date="2019-10-22T17:17:15Z">
              <w:r>
                <w:rPr>
                  <w:rFonts w:hint="eastAsia"/>
                </w:rPr>
                <w:delText>处理器</w:delText>
              </w:r>
            </w:del>
          </w:p>
        </w:tc>
        <w:tc>
          <w:tcPr>
            <w:tcW w:w="4677" w:type="dxa"/>
          </w:tcPr>
          <w:p>
            <w:pPr>
              <w:ind w:firstLine="0" w:firstLineChars="0"/>
              <w:jc w:val="center"/>
              <w:rPr>
                <w:del w:id="3096" w:author="冰蓝城 [2]" w:date="2019-10-22T17:17:15Z"/>
              </w:rPr>
            </w:pPr>
            <w:del w:id="3097" w:author="冰蓝城 [2]" w:date="2019-10-22T17:17:15Z">
              <w:r>
                <w:rPr>
                  <w:rFonts w:hint="eastAsia"/>
                </w:rPr>
                <w:delText>Intel</w:delText>
              </w:r>
            </w:del>
          </w:p>
        </w:tc>
      </w:tr>
      <w:tr>
        <w:tblPrEx>
          <w:tblLayout w:type="fixed"/>
        </w:tblPrEx>
        <w:trPr>
          <w:del w:id="3098" w:author="冰蓝城 [2]" w:date="2019-10-22T17:17:15Z"/>
        </w:trPr>
        <w:tc>
          <w:tcPr>
            <w:tcW w:w="2694" w:type="dxa"/>
          </w:tcPr>
          <w:p>
            <w:pPr>
              <w:ind w:firstLine="0" w:firstLineChars="0"/>
              <w:jc w:val="center"/>
              <w:rPr>
                <w:del w:id="3099" w:author="冰蓝城 [2]" w:date="2019-10-22T17:17:15Z"/>
              </w:rPr>
            </w:pPr>
            <w:del w:id="3100" w:author="冰蓝城 [2]" w:date="2019-10-22T17:17:15Z">
              <w:r>
                <w:rPr>
                  <w:rFonts w:hint="eastAsia"/>
                </w:rPr>
                <w:delText>RAM</w:delText>
              </w:r>
            </w:del>
          </w:p>
        </w:tc>
        <w:tc>
          <w:tcPr>
            <w:tcW w:w="4677" w:type="dxa"/>
          </w:tcPr>
          <w:p>
            <w:pPr>
              <w:ind w:firstLine="0" w:firstLineChars="0"/>
              <w:jc w:val="center"/>
              <w:rPr>
                <w:del w:id="3101" w:author="冰蓝城 [2]" w:date="2019-10-22T17:17:15Z"/>
              </w:rPr>
            </w:pPr>
            <w:del w:id="3102" w:author="冰蓝城 [2]" w:date="2019-10-22T17:17:15Z">
              <w:r>
                <w:rPr/>
                <w:delText>8</w:delText>
              </w:r>
            </w:del>
            <w:del w:id="3103" w:author="冰蓝城 [2]" w:date="2019-10-22T17:17:15Z">
              <w:r>
                <w:rPr>
                  <w:rFonts w:hint="eastAsia"/>
                </w:rPr>
                <w:delText>GB以上</w:delText>
              </w:r>
            </w:del>
          </w:p>
        </w:tc>
      </w:tr>
      <w:tr>
        <w:tblPrEx>
          <w:tblLayout w:type="fixed"/>
        </w:tblPrEx>
        <w:trPr>
          <w:del w:id="3104" w:author="冰蓝城 [2]" w:date="2019-10-22T17:17:15Z"/>
        </w:trPr>
        <w:tc>
          <w:tcPr>
            <w:tcW w:w="2694" w:type="dxa"/>
          </w:tcPr>
          <w:p>
            <w:pPr>
              <w:ind w:firstLine="0" w:firstLineChars="0"/>
              <w:jc w:val="center"/>
              <w:rPr>
                <w:del w:id="3105" w:author="冰蓝城 [2]" w:date="2019-10-22T17:17:15Z"/>
              </w:rPr>
            </w:pPr>
            <w:del w:id="3106" w:author="冰蓝城 [2]" w:date="2019-10-22T17:17:15Z">
              <w:r>
                <w:rPr>
                  <w:rFonts w:hint="eastAsia"/>
                </w:rPr>
                <w:delText>数据存储空间</w:delText>
              </w:r>
            </w:del>
          </w:p>
        </w:tc>
        <w:tc>
          <w:tcPr>
            <w:tcW w:w="4677" w:type="dxa"/>
          </w:tcPr>
          <w:p>
            <w:pPr>
              <w:ind w:firstLine="0" w:firstLineChars="0"/>
              <w:jc w:val="center"/>
              <w:rPr>
                <w:del w:id="3107" w:author="冰蓝城 [2]" w:date="2019-10-22T17:17:15Z"/>
              </w:rPr>
            </w:pPr>
            <w:del w:id="3108" w:author="冰蓝城 [2]" w:date="2019-10-22T17:17:15Z">
              <w:r>
                <w:rPr/>
                <w:delText>512</w:delText>
              </w:r>
            </w:del>
            <w:del w:id="3109" w:author="冰蓝城 [2]" w:date="2019-10-22T17:17:15Z">
              <w:r>
                <w:rPr>
                  <w:rFonts w:hint="eastAsia"/>
                </w:rPr>
                <w:delText>GB以上</w:delText>
              </w:r>
            </w:del>
          </w:p>
        </w:tc>
      </w:tr>
      <w:tr>
        <w:tblPrEx>
          <w:tblLayout w:type="fixed"/>
        </w:tblPrEx>
        <w:trPr>
          <w:del w:id="3110" w:author="冰蓝城 [2]" w:date="2019-10-22T17:17:15Z"/>
        </w:trPr>
        <w:tc>
          <w:tcPr>
            <w:tcW w:w="2694" w:type="dxa"/>
          </w:tcPr>
          <w:p>
            <w:pPr>
              <w:ind w:firstLine="0" w:firstLineChars="0"/>
              <w:jc w:val="center"/>
              <w:rPr>
                <w:del w:id="3111" w:author="冰蓝城 [2]" w:date="2019-10-22T17:17:15Z"/>
              </w:rPr>
            </w:pPr>
            <w:del w:id="3112" w:author="冰蓝城 [2]" w:date="2019-10-22T17:17:15Z">
              <w:r>
                <w:rPr>
                  <w:rFonts w:hint="eastAsia"/>
                </w:rPr>
                <w:delText>网络</w:delText>
              </w:r>
            </w:del>
          </w:p>
        </w:tc>
        <w:tc>
          <w:tcPr>
            <w:tcW w:w="4677" w:type="dxa"/>
          </w:tcPr>
          <w:p>
            <w:pPr>
              <w:ind w:firstLine="0" w:firstLineChars="0"/>
              <w:jc w:val="center"/>
              <w:rPr>
                <w:del w:id="3113" w:author="冰蓝城 [2]" w:date="2019-10-22T17:17:15Z"/>
              </w:rPr>
            </w:pPr>
            <w:del w:id="3114" w:author="冰蓝城 [2]" w:date="2019-10-22T17:17:15Z">
              <w:r>
                <w:rPr>
                  <w:rFonts w:hint="eastAsia"/>
                </w:rPr>
                <w:delText>支持TCP/</w:delText>
              </w:r>
            </w:del>
            <w:del w:id="3115" w:author="冰蓝城 [2]" w:date="2019-10-22T17:17:15Z">
              <w:r>
                <w:rPr/>
                <w:delText>IP</w:delText>
              </w:r>
            </w:del>
          </w:p>
        </w:tc>
      </w:tr>
    </w:tbl>
    <w:p>
      <w:pPr>
        <w:ind w:firstLine="482" w:firstLineChars="0"/>
        <w:rPr>
          <w:del w:id="3116" w:author="冰蓝城 [2]" w:date="2019-10-22T17:17:15Z"/>
        </w:rPr>
      </w:pPr>
      <w:ins w:id="3117" w:author="FSMM _" w:date="2019-10-17T19:55:00Z">
        <w:del w:id="3118" w:author="冰蓝城 [2]" w:date="2019-10-22T17:17:15Z">
          <w:r>
            <w:rPr>
              <w:rFonts w:hint="eastAsia"/>
            </w:rPr>
            <w:delText>本系统在设计时采用C/S的架构进行设计。</w:delText>
          </w:r>
        </w:del>
      </w:ins>
      <w:ins w:id="3119" w:author="FSMM _" w:date="2019-10-17T19:58:00Z">
        <w:del w:id="3120" w:author="冰蓝城 [2]" w:date="2019-10-22T17:17:15Z">
          <w:r>
            <w:rPr>
              <w:rFonts w:hint="eastAsia"/>
            </w:rPr>
            <w:delText>产品设计分层按服务器端和客户端之间的不同来进行。</w:delText>
          </w:r>
        </w:del>
      </w:ins>
      <w:ins w:id="3121" w:author="FSMM _" w:date="2019-10-17T19:55:00Z">
        <w:del w:id="3122" w:author="冰蓝城 [2]" w:date="2019-10-22T17:17:15Z">
          <w:r>
            <w:rPr>
              <w:rFonts w:hint="eastAsia"/>
            </w:rPr>
            <w:delText>其中服务器端使用apache服务器采用微服务器的架构进行设计，数据库使用</w:delText>
          </w:r>
        </w:del>
      </w:ins>
      <w:ins w:id="3123" w:author="FSMM _" w:date="2019-10-17T19:56:00Z">
        <w:del w:id="3124" w:author="冰蓝城 [2]" w:date="2019-10-22T17:17:15Z">
          <w:r>
            <w:rPr>
              <w:rFonts w:hint="eastAsia"/>
            </w:rPr>
            <w:delText>SQL Server 2012</w:delText>
          </w:r>
        </w:del>
      </w:ins>
      <w:ins w:id="3125" w:author="FSMM _" w:date="2019-10-17T19:55:00Z">
        <w:del w:id="3126" w:author="冰蓝城 [2]" w:date="2019-10-22T17:17:15Z">
          <w:r>
            <w:rPr>
              <w:rFonts w:hint="eastAsia"/>
            </w:rPr>
            <w:delText>数据库，编程语言使用Java。客户端使用多平台独立开发App的策略，在ios端和mac os端使用swift进行开发，在android端使用kotlin进行开发，windows端使用.Net开发框架进行开发。外部的数据接口我们采用两种策略，当显示的部分不要求相当精细时，使用</w:delText>
          </w:r>
        </w:del>
      </w:ins>
      <w:ins w:id="3127" w:author="FSMM _" w:date="2019-10-17T19:56:00Z">
        <w:del w:id="3128" w:author="冰蓝城 [2]" w:date="2019-10-22T17:17:15Z">
          <w:r>
            <w:rPr>
              <w:rFonts w:hint="eastAsia"/>
            </w:rPr>
            <w:delText>百度</w:delText>
          </w:r>
        </w:del>
      </w:ins>
      <w:ins w:id="3129" w:author="FSMM _" w:date="2019-10-17T19:55:00Z">
        <w:del w:id="3130" w:author="冰蓝城 [2]" w:date="2019-10-22T17:17:15Z">
          <w:r>
            <w:rPr>
              <w:rFonts w:hint="eastAsia"/>
            </w:rPr>
            <w:delText>地图的外部接口进行；当内容要求精细时，尤其是要显示地图的3D信息、地理信息等时，使用Arc GIS。</w:delText>
          </w:r>
        </w:del>
      </w:ins>
    </w:p>
    <w:p>
      <w:pPr>
        <w:pStyle w:val="3"/>
        <w:ind w:firstLine="151"/>
        <w:rPr>
          <w:del w:id="3131" w:author="冰蓝城 [2]" w:date="2019-10-22T17:17:15Z"/>
        </w:rPr>
      </w:pPr>
      <w:del w:id="3132" w:author="冰蓝城 [2]" w:date="2019-10-22T17:17:15Z">
        <w:r>
          <w:rPr>
            <w:rFonts w:hint="eastAsia"/>
          </w:rPr>
          <w:delText>2.3条件与限制</w:delText>
        </w:r>
      </w:del>
    </w:p>
    <w:p>
      <w:pPr>
        <w:ind w:firstLine="482"/>
        <w:rPr>
          <w:del w:id="3133" w:author="冰蓝城 [2]" w:date="2019-10-22T17:17:15Z"/>
          <w:b/>
        </w:rPr>
      </w:pPr>
      <w:del w:id="3134" w:author="冰蓝城 [2]" w:date="2019-10-22T17:17:15Z">
        <w:r>
          <w:rPr>
            <w:b/>
          </w:rPr>
          <w:delText xml:space="preserve">1) </w:delText>
        </w:r>
      </w:del>
      <w:del w:id="3135" w:author="冰蓝城 [2]" w:date="2019-10-22T17:17:15Z">
        <w:r>
          <w:rPr>
            <w:rFonts w:hint="eastAsia"/>
            <w:b/>
          </w:rPr>
          <w:delText>软件开发工作的假定和约束</w:delText>
        </w:r>
      </w:del>
    </w:p>
    <w:p>
      <w:pPr>
        <w:ind w:firstLine="480"/>
        <w:rPr>
          <w:del w:id="3136" w:author="冰蓝城 [2]" w:date="2019-10-22T17:17:15Z"/>
        </w:rPr>
      </w:pPr>
      <w:del w:id="3137" w:author="冰蓝城 [2]" w:date="2019-10-22T17:17:15Z">
        <w:r>
          <w:rPr>
            <w:rFonts w:hint="eastAsia"/>
          </w:rPr>
          <w:delText>本项目可使用C语言和Java语言进行开发，对应平台分别为Visual</w:delText>
        </w:r>
      </w:del>
      <w:del w:id="3138" w:author="冰蓝城 [2]" w:date="2019-10-22T17:17:15Z">
        <w:r>
          <w:rPr/>
          <w:delText xml:space="preserve"> </w:delText>
        </w:r>
      </w:del>
      <w:del w:id="3139" w:author="冰蓝城 [2]" w:date="2019-10-22T17:17:15Z">
        <w:r>
          <w:rPr>
            <w:rFonts w:hint="eastAsia"/>
          </w:rPr>
          <w:delText>Studio和Android</w:delText>
        </w:r>
      </w:del>
      <w:del w:id="3140" w:author="冰蓝城 [2]" w:date="2019-10-22T17:17:15Z">
        <w:r>
          <w:rPr/>
          <w:delText xml:space="preserve"> </w:delText>
        </w:r>
      </w:del>
      <w:del w:id="3141" w:author="冰蓝城 [2]" w:date="2019-10-22T17:17:15Z">
        <w:r>
          <w:rPr>
            <w:rFonts w:hint="eastAsia"/>
          </w:rPr>
          <w:delText>Studio。</w:delText>
        </w:r>
      </w:del>
    </w:p>
    <w:p>
      <w:pPr>
        <w:ind w:firstLine="482"/>
        <w:rPr>
          <w:del w:id="3142" w:author="冰蓝城 [2]" w:date="2019-10-22T17:17:15Z"/>
          <w:b/>
        </w:rPr>
      </w:pPr>
      <w:del w:id="3143" w:author="冰蓝城 [2]" w:date="2019-10-22T17:17:15Z">
        <w:r>
          <w:rPr>
            <w:b/>
          </w:rPr>
          <w:delText xml:space="preserve">2) </w:delText>
        </w:r>
      </w:del>
      <w:del w:id="3144" w:author="冰蓝城 [2]" w:date="2019-10-22T17:17:15Z">
        <w:r>
          <w:rPr>
            <w:rFonts w:hint="eastAsia"/>
            <w:b/>
          </w:rPr>
          <w:delText>面向用户</w:delText>
        </w:r>
      </w:del>
    </w:p>
    <w:p>
      <w:pPr>
        <w:ind w:firstLine="480"/>
        <w:rPr>
          <w:del w:id="3145" w:author="冰蓝城 [2]" w:date="2019-10-22T17:17:15Z"/>
        </w:rPr>
      </w:pPr>
      <w:del w:id="3146" w:author="冰蓝城 [2]" w:date="2019-10-22T17:17:15Z">
        <w:r>
          <w:rPr>
            <w:rFonts w:hint="eastAsia"/>
          </w:rPr>
          <w:delText>本软件面向所有。</w:delText>
        </w:r>
      </w:del>
    </w:p>
    <w:p>
      <w:pPr>
        <w:ind w:firstLine="482"/>
        <w:rPr>
          <w:del w:id="3147" w:author="冰蓝城 [2]" w:date="2019-10-22T17:17:15Z"/>
          <w:b/>
        </w:rPr>
      </w:pPr>
      <w:del w:id="3148" w:author="冰蓝城 [2]" w:date="2019-10-22T17:17:15Z">
        <w:r>
          <w:rPr>
            <w:b/>
          </w:rPr>
          <w:delText xml:space="preserve">3) </w:delText>
        </w:r>
      </w:del>
      <w:del w:id="3149" w:author="冰蓝城 [2]" w:date="2019-10-22T17:17:15Z">
        <w:r>
          <w:rPr>
            <w:rFonts w:hint="eastAsia"/>
            <w:b/>
          </w:rPr>
          <w:delText>预期使用额度</w:delText>
        </w:r>
      </w:del>
    </w:p>
    <w:p>
      <w:pPr>
        <w:ind w:firstLine="480"/>
        <w:rPr>
          <w:del w:id="3150" w:author="冰蓝城 [2]" w:date="2019-10-22T17:17:15Z"/>
        </w:rPr>
      </w:pPr>
      <w:del w:id="3151" w:author="冰蓝城 [2]" w:date="2019-10-22T17:17:15Z">
        <w:r>
          <w:rPr>
            <w:rFonts w:hint="eastAsia"/>
          </w:rPr>
          <w:delText>本软件可随时间增长获得更大的用户量和使用量，吸引一定的固定用户后达到稳定。</w:delText>
        </w:r>
      </w:del>
    </w:p>
    <w:p>
      <w:pPr>
        <w:ind w:firstLine="480"/>
        <w:rPr>
          <w:del w:id="3152" w:author="冰蓝城 [2]" w:date="2019-10-22T17:17:15Z"/>
        </w:rPr>
      </w:pPr>
    </w:p>
    <w:p>
      <w:pPr>
        <w:pStyle w:val="2"/>
        <w:spacing w:before="120" w:after="120"/>
        <w:rPr>
          <w:del w:id="3153" w:author="冰蓝城 [2]" w:date="2019-10-22T17:17:15Z"/>
        </w:rPr>
      </w:pPr>
      <w:del w:id="3154" w:author="冰蓝城 [2]" w:date="2019-10-22T17:17:15Z">
        <w:bookmarkStart w:id="7" w:name="_Toc22591982"/>
        <w:r>
          <w:rPr>
            <w:rFonts w:hint="eastAsia"/>
          </w:rPr>
          <w:delText>3、数据</w:delText>
        </w:r>
      </w:del>
      <w:ins w:id="3155" w:author="FSMM _" w:date="2019-10-17T20:02:00Z">
        <w:del w:id="3156" w:author="冰蓝城 [2]" w:date="2019-10-22T17:17:15Z">
          <w:r>
            <w:rPr>
              <w:rFonts w:hint="eastAsia"/>
            </w:rPr>
            <w:delText>结构设计</w:delText>
          </w:r>
          <w:bookmarkEnd w:id="7"/>
        </w:del>
      </w:ins>
      <w:del w:id="3157" w:author="冰蓝城 [2]" w:date="2019-10-22T17:17:15Z">
        <w:r>
          <w:rPr>
            <w:rFonts w:hint="eastAsia"/>
          </w:rPr>
          <w:delText>描述</w:delText>
        </w:r>
      </w:del>
    </w:p>
    <w:p>
      <w:pPr>
        <w:pStyle w:val="3"/>
        <w:ind w:firstLine="151"/>
        <w:rPr>
          <w:del w:id="3158" w:author="冰蓝城 [2]" w:date="2019-10-22T17:17:15Z"/>
        </w:rPr>
      </w:pPr>
      <w:del w:id="3159" w:author="冰蓝城 [2]" w:date="2019-10-22T17:17:15Z">
        <w:bookmarkStart w:id="8" w:name="_Toc22591983"/>
        <w:r>
          <w:rPr>
            <w:rFonts w:hint="eastAsia"/>
          </w:rPr>
          <w:delText>3.1</w:delText>
        </w:r>
      </w:del>
      <w:ins w:id="3160" w:author="FSMM _" w:date="2019-10-17T20:02:00Z">
        <w:del w:id="3161" w:author="冰蓝城 [2]" w:date="2019-10-22T17:17:15Z">
          <w:r>
            <w:rPr>
              <w:rFonts w:hint="eastAsia"/>
            </w:rPr>
            <w:delText>数据</w:delText>
          </w:r>
        </w:del>
      </w:ins>
      <w:ins w:id="3162" w:author="FSMM _" w:date="2019-10-17T20:03:00Z">
        <w:del w:id="3163" w:author="冰蓝城 [2]" w:date="2019-10-22T17:17:15Z">
          <w:r>
            <w:rPr>
              <w:rFonts w:hint="eastAsia"/>
            </w:rPr>
            <w:delText>关系建模</w:delText>
          </w:r>
          <w:bookmarkEnd w:id="8"/>
        </w:del>
      </w:ins>
      <w:del w:id="3164" w:author="冰蓝城 [2]" w:date="2019-10-22T17:17:15Z">
        <w:r>
          <w:rPr>
            <w:rFonts w:hint="eastAsia"/>
          </w:rPr>
          <w:delText>静态数据</w:delText>
        </w:r>
      </w:del>
    </w:p>
    <w:p>
      <w:pPr>
        <w:ind w:firstLine="480"/>
        <w:rPr>
          <w:ins w:id="3165" w:author="FSMM _" w:date="2019-10-17T20:04:00Z"/>
          <w:del w:id="3166" w:author="冰蓝城 [2]" w:date="2019-10-22T17:17:15Z"/>
        </w:rPr>
      </w:pPr>
      <w:ins w:id="3167" w:author="FSMM _" w:date="2019-10-17T20:03:00Z">
        <w:del w:id="3168" w:author="冰蓝城 [2]" w:date="2019-10-22T17:17:15Z">
          <w:r>
            <w:rPr>
              <w:rFonts w:hint="eastAsia"/>
            </w:rPr>
            <w:delText>(</w:delText>
          </w:r>
        </w:del>
      </w:ins>
      <w:ins w:id="3169" w:author="FSMM _" w:date="2019-10-17T20:03:00Z">
        <w:del w:id="3170" w:author="冰蓝城 [2]" w:date="2019-10-22T17:17:15Z">
          <w:r>
            <w:rPr/>
            <w:delText>ER</w:delText>
          </w:r>
        </w:del>
      </w:ins>
      <w:ins w:id="3171" w:author="FSMM _" w:date="2019-10-17T20:03:00Z">
        <w:del w:id="3172" w:author="冰蓝城 [2]" w:date="2019-10-22T17:17:15Z">
          <w:r>
            <w:rPr>
              <w:rFonts w:hint="eastAsia"/>
            </w:rPr>
            <w:delText>图</w:delText>
          </w:r>
        </w:del>
      </w:ins>
      <w:ins w:id="3173" w:author="FSMM _" w:date="2019-10-17T20:19:00Z">
        <w:del w:id="3174" w:author="冰蓝城 [2]" w:date="2019-10-22T17:17:15Z">
          <w:r>
            <w:rPr>
              <w:rFonts w:hint="eastAsia"/>
            </w:rPr>
            <w:delText>及</w:delText>
          </w:r>
        </w:del>
      </w:ins>
      <w:ins w:id="3175" w:author="FSMM _" w:date="2019-10-17T20:23:00Z">
        <w:del w:id="3176" w:author="冰蓝城 [2]" w:date="2019-10-22T17:17:15Z">
          <w:r>
            <w:rPr>
              <w:rFonts w:hint="eastAsia"/>
            </w:rPr>
            <w:delText>说明</w:delText>
          </w:r>
        </w:del>
      </w:ins>
      <w:ins w:id="3177" w:author="FSMM _" w:date="2019-10-17T20:03:00Z">
        <w:del w:id="3178" w:author="冰蓝城 [2]" w:date="2019-10-22T17:17:15Z">
          <w:r>
            <w:rPr>
              <w:rFonts w:hint="eastAsia"/>
            </w:rPr>
            <w:delText>)</w:delText>
          </w:r>
        </w:del>
      </w:ins>
    </w:p>
    <w:p>
      <w:pPr>
        <w:pStyle w:val="3"/>
        <w:ind w:firstLine="151"/>
        <w:rPr>
          <w:ins w:id="3180" w:author="FSMM _" w:date="2019-10-17T20:04:00Z"/>
          <w:del w:id="3181" w:author="冰蓝城 [2]" w:date="2019-10-22T17:17:15Z"/>
        </w:rPr>
        <w:pPrChange w:id="3179" w:author="FSMM _" w:date="2019-10-17T20:09:00Z">
          <w:pPr>
            <w:ind w:firstLine="480"/>
          </w:pPr>
        </w:pPrChange>
      </w:pPr>
      <w:ins w:id="3182" w:author="FSMM _" w:date="2019-10-17T20:04:00Z">
        <w:del w:id="3183" w:author="冰蓝城 [2]" w:date="2019-10-22T17:17:15Z">
          <w:bookmarkStart w:id="9" w:name="_Toc22591984"/>
          <w:r>
            <w:rPr/>
            <w:delText xml:space="preserve">3.2 </w:delText>
          </w:r>
        </w:del>
      </w:ins>
      <w:ins w:id="3184" w:author="FSMM _" w:date="2019-10-17T20:04:00Z">
        <w:del w:id="3185" w:author="冰蓝城 [2]" w:date="2019-10-22T17:17:15Z">
          <w:r>
            <w:rPr>
              <w:rFonts w:hint="eastAsia"/>
            </w:rPr>
            <w:delText>数据结构建模</w:delText>
          </w:r>
          <w:bookmarkEnd w:id="9"/>
        </w:del>
      </w:ins>
    </w:p>
    <w:p>
      <w:pPr>
        <w:pStyle w:val="4"/>
        <w:ind w:firstLine="281"/>
        <w:rPr>
          <w:ins w:id="3187" w:author="FSMM _" w:date="2019-10-17T20:08:00Z"/>
          <w:del w:id="3188" w:author="冰蓝城 [2]" w:date="2019-10-22T17:17:15Z"/>
        </w:rPr>
        <w:pPrChange w:id="3186" w:author="FSMM _" w:date="2019-10-17T20:09:00Z">
          <w:pPr>
            <w:ind w:firstLine="480"/>
          </w:pPr>
        </w:pPrChange>
      </w:pPr>
      <w:ins w:id="3189" w:author="FSMM _" w:date="2019-10-17T20:04:00Z">
        <w:del w:id="3190" w:author="冰蓝城 [2]" w:date="2019-10-22T17:17:15Z">
          <w:bookmarkStart w:id="10" w:name="_Toc22591985"/>
          <w:r>
            <w:rPr>
              <w:rFonts w:hint="eastAsia"/>
            </w:rPr>
            <w:delText>3</w:delText>
          </w:r>
        </w:del>
      </w:ins>
      <w:ins w:id="3191" w:author="FSMM _" w:date="2019-10-17T20:04:00Z">
        <w:del w:id="3192" w:author="冰蓝城 [2]" w:date="2019-10-22T17:17:15Z">
          <w:r>
            <w:rPr/>
            <w:delText xml:space="preserve">.2.1 </w:delText>
          </w:r>
        </w:del>
      </w:ins>
      <w:ins w:id="3193" w:author="FSMM _" w:date="2019-10-17T20:04:00Z">
        <w:del w:id="3194" w:author="冰蓝城 [2]" w:date="2019-10-22T17:17:15Z">
          <w:r>
            <w:rPr>
              <w:rFonts w:hint="eastAsia"/>
            </w:rPr>
            <w:delText>数据</w:delText>
          </w:r>
        </w:del>
      </w:ins>
      <w:ins w:id="3195" w:author="FSMM _" w:date="2019-10-17T20:16:00Z">
        <w:del w:id="3196" w:author="冰蓝城 [2]" w:date="2019-10-22T17:17:15Z">
          <w:r>
            <w:rPr>
              <w:rFonts w:hint="eastAsia"/>
            </w:rPr>
            <w:delText>库</w:delText>
          </w:r>
        </w:del>
      </w:ins>
      <w:ins w:id="3197" w:author="FSMM _" w:date="2019-10-17T20:04:00Z">
        <w:del w:id="3198" w:author="冰蓝城 [2]" w:date="2019-10-22T17:17:15Z">
          <w:r>
            <w:rPr>
              <w:rFonts w:hint="eastAsia"/>
            </w:rPr>
            <w:delText>表</w:delText>
          </w:r>
        </w:del>
      </w:ins>
      <w:ins w:id="3199" w:author="FSMM _" w:date="2019-10-17T20:17:00Z">
        <w:del w:id="3200" w:author="冰蓝城 [2]" w:date="2019-10-22T17:17:15Z">
          <w:r>
            <w:rPr>
              <w:rFonts w:hint="eastAsia"/>
            </w:rPr>
            <w:delText>设计</w:delText>
          </w:r>
          <w:bookmarkEnd w:id="10"/>
        </w:del>
      </w:ins>
    </w:p>
    <w:p>
      <w:pPr>
        <w:ind w:firstLine="480"/>
        <w:rPr>
          <w:ins w:id="3201" w:author="FSMM _" w:date="2019-10-17T20:05:00Z"/>
          <w:del w:id="3202" w:author="冰蓝城 [2]" w:date="2019-10-22T17:17:15Z"/>
        </w:rPr>
      </w:pPr>
      <w:del w:id="3203" w:author="冰蓝城 [2]" w:date="2019-10-22T17:17:15Z">
        <w:r>
          <w:rPr>
            <w:rFonts w:hint="eastAsia"/>
          </w:rPr>
          <w:delText>用户表：</w:delText>
        </w:r>
      </w:del>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3204" w:author="FSMM _" w:date="2019-10-17T20:06:00Z"/>
          <w:del w:id="3205" w:author="冰蓝城 [2]" w:date="2019-10-22T17:17:15Z"/>
        </w:trPr>
        <w:tc>
          <w:tcPr>
            <w:tcW w:w="1970" w:type="dxa"/>
          </w:tcPr>
          <w:p>
            <w:pPr>
              <w:ind w:firstLine="0" w:firstLineChars="0"/>
              <w:jc w:val="center"/>
              <w:rPr>
                <w:ins w:id="3207" w:author="FSMM _" w:date="2019-10-17T20:06:00Z"/>
                <w:del w:id="3208" w:author="冰蓝城 [2]" w:date="2019-10-22T17:17:15Z"/>
                <w:b/>
                <w:rPrChange w:id="3209" w:author="FSMM _" w:date="2019-10-17T20:06:00Z">
                  <w:rPr>
                    <w:ins w:id="3210" w:author="FSMM _" w:date="2019-10-17T20:06:00Z"/>
                    <w:del w:id="3211" w:author="冰蓝城 [2]" w:date="2019-10-22T17:17:15Z"/>
                  </w:rPr>
                </w:rPrChange>
              </w:rPr>
              <w:pPrChange w:id="3206" w:author="FSMM _" w:date="2019-10-17T20:06:00Z">
                <w:pPr>
                  <w:ind w:firstLine="0" w:firstLineChars="0"/>
                </w:pPr>
              </w:pPrChange>
            </w:pPr>
            <w:ins w:id="3212" w:author="FSMM _" w:date="2019-10-17T20:06:00Z">
              <w:del w:id="3213" w:author="冰蓝城 [2]" w:date="2019-10-22T17:17:15Z">
                <w:r>
                  <w:rPr>
                    <w:rFonts w:hint="eastAsia"/>
                    <w:b/>
                    <w:color w:val="auto"/>
                    <w:u w:val="none"/>
                    <w:rPrChange w:id="3214" w:author="FSMM _" w:date="2019-10-17T20:06:00Z">
                      <w:rPr>
                        <w:rFonts w:hint="eastAsia"/>
                        <w:color w:val="0000FF" w:themeColor="hyperlink"/>
                        <w:u w:val="single"/>
                      </w:rPr>
                    </w:rPrChange>
                  </w:rPr>
                  <w:delText>字段说明</w:delText>
                </w:r>
              </w:del>
            </w:ins>
          </w:p>
        </w:tc>
        <w:tc>
          <w:tcPr>
            <w:tcW w:w="1971" w:type="dxa"/>
          </w:tcPr>
          <w:p>
            <w:pPr>
              <w:ind w:firstLine="0" w:firstLineChars="0"/>
              <w:jc w:val="center"/>
              <w:rPr>
                <w:ins w:id="3218" w:author="FSMM _" w:date="2019-10-17T20:06:00Z"/>
                <w:del w:id="3219" w:author="冰蓝城 [2]" w:date="2019-10-22T17:17:15Z"/>
                <w:b/>
                <w:rPrChange w:id="3220" w:author="FSMM _" w:date="2019-10-17T20:06:00Z">
                  <w:rPr>
                    <w:ins w:id="3221" w:author="FSMM _" w:date="2019-10-17T20:06:00Z"/>
                    <w:del w:id="3222" w:author="冰蓝城 [2]" w:date="2019-10-22T17:17:15Z"/>
                  </w:rPr>
                </w:rPrChange>
              </w:rPr>
              <w:pPrChange w:id="3217" w:author="FSMM _" w:date="2019-10-17T20:06:00Z">
                <w:pPr>
                  <w:ind w:firstLine="0" w:firstLineChars="0"/>
                </w:pPr>
              </w:pPrChange>
            </w:pPr>
            <w:ins w:id="3223" w:author="FSMM _" w:date="2019-10-17T20:06:00Z">
              <w:del w:id="3224" w:author="冰蓝城 [2]" w:date="2019-10-22T17:17:15Z">
                <w:r>
                  <w:rPr>
                    <w:rFonts w:hint="eastAsia"/>
                    <w:b/>
                    <w:color w:val="auto"/>
                    <w:u w:val="none"/>
                    <w:rPrChange w:id="3225" w:author="FSMM _" w:date="2019-10-17T20:06:00Z">
                      <w:rPr>
                        <w:rFonts w:hint="eastAsia"/>
                        <w:color w:val="0000FF" w:themeColor="hyperlink"/>
                        <w:u w:val="single"/>
                      </w:rPr>
                    </w:rPrChange>
                  </w:rPr>
                  <w:delText>名称</w:delText>
                </w:r>
              </w:del>
            </w:ins>
          </w:p>
        </w:tc>
        <w:tc>
          <w:tcPr>
            <w:tcW w:w="1971" w:type="dxa"/>
          </w:tcPr>
          <w:p>
            <w:pPr>
              <w:ind w:firstLine="0" w:firstLineChars="0"/>
              <w:jc w:val="center"/>
              <w:rPr>
                <w:ins w:id="3229" w:author="FSMM _" w:date="2019-10-17T20:06:00Z"/>
                <w:del w:id="3230" w:author="冰蓝城 [2]" w:date="2019-10-22T17:17:15Z"/>
                <w:b/>
                <w:rPrChange w:id="3231" w:author="FSMM _" w:date="2019-10-17T20:06:00Z">
                  <w:rPr>
                    <w:ins w:id="3232" w:author="FSMM _" w:date="2019-10-17T20:06:00Z"/>
                    <w:del w:id="3233" w:author="冰蓝城 [2]" w:date="2019-10-22T17:17:15Z"/>
                  </w:rPr>
                </w:rPrChange>
              </w:rPr>
              <w:pPrChange w:id="3228" w:author="FSMM _" w:date="2019-10-17T20:06:00Z">
                <w:pPr>
                  <w:ind w:firstLine="0" w:firstLineChars="0"/>
                </w:pPr>
              </w:pPrChange>
            </w:pPr>
            <w:ins w:id="3234" w:author="FSMM _" w:date="2019-10-17T20:06:00Z">
              <w:del w:id="3235" w:author="冰蓝城 [2]" w:date="2019-10-22T17:17:15Z">
                <w:r>
                  <w:rPr>
                    <w:rFonts w:hint="eastAsia"/>
                    <w:b/>
                    <w:color w:val="auto"/>
                    <w:u w:val="none"/>
                    <w:rPrChange w:id="3236" w:author="FSMM _" w:date="2019-10-17T20:06:00Z">
                      <w:rPr>
                        <w:rFonts w:hint="eastAsia"/>
                        <w:color w:val="0000FF" w:themeColor="hyperlink"/>
                        <w:u w:val="single"/>
                      </w:rPr>
                    </w:rPrChange>
                  </w:rPr>
                  <w:delText>类型</w:delText>
                </w:r>
              </w:del>
            </w:ins>
          </w:p>
        </w:tc>
        <w:tc>
          <w:tcPr>
            <w:tcW w:w="1971" w:type="dxa"/>
          </w:tcPr>
          <w:p>
            <w:pPr>
              <w:ind w:firstLine="0" w:firstLineChars="0"/>
              <w:jc w:val="center"/>
              <w:rPr>
                <w:ins w:id="3240" w:author="FSMM _" w:date="2019-10-17T20:06:00Z"/>
                <w:del w:id="3241" w:author="冰蓝城 [2]" w:date="2019-10-22T17:17:15Z"/>
                <w:b/>
                <w:rPrChange w:id="3242" w:author="FSMM _" w:date="2019-10-17T20:06:00Z">
                  <w:rPr>
                    <w:ins w:id="3243" w:author="FSMM _" w:date="2019-10-17T20:06:00Z"/>
                    <w:del w:id="3244" w:author="冰蓝城 [2]" w:date="2019-10-22T17:17:15Z"/>
                  </w:rPr>
                </w:rPrChange>
              </w:rPr>
              <w:pPrChange w:id="3239" w:author="FSMM _" w:date="2019-10-17T20:06:00Z">
                <w:pPr>
                  <w:ind w:firstLine="0" w:firstLineChars="0"/>
                </w:pPr>
              </w:pPrChange>
            </w:pPr>
            <w:ins w:id="3245" w:author="FSMM _" w:date="2019-10-17T20:06:00Z">
              <w:del w:id="3246" w:author="冰蓝城 [2]" w:date="2019-10-22T17:17:15Z">
                <w:r>
                  <w:rPr>
                    <w:rFonts w:hint="eastAsia"/>
                    <w:b/>
                    <w:color w:val="auto"/>
                    <w:u w:val="none"/>
                    <w:rPrChange w:id="3247" w:author="FSMM _" w:date="2019-10-17T20:06:00Z">
                      <w:rPr>
                        <w:rFonts w:hint="eastAsia"/>
                        <w:color w:val="0000FF" w:themeColor="hyperlink"/>
                        <w:u w:val="single"/>
                      </w:rPr>
                    </w:rPrChange>
                  </w:rPr>
                  <w:delText>长度</w:delText>
                </w:r>
              </w:del>
            </w:ins>
          </w:p>
        </w:tc>
        <w:tc>
          <w:tcPr>
            <w:tcW w:w="1971" w:type="dxa"/>
          </w:tcPr>
          <w:p>
            <w:pPr>
              <w:ind w:firstLine="0" w:firstLineChars="0"/>
              <w:jc w:val="center"/>
              <w:rPr>
                <w:ins w:id="3251" w:author="FSMM _" w:date="2019-10-17T20:06:00Z"/>
                <w:del w:id="3252" w:author="冰蓝城 [2]" w:date="2019-10-22T17:17:15Z"/>
                <w:b/>
                <w:rPrChange w:id="3253" w:author="FSMM _" w:date="2019-10-17T20:06:00Z">
                  <w:rPr>
                    <w:ins w:id="3254" w:author="FSMM _" w:date="2019-10-17T20:06:00Z"/>
                    <w:del w:id="3255" w:author="冰蓝城 [2]" w:date="2019-10-22T17:17:15Z"/>
                  </w:rPr>
                </w:rPrChange>
              </w:rPr>
              <w:pPrChange w:id="3250" w:author="FSMM _" w:date="2019-10-17T20:06:00Z">
                <w:pPr>
                  <w:ind w:firstLine="0" w:firstLineChars="0"/>
                </w:pPr>
              </w:pPrChange>
            </w:pPr>
            <w:ins w:id="3256" w:author="FSMM _" w:date="2019-10-17T20:17:00Z">
              <w:del w:id="3257" w:author="冰蓝城 [2]" w:date="2019-10-22T17:17:15Z">
                <w:r>
                  <w:rPr>
                    <w:rFonts w:hint="eastAsia"/>
                    <w:b/>
                  </w:rPr>
                  <w:delText>属性(主键/外键</w:delText>
                </w:r>
              </w:del>
            </w:ins>
            <w:ins w:id="3258" w:author="FSMM _" w:date="2019-10-17T20:17:00Z">
              <w:del w:id="3259" w:author="冰蓝城 [2]" w:date="2019-10-22T17:17:15Z">
                <w:r>
                  <w:rPr>
                    <w:b/>
                  </w:rPr>
                  <w:delText>)</w:delText>
                </w:r>
              </w:del>
            </w:ins>
          </w:p>
        </w:tc>
      </w:tr>
    </w:tbl>
    <w:p>
      <w:pPr>
        <w:ind w:firstLine="199" w:firstLineChars="83"/>
        <w:rPr>
          <w:del w:id="3261" w:author="冰蓝城 [2]" w:date="2019-10-22T17:17:15Z"/>
        </w:rPr>
        <w:pPrChange w:id="3260" w:author="FSMM _" w:date="2019-10-17T20:05:00Z">
          <w:pPr>
            <w:ind w:firstLine="480"/>
          </w:pPr>
        </w:pPrChange>
      </w:pPr>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2"/>
        <w:gridCol w:w="2056"/>
        <w:gridCol w:w="2056"/>
        <w:gridCol w:w="1760"/>
        <w:gridCol w:w="1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262" w:author="冰蓝城 [2]" w:date="2019-10-22T17:17:15Z"/>
        </w:trPr>
        <w:tc>
          <w:tcPr>
            <w:tcW w:w="2222" w:type="dxa"/>
            <w:vAlign w:val="center"/>
          </w:tcPr>
          <w:p>
            <w:pPr>
              <w:ind w:firstLine="0" w:firstLineChars="0"/>
              <w:jc w:val="center"/>
              <w:rPr>
                <w:del w:id="3263" w:author="冰蓝城 [2]" w:date="2019-10-22T17:17:15Z"/>
                <w:sz w:val="21"/>
                <w:szCs w:val="21"/>
              </w:rPr>
            </w:pPr>
            <w:del w:id="3264" w:author="冰蓝城 [2]" w:date="2019-10-22T17:17:15Z">
              <w:r>
                <w:rPr>
                  <w:rFonts w:hint="eastAsia"/>
                  <w:sz w:val="21"/>
                  <w:szCs w:val="21"/>
                </w:rPr>
                <w:delText>用户ID</w:delText>
              </w:r>
            </w:del>
          </w:p>
        </w:tc>
        <w:tc>
          <w:tcPr>
            <w:tcW w:w="2056" w:type="dxa"/>
          </w:tcPr>
          <w:p>
            <w:pPr>
              <w:ind w:firstLine="0" w:firstLineChars="0"/>
              <w:jc w:val="center"/>
              <w:rPr>
                <w:del w:id="3265" w:author="冰蓝城 [2]" w:date="2019-10-22T17:17:15Z"/>
                <w:sz w:val="21"/>
                <w:szCs w:val="21"/>
              </w:rPr>
            </w:pPr>
            <w:del w:id="3266" w:author="冰蓝城 [2]" w:date="2019-10-22T17:17:15Z">
              <w:r>
                <w:rPr>
                  <w:rFonts w:hint="eastAsia"/>
                  <w:sz w:val="21"/>
                  <w:szCs w:val="21"/>
                </w:rPr>
                <w:delText>手机号</w:delText>
              </w:r>
            </w:del>
          </w:p>
        </w:tc>
        <w:tc>
          <w:tcPr>
            <w:tcW w:w="2056" w:type="dxa"/>
            <w:vAlign w:val="center"/>
          </w:tcPr>
          <w:p>
            <w:pPr>
              <w:ind w:firstLine="0" w:firstLineChars="0"/>
              <w:jc w:val="center"/>
              <w:rPr>
                <w:del w:id="3267" w:author="冰蓝城 [2]" w:date="2019-10-22T17:17:15Z"/>
                <w:sz w:val="21"/>
                <w:szCs w:val="21"/>
              </w:rPr>
            </w:pPr>
            <w:del w:id="3268" w:author="冰蓝城 [2]" w:date="2019-10-22T17:17:15Z">
              <w:r>
                <w:rPr>
                  <w:rFonts w:hint="eastAsia"/>
                  <w:sz w:val="21"/>
                  <w:szCs w:val="21"/>
                </w:rPr>
                <w:delText>用户昵称</w:delText>
              </w:r>
            </w:del>
          </w:p>
        </w:tc>
        <w:tc>
          <w:tcPr>
            <w:tcW w:w="1760" w:type="dxa"/>
          </w:tcPr>
          <w:p>
            <w:pPr>
              <w:ind w:firstLine="0" w:firstLineChars="0"/>
              <w:jc w:val="center"/>
              <w:rPr>
                <w:del w:id="3269" w:author="冰蓝城 [2]" w:date="2019-10-22T17:17:15Z"/>
                <w:sz w:val="21"/>
                <w:szCs w:val="21"/>
              </w:rPr>
            </w:pPr>
            <w:del w:id="3270" w:author="冰蓝城 [2]" w:date="2019-10-22T17:17:15Z">
              <w:r>
                <w:rPr>
                  <w:rFonts w:hint="eastAsia"/>
                  <w:sz w:val="21"/>
                  <w:szCs w:val="21"/>
                </w:rPr>
                <w:delText>密码</w:delText>
              </w:r>
            </w:del>
          </w:p>
        </w:tc>
        <w:tc>
          <w:tcPr>
            <w:tcW w:w="1760" w:type="dxa"/>
            <w:vAlign w:val="center"/>
          </w:tcPr>
          <w:p>
            <w:pPr>
              <w:ind w:firstLine="0" w:firstLineChars="0"/>
              <w:jc w:val="center"/>
              <w:rPr>
                <w:del w:id="3271" w:author="冰蓝城 [2]" w:date="2019-10-22T17:17:15Z"/>
                <w:sz w:val="21"/>
                <w:szCs w:val="21"/>
              </w:rPr>
            </w:pPr>
            <w:del w:id="3272" w:author="冰蓝城 [2]" w:date="2019-10-22T17:17:15Z">
              <w:r>
                <w:rPr>
                  <w:rFonts w:hint="eastAsia"/>
                  <w:sz w:val="21"/>
                  <w:szCs w:val="21"/>
                </w:rPr>
                <w:delText>其他信息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273" w:author="冰蓝城 [2]" w:date="2019-10-22T17:17:15Z"/>
        </w:trPr>
        <w:tc>
          <w:tcPr>
            <w:tcW w:w="2222" w:type="dxa"/>
            <w:vAlign w:val="center"/>
          </w:tcPr>
          <w:p>
            <w:pPr>
              <w:ind w:firstLine="0" w:firstLineChars="0"/>
              <w:jc w:val="center"/>
              <w:rPr>
                <w:del w:id="3274" w:author="冰蓝城 [2]" w:date="2019-10-22T17:17:15Z"/>
                <w:sz w:val="21"/>
                <w:szCs w:val="21"/>
              </w:rPr>
            </w:pPr>
            <w:del w:id="3275" w:author="冰蓝城 [2]" w:date="2019-10-22T17:17:15Z">
              <w:r>
                <w:rPr>
                  <w:rFonts w:hint="eastAsia"/>
                  <w:sz w:val="21"/>
                  <w:szCs w:val="21"/>
                </w:rPr>
                <w:delText>整型</w:delText>
              </w:r>
            </w:del>
          </w:p>
        </w:tc>
        <w:tc>
          <w:tcPr>
            <w:tcW w:w="2056" w:type="dxa"/>
          </w:tcPr>
          <w:p>
            <w:pPr>
              <w:ind w:firstLine="0" w:firstLineChars="0"/>
              <w:jc w:val="center"/>
              <w:rPr>
                <w:del w:id="3276" w:author="冰蓝城 [2]" w:date="2019-10-22T17:17:15Z"/>
                <w:sz w:val="21"/>
                <w:szCs w:val="21"/>
              </w:rPr>
            </w:pPr>
            <w:del w:id="3277" w:author="冰蓝城 [2]" w:date="2019-10-22T17:17:15Z">
              <w:r>
                <w:rPr>
                  <w:rFonts w:hint="eastAsia"/>
                  <w:sz w:val="21"/>
                  <w:szCs w:val="21"/>
                </w:rPr>
                <w:delText>字符型</w:delText>
              </w:r>
            </w:del>
          </w:p>
        </w:tc>
        <w:tc>
          <w:tcPr>
            <w:tcW w:w="2056" w:type="dxa"/>
            <w:vAlign w:val="center"/>
          </w:tcPr>
          <w:p>
            <w:pPr>
              <w:ind w:firstLine="0" w:firstLineChars="0"/>
              <w:jc w:val="center"/>
              <w:rPr>
                <w:del w:id="3278" w:author="冰蓝城 [2]" w:date="2019-10-22T17:17:15Z"/>
                <w:sz w:val="21"/>
                <w:szCs w:val="21"/>
              </w:rPr>
            </w:pPr>
            <w:del w:id="3279" w:author="冰蓝城 [2]" w:date="2019-10-22T17:17:15Z">
              <w:r>
                <w:rPr>
                  <w:rFonts w:hint="eastAsia"/>
                  <w:sz w:val="21"/>
                  <w:szCs w:val="21"/>
                </w:rPr>
                <w:delText>字符型</w:delText>
              </w:r>
            </w:del>
          </w:p>
        </w:tc>
        <w:tc>
          <w:tcPr>
            <w:tcW w:w="1760" w:type="dxa"/>
          </w:tcPr>
          <w:p>
            <w:pPr>
              <w:ind w:firstLine="0" w:firstLineChars="0"/>
              <w:jc w:val="center"/>
              <w:rPr>
                <w:del w:id="3280" w:author="冰蓝城 [2]" w:date="2019-10-22T17:17:15Z"/>
                <w:sz w:val="21"/>
                <w:szCs w:val="21"/>
              </w:rPr>
            </w:pPr>
            <w:del w:id="3281" w:author="冰蓝城 [2]" w:date="2019-10-22T17:17:15Z">
              <w:r>
                <w:rPr>
                  <w:rFonts w:hint="eastAsia"/>
                  <w:sz w:val="21"/>
                  <w:szCs w:val="21"/>
                </w:rPr>
                <w:delText>字符型</w:delText>
              </w:r>
            </w:del>
          </w:p>
        </w:tc>
        <w:tc>
          <w:tcPr>
            <w:tcW w:w="1760" w:type="dxa"/>
            <w:vAlign w:val="center"/>
          </w:tcPr>
          <w:p>
            <w:pPr>
              <w:ind w:firstLine="0" w:firstLineChars="0"/>
              <w:jc w:val="center"/>
              <w:rPr>
                <w:del w:id="3282" w:author="冰蓝城 [2]" w:date="2019-10-22T17:17:15Z"/>
                <w:sz w:val="21"/>
                <w:szCs w:val="21"/>
              </w:rPr>
            </w:pPr>
            <w:del w:id="3283" w:author="冰蓝城 [2]" w:date="2019-10-22T17:17:15Z">
              <w:r>
                <w:rPr>
                  <w:rFonts w:hint="eastAsia"/>
                  <w:sz w:val="21"/>
                  <w:szCs w:val="21"/>
                </w:rPr>
                <w:delText>字符型</w:delText>
              </w:r>
            </w:del>
          </w:p>
        </w:tc>
      </w:tr>
    </w:tbl>
    <w:p>
      <w:pPr>
        <w:ind w:firstLine="480"/>
        <w:rPr>
          <w:del w:id="3284" w:author="冰蓝城 [2]" w:date="2019-10-22T17:17:15Z"/>
        </w:rPr>
      </w:pPr>
    </w:p>
    <w:p>
      <w:pPr>
        <w:ind w:firstLine="480"/>
        <w:rPr>
          <w:ins w:id="3285" w:author="FSMM _" w:date="2019-10-17T20:06:00Z"/>
          <w:del w:id="3286" w:author="冰蓝城 [2]" w:date="2019-10-22T17:17:15Z"/>
        </w:rPr>
      </w:pPr>
      <w:del w:id="3287" w:author="冰蓝城 [2]" w:date="2019-10-22T17:17:15Z">
        <w:r>
          <w:rPr>
            <w:rFonts w:hint="eastAsia"/>
          </w:rPr>
          <w:delText>标记表：</w:delText>
        </w:r>
      </w:del>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288" w:author="FSMM _" w:date="2019-10-17T20:07:00Z">
          <w:tblPr>
            <w:tblStyle w:val="18"/>
            <w:tblW w:w="105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1202"/>
        <w:gridCol w:w="768"/>
        <w:gridCol w:w="590"/>
        <w:gridCol w:w="1088"/>
        <w:gridCol w:w="293"/>
        <w:gridCol w:w="584"/>
        <w:gridCol w:w="877"/>
        <w:gridCol w:w="510"/>
        <w:gridCol w:w="366"/>
        <w:gridCol w:w="1110"/>
        <w:gridCol w:w="495"/>
        <w:gridCol w:w="660"/>
        <w:gridCol w:w="1311"/>
        <w:tblGridChange w:id="3289">
          <w:tblGrid>
            <w:gridCol w:w="1290"/>
            <w:gridCol w:w="680"/>
            <w:gridCol w:w="789"/>
            <w:gridCol w:w="1165"/>
            <w:gridCol w:w="17"/>
            <w:gridCol w:w="913"/>
            <w:gridCol w:w="930"/>
            <w:gridCol w:w="930"/>
            <w:gridCol w:w="1169"/>
            <w:gridCol w:w="1239"/>
            <w:gridCol w:w="139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291" w:author="FSMM _" w:date="2019-10-17T20:0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del w:id="3290" w:author="冰蓝城 [2]" w:date="2019-10-22T17:17:15Z"/>
          <w:trPrChange w:id="3291" w:author="FSMM _" w:date="2019-10-17T20:07:00Z">
            <w:trPr>
              <w:jc w:val="center"/>
            </w:trPr>
          </w:trPrChange>
        </w:trPr>
        <w:tc>
          <w:tcPr>
            <w:tcW w:w="1202" w:type="dxa"/>
            <w:vAlign w:val="center"/>
            <w:tcPrChange w:id="3292" w:author="FSMM _" w:date="2019-10-17T20:07:00Z">
              <w:tcPr>
                <w:tcW w:w="1290" w:type="dxa"/>
                <w:vAlign w:val="center"/>
              </w:tcPr>
            </w:tcPrChange>
          </w:tcPr>
          <w:p>
            <w:pPr>
              <w:ind w:firstLine="0" w:firstLineChars="0"/>
              <w:jc w:val="center"/>
              <w:rPr>
                <w:del w:id="3293" w:author="冰蓝城 [2]" w:date="2019-10-22T17:17:15Z"/>
                <w:sz w:val="21"/>
                <w:szCs w:val="21"/>
              </w:rPr>
            </w:pPr>
            <w:del w:id="3294" w:author="冰蓝城 [2]" w:date="2019-10-22T17:17:15Z">
              <w:r>
                <w:rPr>
                  <w:rFonts w:hint="eastAsia"/>
                  <w:sz w:val="21"/>
                  <w:szCs w:val="21"/>
                </w:rPr>
                <w:delText>标记序号</w:delText>
              </w:r>
            </w:del>
          </w:p>
        </w:tc>
        <w:tc>
          <w:tcPr>
            <w:tcW w:w="1358" w:type="dxa"/>
            <w:gridSpan w:val="2"/>
            <w:vAlign w:val="center"/>
            <w:tcPrChange w:id="3295" w:author="FSMM _" w:date="2019-10-17T20:07:00Z">
              <w:tcPr>
                <w:tcW w:w="1469" w:type="dxa"/>
                <w:gridSpan w:val="2"/>
                <w:vAlign w:val="center"/>
              </w:tcPr>
            </w:tcPrChange>
          </w:tcPr>
          <w:p>
            <w:pPr>
              <w:ind w:firstLine="0" w:firstLineChars="0"/>
              <w:jc w:val="center"/>
              <w:rPr>
                <w:del w:id="3296" w:author="冰蓝城 [2]" w:date="2019-10-22T17:17:15Z"/>
                <w:sz w:val="21"/>
                <w:szCs w:val="21"/>
              </w:rPr>
            </w:pPr>
            <w:del w:id="3297" w:author="冰蓝城 [2]" w:date="2019-10-22T17:17:15Z">
              <w:r>
                <w:rPr>
                  <w:rFonts w:hint="eastAsia"/>
                  <w:sz w:val="21"/>
                  <w:szCs w:val="21"/>
                </w:rPr>
                <w:delText>所属图层</w:delText>
              </w:r>
            </w:del>
          </w:p>
        </w:tc>
        <w:tc>
          <w:tcPr>
            <w:tcW w:w="1088" w:type="dxa"/>
            <w:vAlign w:val="center"/>
            <w:tcPrChange w:id="3298" w:author="FSMM _" w:date="2019-10-17T20:07:00Z">
              <w:tcPr>
                <w:tcW w:w="1165" w:type="dxa"/>
                <w:vAlign w:val="center"/>
              </w:tcPr>
            </w:tcPrChange>
          </w:tcPr>
          <w:p>
            <w:pPr>
              <w:ind w:firstLine="0" w:firstLineChars="0"/>
              <w:jc w:val="center"/>
              <w:rPr>
                <w:del w:id="3299" w:author="冰蓝城 [2]" w:date="2019-10-22T17:17:15Z"/>
                <w:sz w:val="21"/>
                <w:szCs w:val="21"/>
              </w:rPr>
            </w:pPr>
            <w:del w:id="3300" w:author="冰蓝城 [2]" w:date="2019-10-22T17:17:15Z">
              <w:r>
                <w:rPr>
                  <w:rFonts w:hint="eastAsia"/>
                  <w:sz w:val="21"/>
                  <w:szCs w:val="21"/>
                </w:rPr>
                <w:delText>标记名称</w:delText>
              </w:r>
            </w:del>
          </w:p>
        </w:tc>
        <w:tc>
          <w:tcPr>
            <w:tcW w:w="877" w:type="dxa"/>
            <w:gridSpan w:val="2"/>
            <w:vAlign w:val="center"/>
            <w:tcPrChange w:id="3301" w:author="FSMM _" w:date="2019-10-17T20:07:00Z">
              <w:tcPr>
                <w:tcW w:w="930" w:type="dxa"/>
                <w:gridSpan w:val="2"/>
                <w:vAlign w:val="center"/>
              </w:tcPr>
            </w:tcPrChange>
          </w:tcPr>
          <w:p>
            <w:pPr>
              <w:ind w:firstLine="0" w:firstLineChars="0"/>
              <w:jc w:val="center"/>
              <w:rPr>
                <w:del w:id="3302" w:author="冰蓝城 [2]" w:date="2019-10-22T17:17:15Z"/>
                <w:sz w:val="21"/>
                <w:szCs w:val="21"/>
              </w:rPr>
            </w:pPr>
            <w:del w:id="3303" w:author="冰蓝城 [2]" w:date="2019-10-22T17:17:15Z">
              <w:r>
                <w:rPr>
                  <w:rFonts w:hint="eastAsia"/>
                  <w:sz w:val="21"/>
                  <w:szCs w:val="21"/>
                </w:rPr>
                <w:delText>经度</w:delText>
              </w:r>
            </w:del>
          </w:p>
        </w:tc>
        <w:tc>
          <w:tcPr>
            <w:tcW w:w="877" w:type="dxa"/>
            <w:vAlign w:val="center"/>
            <w:tcPrChange w:id="3304" w:author="FSMM _" w:date="2019-10-17T20:07:00Z">
              <w:tcPr>
                <w:tcW w:w="930" w:type="dxa"/>
                <w:vAlign w:val="center"/>
              </w:tcPr>
            </w:tcPrChange>
          </w:tcPr>
          <w:p>
            <w:pPr>
              <w:ind w:firstLine="0" w:firstLineChars="0"/>
              <w:jc w:val="center"/>
              <w:rPr>
                <w:del w:id="3305" w:author="冰蓝城 [2]" w:date="2019-10-22T17:17:15Z"/>
                <w:sz w:val="21"/>
                <w:szCs w:val="21"/>
              </w:rPr>
            </w:pPr>
            <w:del w:id="3306" w:author="冰蓝城 [2]" w:date="2019-10-22T17:17:15Z">
              <w:r>
                <w:rPr>
                  <w:rFonts w:hint="eastAsia"/>
                  <w:sz w:val="21"/>
                  <w:szCs w:val="21"/>
                </w:rPr>
                <w:delText>纬度</w:delText>
              </w:r>
            </w:del>
          </w:p>
        </w:tc>
        <w:tc>
          <w:tcPr>
            <w:tcW w:w="876" w:type="dxa"/>
            <w:gridSpan w:val="2"/>
            <w:vAlign w:val="center"/>
            <w:tcPrChange w:id="3307" w:author="FSMM _" w:date="2019-10-17T20:07:00Z">
              <w:tcPr>
                <w:tcW w:w="930" w:type="dxa"/>
                <w:vAlign w:val="center"/>
              </w:tcPr>
            </w:tcPrChange>
          </w:tcPr>
          <w:p>
            <w:pPr>
              <w:ind w:firstLine="0" w:firstLineChars="0"/>
              <w:jc w:val="center"/>
              <w:rPr>
                <w:del w:id="3308" w:author="冰蓝城 [2]" w:date="2019-10-22T17:17:15Z"/>
                <w:sz w:val="21"/>
                <w:szCs w:val="21"/>
              </w:rPr>
            </w:pPr>
            <w:del w:id="3309" w:author="冰蓝城 [2]" w:date="2019-10-22T17:17:15Z">
              <w:r>
                <w:rPr>
                  <w:rFonts w:hint="eastAsia"/>
                  <w:sz w:val="21"/>
                  <w:szCs w:val="21"/>
                </w:rPr>
                <w:delText>高度</w:delText>
              </w:r>
            </w:del>
          </w:p>
        </w:tc>
        <w:tc>
          <w:tcPr>
            <w:tcW w:w="1110" w:type="dxa"/>
            <w:vAlign w:val="center"/>
            <w:tcPrChange w:id="3310" w:author="FSMM _" w:date="2019-10-17T20:07:00Z">
              <w:tcPr>
                <w:tcW w:w="1169" w:type="dxa"/>
                <w:vAlign w:val="center"/>
              </w:tcPr>
            </w:tcPrChange>
          </w:tcPr>
          <w:p>
            <w:pPr>
              <w:ind w:firstLine="0" w:firstLineChars="0"/>
              <w:jc w:val="center"/>
              <w:rPr>
                <w:del w:id="3311" w:author="冰蓝城 [2]" w:date="2019-10-22T17:17:15Z"/>
                <w:sz w:val="21"/>
                <w:szCs w:val="21"/>
              </w:rPr>
            </w:pPr>
            <w:del w:id="3312" w:author="冰蓝城 [2]" w:date="2019-10-22T17:17:15Z">
              <w:r>
                <w:rPr>
                  <w:rFonts w:hint="eastAsia"/>
                  <w:sz w:val="21"/>
                  <w:szCs w:val="21"/>
                </w:rPr>
                <w:delText>标记时间</w:delText>
              </w:r>
            </w:del>
          </w:p>
        </w:tc>
        <w:tc>
          <w:tcPr>
            <w:tcW w:w="1155" w:type="dxa"/>
            <w:gridSpan w:val="2"/>
            <w:vAlign w:val="center"/>
            <w:tcPrChange w:id="3313" w:author="FSMM _" w:date="2019-10-17T20:07:00Z">
              <w:tcPr>
                <w:tcW w:w="1239" w:type="dxa"/>
                <w:vAlign w:val="center"/>
              </w:tcPr>
            </w:tcPrChange>
          </w:tcPr>
          <w:p>
            <w:pPr>
              <w:ind w:firstLine="0" w:firstLineChars="0"/>
              <w:jc w:val="center"/>
              <w:rPr>
                <w:del w:id="3314" w:author="冰蓝城 [2]" w:date="2019-10-22T17:17:15Z"/>
                <w:sz w:val="21"/>
                <w:szCs w:val="21"/>
              </w:rPr>
            </w:pPr>
            <w:del w:id="3315" w:author="冰蓝城 [2]" w:date="2019-10-22T17:17:15Z">
              <w:r>
                <w:rPr>
                  <w:rFonts w:hint="eastAsia"/>
                  <w:sz w:val="21"/>
                  <w:szCs w:val="21"/>
                </w:rPr>
                <w:delText>上传者ID</w:delText>
              </w:r>
            </w:del>
          </w:p>
        </w:tc>
        <w:tc>
          <w:tcPr>
            <w:tcW w:w="1311" w:type="dxa"/>
            <w:vAlign w:val="center"/>
            <w:tcPrChange w:id="3316" w:author="FSMM _" w:date="2019-10-17T20:07:00Z">
              <w:tcPr>
                <w:tcW w:w="1394" w:type="dxa"/>
                <w:vAlign w:val="center"/>
              </w:tcPr>
            </w:tcPrChange>
          </w:tcPr>
          <w:p>
            <w:pPr>
              <w:ind w:firstLine="0" w:firstLineChars="0"/>
              <w:jc w:val="center"/>
              <w:rPr>
                <w:del w:id="3317" w:author="冰蓝城 [2]" w:date="2019-10-22T17:17:15Z"/>
                <w:sz w:val="21"/>
                <w:szCs w:val="21"/>
              </w:rPr>
            </w:pPr>
            <w:del w:id="3318" w:author="冰蓝城 [2]" w:date="2019-10-22T17:17:15Z">
              <w:r>
                <w:rPr>
                  <w:rFonts w:hint="eastAsia"/>
                  <w:sz w:val="21"/>
                  <w:szCs w:val="21"/>
                </w:rPr>
                <w:delText>上传时间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320" w:author="FSMM _" w:date="2019-10-17T20:0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del w:id="3319" w:author="冰蓝城 [2]" w:date="2019-10-22T17:17:15Z"/>
          <w:trPrChange w:id="3320" w:author="FSMM _" w:date="2019-10-17T20:07:00Z">
            <w:trPr>
              <w:jc w:val="center"/>
            </w:trPr>
          </w:trPrChange>
        </w:trPr>
        <w:tc>
          <w:tcPr>
            <w:tcW w:w="1202" w:type="dxa"/>
            <w:vAlign w:val="center"/>
            <w:tcPrChange w:id="3321" w:author="FSMM _" w:date="2019-10-17T20:07:00Z">
              <w:tcPr>
                <w:tcW w:w="1290" w:type="dxa"/>
                <w:vAlign w:val="center"/>
              </w:tcPr>
            </w:tcPrChange>
          </w:tcPr>
          <w:p>
            <w:pPr>
              <w:ind w:firstLine="0" w:firstLineChars="0"/>
              <w:jc w:val="center"/>
              <w:rPr>
                <w:del w:id="3322" w:author="冰蓝城 [2]" w:date="2019-10-22T17:17:15Z"/>
                <w:sz w:val="21"/>
                <w:szCs w:val="21"/>
              </w:rPr>
            </w:pPr>
            <w:del w:id="3323" w:author="冰蓝城 [2]" w:date="2019-10-22T17:17:15Z">
              <w:r>
                <w:rPr>
                  <w:rFonts w:hint="eastAsia"/>
                  <w:sz w:val="21"/>
                  <w:szCs w:val="21"/>
                </w:rPr>
                <w:delText>整型</w:delText>
              </w:r>
            </w:del>
          </w:p>
        </w:tc>
        <w:tc>
          <w:tcPr>
            <w:tcW w:w="1358" w:type="dxa"/>
            <w:gridSpan w:val="2"/>
            <w:vAlign w:val="center"/>
            <w:tcPrChange w:id="3324" w:author="FSMM _" w:date="2019-10-17T20:07:00Z">
              <w:tcPr>
                <w:tcW w:w="1469" w:type="dxa"/>
                <w:gridSpan w:val="2"/>
                <w:vAlign w:val="center"/>
              </w:tcPr>
            </w:tcPrChange>
          </w:tcPr>
          <w:p>
            <w:pPr>
              <w:ind w:firstLine="0" w:firstLineChars="0"/>
              <w:jc w:val="center"/>
              <w:rPr>
                <w:del w:id="3325" w:author="冰蓝城 [2]" w:date="2019-10-22T17:17:15Z"/>
                <w:sz w:val="21"/>
                <w:szCs w:val="21"/>
              </w:rPr>
            </w:pPr>
            <w:del w:id="3326" w:author="冰蓝城 [2]" w:date="2019-10-22T17:17:15Z">
              <w:r>
                <w:rPr>
                  <w:rFonts w:hint="eastAsia"/>
                  <w:sz w:val="21"/>
                  <w:szCs w:val="21"/>
                </w:rPr>
                <w:delText>字符型</w:delText>
              </w:r>
            </w:del>
          </w:p>
        </w:tc>
        <w:tc>
          <w:tcPr>
            <w:tcW w:w="1088" w:type="dxa"/>
            <w:vAlign w:val="center"/>
            <w:tcPrChange w:id="3327" w:author="FSMM _" w:date="2019-10-17T20:07:00Z">
              <w:tcPr>
                <w:tcW w:w="1165" w:type="dxa"/>
                <w:vAlign w:val="center"/>
              </w:tcPr>
            </w:tcPrChange>
          </w:tcPr>
          <w:p>
            <w:pPr>
              <w:ind w:firstLine="0" w:firstLineChars="0"/>
              <w:jc w:val="center"/>
              <w:rPr>
                <w:del w:id="3328" w:author="冰蓝城 [2]" w:date="2019-10-22T17:17:15Z"/>
                <w:sz w:val="21"/>
                <w:szCs w:val="21"/>
              </w:rPr>
            </w:pPr>
            <w:del w:id="3329" w:author="冰蓝城 [2]" w:date="2019-10-22T17:17:15Z">
              <w:r>
                <w:rPr>
                  <w:rFonts w:hint="eastAsia"/>
                  <w:sz w:val="21"/>
                  <w:szCs w:val="21"/>
                </w:rPr>
                <w:delText>字符型</w:delText>
              </w:r>
            </w:del>
          </w:p>
        </w:tc>
        <w:tc>
          <w:tcPr>
            <w:tcW w:w="877" w:type="dxa"/>
            <w:gridSpan w:val="2"/>
            <w:vAlign w:val="center"/>
            <w:tcPrChange w:id="3330" w:author="FSMM _" w:date="2019-10-17T20:07:00Z">
              <w:tcPr>
                <w:tcW w:w="930" w:type="dxa"/>
                <w:gridSpan w:val="2"/>
                <w:vAlign w:val="center"/>
              </w:tcPr>
            </w:tcPrChange>
          </w:tcPr>
          <w:p>
            <w:pPr>
              <w:ind w:firstLine="0" w:firstLineChars="0"/>
              <w:jc w:val="center"/>
              <w:rPr>
                <w:del w:id="3331" w:author="冰蓝城 [2]" w:date="2019-10-22T17:17:15Z"/>
                <w:sz w:val="21"/>
                <w:szCs w:val="21"/>
              </w:rPr>
            </w:pPr>
            <w:del w:id="3332" w:author="冰蓝城 [2]" w:date="2019-10-22T17:17:15Z">
              <w:r>
                <w:rPr>
                  <w:rFonts w:hint="eastAsia"/>
                  <w:sz w:val="21"/>
                  <w:szCs w:val="21"/>
                </w:rPr>
                <w:delText>浮点型</w:delText>
              </w:r>
            </w:del>
          </w:p>
        </w:tc>
        <w:tc>
          <w:tcPr>
            <w:tcW w:w="877" w:type="dxa"/>
            <w:vAlign w:val="center"/>
            <w:tcPrChange w:id="3333" w:author="FSMM _" w:date="2019-10-17T20:07:00Z">
              <w:tcPr>
                <w:tcW w:w="930" w:type="dxa"/>
                <w:vAlign w:val="center"/>
              </w:tcPr>
            </w:tcPrChange>
          </w:tcPr>
          <w:p>
            <w:pPr>
              <w:ind w:firstLine="0" w:firstLineChars="0"/>
              <w:jc w:val="center"/>
              <w:rPr>
                <w:del w:id="3334" w:author="冰蓝城 [2]" w:date="2019-10-22T17:17:15Z"/>
                <w:sz w:val="21"/>
                <w:szCs w:val="21"/>
              </w:rPr>
            </w:pPr>
            <w:del w:id="3335" w:author="冰蓝城 [2]" w:date="2019-10-22T17:17:15Z">
              <w:r>
                <w:rPr>
                  <w:rFonts w:hint="eastAsia"/>
                  <w:sz w:val="21"/>
                  <w:szCs w:val="21"/>
                </w:rPr>
                <w:delText>浮点型</w:delText>
              </w:r>
            </w:del>
          </w:p>
        </w:tc>
        <w:tc>
          <w:tcPr>
            <w:tcW w:w="876" w:type="dxa"/>
            <w:gridSpan w:val="2"/>
            <w:vAlign w:val="center"/>
            <w:tcPrChange w:id="3336" w:author="FSMM _" w:date="2019-10-17T20:07:00Z">
              <w:tcPr>
                <w:tcW w:w="930" w:type="dxa"/>
                <w:vAlign w:val="center"/>
              </w:tcPr>
            </w:tcPrChange>
          </w:tcPr>
          <w:p>
            <w:pPr>
              <w:ind w:firstLine="0" w:firstLineChars="0"/>
              <w:jc w:val="center"/>
              <w:rPr>
                <w:del w:id="3337" w:author="冰蓝城 [2]" w:date="2019-10-22T17:17:15Z"/>
                <w:sz w:val="21"/>
                <w:szCs w:val="21"/>
              </w:rPr>
            </w:pPr>
            <w:del w:id="3338" w:author="冰蓝城 [2]" w:date="2019-10-22T17:17:15Z">
              <w:r>
                <w:rPr>
                  <w:rFonts w:hint="eastAsia"/>
                  <w:sz w:val="21"/>
                  <w:szCs w:val="21"/>
                </w:rPr>
                <w:delText>浮点型</w:delText>
              </w:r>
            </w:del>
          </w:p>
        </w:tc>
        <w:tc>
          <w:tcPr>
            <w:tcW w:w="1110" w:type="dxa"/>
            <w:vAlign w:val="center"/>
            <w:tcPrChange w:id="3339" w:author="FSMM _" w:date="2019-10-17T20:07:00Z">
              <w:tcPr>
                <w:tcW w:w="1169" w:type="dxa"/>
                <w:vAlign w:val="center"/>
              </w:tcPr>
            </w:tcPrChange>
          </w:tcPr>
          <w:p>
            <w:pPr>
              <w:ind w:firstLine="0" w:firstLineChars="0"/>
              <w:jc w:val="center"/>
              <w:rPr>
                <w:del w:id="3340" w:author="冰蓝城 [2]" w:date="2019-10-22T17:17:15Z"/>
                <w:sz w:val="21"/>
                <w:szCs w:val="21"/>
              </w:rPr>
            </w:pPr>
            <w:del w:id="3341" w:author="冰蓝城 [2]" w:date="2019-10-22T17:17:15Z">
              <w:r>
                <w:rPr>
                  <w:rFonts w:hint="eastAsia"/>
                  <w:sz w:val="21"/>
                  <w:szCs w:val="21"/>
                </w:rPr>
                <w:delText>Date</w:delText>
              </w:r>
            </w:del>
          </w:p>
        </w:tc>
        <w:tc>
          <w:tcPr>
            <w:tcW w:w="1155" w:type="dxa"/>
            <w:gridSpan w:val="2"/>
            <w:vAlign w:val="center"/>
            <w:tcPrChange w:id="3342" w:author="FSMM _" w:date="2019-10-17T20:07:00Z">
              <w:tcPr>
                <w:tcW w:w="1239" w:type="dxa"/>
                <w:vAlign w:val="center"/>
              </w:tcPr>
            </w:tcPrChange>
          </w:tcPr>
          <w:p>
            <w:pPr>
              <w:ind w:firstLine="0" w:firstLineChars="0"/>
              <w:jc w:val="center"/>
              <w:rPr>
                <w:del w:id="3343" w:author="冰蓝城 [2]" w:date="2019-10-22T17:17:15Z"/>
                <w:sz w:val="21"/>
                <w:szCs w:val="21"/>
              </w:rPr>
            </w:pPr>
            <w:del w:id="3344" w:author="冰蓝城 [2]" w:date="2019-10-22T17:17:15Z">
              <w:r>
                <w:rPr>
                  <w:rFonts w:hint="eastAsia"/>
                  <w:sz w:val="21"/>
                  <w:szCs w:val="21"/>
                </w:rPr>
                <w:delText>整型</w:delText>
              </w:r>
            </w:del>
          </w:p>
        </w:tc>
        <w:tc>
          <w:tcPr>
            <w:tcW w:w="1311" w:type="dxa"/>
            <w:vAlign w:val="center"/>
            <w:tcPrChange w:id="3345" w:author="FSMM _" w:date="2019-10-17T20:07:00Z">
              <w:tcPr>
                <w:tcW w:w="1394" w:type="dxa"/>
                <w:vAlign w:val="center"/>
              </w:tcPr>
            </w:tcPrChange>
          </w:tcPr>
          <w:p>
            <w:pPr>
              <w:ind w:firstLine="0" w:firstLineChars="0"/>
              <w:jc w:val="center"/>
              <w:rPr>
                <w:del w:id="3346" w:author="冰蓝城 [2]" w:date="2019-10-22T17:17:15Z"/>
                <w:sz w:val="21"/>
                <w:szCs w:val="21"/>
              </w:rPr>
            </w:pPr>
            <w:del w:id="3347" w:author="冰蓝城 [2]" w:date="2019-10-22T17:17:15Z">
              <w:r>
                <w:rPr>
                  <w:rFonts w:hint="eastAsia"/>
                  <w:sz w:val="21"/>
                  <w:szCs w:val="21"/>
                </w:rPr>
                <w:delText>Date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3348" w:author="FSMM _" w:date="2019-10-17T20:09:00Z"/>
          <w:del w:id="3349" w:author="冰蓝城 [2]" w:date="2019-10-22T17:17:15Z"/>
        </w:trPr>
        <w:tc>
          <w:tcPr>
            <w:tcW w:w="1970" w:type="dxa"/>
            <w:gridSpan w:val="2"/>
          </w:tcPr>
          <w:p>
            <w:pPr>
              <w:ind w:firstLine="0" w:firstLineChars="0"/>
              <w:jc w:val="center"/>
              <w:rPr>
                <w:ins w:id="3350" w:author="FSMM _" w:date="2019-10-17T20:09:00Z"/>
                <w:del w:id="3351" w:author="冰蓝城 [2]" w:date="2019-10-22T17:17:15Z"/>
                <w:b/>
              </w:rPr>
            </w:pPr>
            <w:ins w:id="3352" w:author="FSMM _" w:date="2019-10-17T20:09:00Z">
              <w:del w:id="3353" w:author="冰蓝城 [2]" w:date="2019-10-22T17:17:15Z">
                <w:r>
                  <w:rPr>
                    <w:rFonts w:hint="eastAsia"/>
                    <w:b/>
                  </w:rPr>
                  <w:delText>字段说明</w:delText>
                </w:r>
              </w:del>
            </w:ins>
          </w:p>
        </w:tc>
        <w:tc>
          <w:tcPr>
            <w:tcW w:w="1971" w:type="dxa"/>
            <w:gridSpan w:val="3"/>
          </w:tcPr>
          <w:p>
            <w:pPr>
              <w:ind w:firstLine="0" w:firstLineChars="0"/>
              <w:jc w:val="center"/>
              <w:rPr>
                <w:ins w:id="3354" w:author="FSMM _" w:date="2019-10-17T20:09:00Z"/>
                <w:del w:id="3355" w:author="冰蓝城 [2]" w:date="2019-10-22T17:17:15Z"/>
                <w:b/>
              </w:rPr>
            </w:pPr>
            <w:ins w:id="3356" w:author="FSMM _" w:date="2019-10-17T20:09:00Z">
              <w:del w:id="3357" w:author="冰蓝城 [2]" w:date="2019-10-22T17:17:15Z">
                <w:r>
                  <w:rPr>
                    <w:rFonts w:hint="eastAsia"/>
                    <w:b/>
                  </w:rPr>
                  <w:delText>名称</w:delText>
                </w:r>
              </w:del>
            </w:ins>
          </w:p>
        </w:tc>
        <w:tc>
          <w:tcPr>
            <w:tcW w:w="1971" w:type="dxa"/>
            <w:gridSpan w:val="3"/>
          </w:tcPr>
          <w:p>
            <w:pPr>
              <w:ind w:firstLine="0" w:firstLineChars="0"/>
              <w:jc w:val="center"/>
              <w:rPr>
                <w:ins w:id="3358" w:author="FSMM _" w:date="2019-10-17T20:09:00Z"/>
                <w:del w:id="3359" w:author="冰蓝城 [2]" w:date="2019-10-22T17:17:15Z"/>
                <w:b/>
              </w:rPr>
            </w:pPr>
            <w:ins w:id="3360" w:author="FSMM _" w:date="2019-10-17T20:09:00Z">
              <w:del w:id="3361" w:author="冰蓝城 [2]" w:date="2019-10-22T17:17:15Z">
                <w:r>
                  <w:rPr>
                    <w:rFonts w:hint="eastAsia"/>
                    <w:b/>
                  </w:rPr>
                  <w:delText>类型</w:delText>
                </w:r>
              </w:del>
            </w:ins>
          </w:p>
        </w:tc>
        <w:tc>
          <w:tcPr>
            <w:tcW w:w="1971" w:type="dxa"/>
            <w:gridSpan w:val="3"/>
          </w:tcPr>
          <w:p>
            <w:pPr>
              <w:ind w:firstLine="0" w:firstLineChars="0"/>
              <w:jc w:val="center"/>
              <w:rPr>
                <w:ins w:id="3362" w:author="FSMM _" w:date="2019-10-17T20:09:00Z"/>
                <w:del w:id="3363" w:author="冰蓝城 [2]" w:date="2019-10-22T17:17:15Z"/>
                <w:b/>
              </w:rPr>
            </w:pPr>
            <w:ins w:id="3364" w:author="FSMM _" w:date="2019-10-17T20:09:00Z">
              <w:del w:id="3365" w:author="冰蓝城 [2]" w:date="2019-10-22T17:17:15Z">
                <w:r>
                  <w:rPr>
                    <w:rFonts w:hint="eastAsia"/>
                    <w:b/>
                  </w:rPr>
                  <w:delText>长度</w:delText>
                </w:r>
              </w:del>
            </w:ins>
          </w:p>
        </w:tc>
        <w:tc>
          <w:tcPr>
            <w:tcW w:w="1971" w:type="dxa"/>
            <w:gridSpan w:val="2"/>
          </w:tcPr>
          <w:p>
            <w:pPr>
              <w:ind w:firstLine="0" w:firstLineChars="0"/>
              <w:jc w:val="center"/>
              <w:rPr>
                <w:ins w:id="3366" w:author="FSMM _" w:date="2019-10-17T20:09:00Z"/>
                <w:del w:id="3367" w:author="冰蓝城 [2]" w:date="2019-10-22T17:17:15Z"/>
                <w:b/>
              </w:rPr>
            </w:pPr>
            <w:ins w:id="3368" w:author="FSMM _" w:date="2019-10-17T20:17:00Z">
              <w:del w:id="3369" w:author="冰蓝城 [2]" w:date="2019-10-22T17:17:15Z">
                <w:r>
                  <w:rPr>
                    <w:rFonts w:hint="eastAsia"/>
                    <w:b/>
                  </w:rPr>
                  <w:delText>属性</w:delText>
                </w:r>
              </w:del>
            </w:ins>
          </w:p>
        </w:tc>
      </w:tr>
    </w:tbl>
    <w:p>
      <w:pPr>
        <w:ind w:firstLine="0" w:firstLineChars="0"/>
        <w:rPr>
          <w:del w:id="3371" w:author="冰蓝城 [2]" w:date="2019-10-22T17:17:15Z"/>
        </w:rPr>
        <w:pPrChange w:id="3370" w:author="FSMM _" w:date="2019-10-17T20:07:00Z">
          <w:pPr>
            <w:ind w:firstLine="480"/>
          </w:pPr>
        </w:pPrChange>
      </w:pPr>
    </w:p>
    <w:p>
      <w:pPr>
        <w:ind w:firstLine="480"/>
        <w:rPr>
          <w:ins w:id="3372" w:author="FSMM _" w:date="2019-10-17T20:07:00Z"/>
          <w:del w:id="3373" w:author="冰蓝城 [2]" w:date="2019-10-22T17:17:15Z"/>
        </w:rPr>
      </w:pPr>
      <w:del w:id="3374" w:author="冰蓝城 [2]" w:date="2019-10-22T17:17:15Z">
        <w:r>
          <w:rPr>
            <w:rFonts w:hint="eastAsia"/>
          </w:rPr>
          <w:delText>线路表：</w:delText>
        </w:r>
      </w:del>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3375" w:author="FSMM _" w:date="2019-10-17T20:07:00Z"/>
          <w:del w:id="3376" w:author="冰蓝城 [2]" w:date="2019-10-22T17:17:15Z"/>
        </w:trPr>
        <w:tc>
          <w:tcPr>
            <w:tcW w:w="1970" w:type="dxa"/>
          </w:tcPr>
          <w:p>
            <w:pPr>
              <w:ind w:firstLine="0" w:firstLineChars="0"/>
              <w:jc w:val="center"/>
              <w:rPr>
                <w:ins w:id="3377" w:author="FSMM _" w:date="2019-10-17T20:07:00Z"/>
                <w:del w:id="3378" w:author="冰蓝城 [2]" w:date="2019-10-22T17:17:15Z"/>
                <w:b/>
              </w:rPr>
            </w:pPr>
            <w:ins w:id="3379" w:author="FSMM _" w:date="2019-10-17T20:07:00Z">
              <w:del w:id="3380" w:author="冰蓝城 [2]" w:date="2019-10-22T17:17:15Z">
                <w:r>
                  <w:rPr>
                    <w:rFonts w:hint="eastAsia"/>
                    <w:b/>
                  </w:rPr>
                  <w:delText>字段说明</w:delText>
                </w:r>
              </w:del>
            </w:ins>
          </w:p>
        </w:tc>
        <w:tc>
          <w:tcPr>
            <w:tcW w:w="1971" w:type="dxa"/>
          </w:tcPr>
          <w:p>
            <w:pPr>
              <w:ind w:firstLine="0" w:firstLineChars="0"/>
              <w:jc w:val="center"/>
              <w:rPr>
                <w:ins w:id="3381" w:author="FSMM _" w:date="2019-10-17T20:07:00Z"/>
                <w:del w:id="3382" w:author="冰蓝城 [2]" w:date="2019-10-22T17:17:15Z"/>
                <w:b/>
              </w:rPr>
            </w:pPr>
            <w:ins w:id="3383" w:author="FSMM _" w:date="2019-10-17T20:07:00Z">
              <w:del w:id="3384" w:author="冰蓝城 [2]" w:date="2019-10-22T17:17:15Z">
                <w:r>
                  <w:rPr>
                    <w:rFonts w:hint="eastAsia"/>
                    <w:b/>
                  </w:rPr>
                  <w:delText>名称</w:delText>
                </w:r>
              </w:del>
            </w:ins>
          </w:p>
        </w:tc>
        <w:tc>
          <w:tcPr>
            <w:tcW w:w="1971" w:type="dxa"/>
          </w:tcPr>
          <w:p>
            <w:pPr>
              <w:ind w:firstLine="0" w:firstLineChars="0"/>
              <w:jc w:val="center"/>
              <w:rPr>
                <w:ins w:id="3385" w:author="FSMM _" w:date="2019-10-17T20:07:00Z"/>
                <w:del w:id="3386" w:author="冰蓝城 [2]" w:date="2019-10-22T17:17:15Z"/>
                <w:b/>
              </w:rPr>
            </w:pPr>
            <w:ins w:id="3387" w:author="FSMM _" w:date="2019-10-17T20:07:00Z">
              <w:del w:id="3388" w:author="冰蓝城 [2]" w:date="2019-10-22T17:17:15Z">
                <w:r>
                  <w:rPr>
                    <w:rFonts w:hint="eastAsia"/>
                    <w:b/>
                  </w:rPr>
                  <w:delText>类型</w:delText>
                </w:r>
              </w:del>
            </w:ins>
          </w:p>
        </w:tc>
        <w:tc>
          <w:tcPr>
            <w:tcW w:w="1971" w:type="dxa"/>
          </w:tcPr>
          <w:p>
            <w:pPr>
              <w:ind w:firstLine="0" w:firstLineChars="0"/>
              <w:jc w:val="center"/>
              <w:rPr>
                <w:ins w:id="3389" w:author="FSMM _" w:date="2019-10-17T20:07:00Z"/>
                <w:del w:id="3390" w:author="冰蓝城 [2]" w:date="2019-10-22T17:17:15Z"/>
                <w:b/>
              </w:rPr>
            </w:pPr>
            <w:ins w:id="3391" w:author="FSMM _" w:date="2019-10-17T20:07:00Z">
              <w:del w:id="3392" w:author="冰蓝城 [2]" w:date="2019-10-22T17:17:15Z">
                <w:r>
                  <w:rPr>
                    <w:rFonts w:hint="eastAsia"/>
                    <w:b/>
                  </w:rPr>
                  <w:delText>长度</w:delText>
                </w:r>
              </w:del>
            </w:ins>
          </w:p>
        </w:tc>
        <w:tc>
          <w:tcPr>
            <w:tcW w:w="1971" w:type="dxa"/>
          </w:tcPr>
          <w:p>
            <w:pPr>
              <w:ind w:firstLine="0" w:firstLineChars="0"/>
              <w:jc w:val="center"/>
              <w:rPr>
                <w:ins w:id="3393" w:author="FSMM _" w:date="2019-10-17T20:07:00Z"/>
                <w:del w:id="3394" w:author="冰蓝城 [2]" w:date="2019-10-22T17:17:15Z"/>
                <w:b/>
              </w:rPr>
            </w:pPr>
            <w:ins w:id="3395" w:author="FSMM _" w:date="2019-10-17T20:17:00Z">
              <w:del w:id="3396" w:author="冰蓝城 [2]" w:date="2019-10-22T17:17:15Z">
                <w:r>
                  <w:rPr>
                    <w:rFonts w:hint="eastAsia"/>
                    <w:b/>
                  </w:rPr>
                  <w:delText>属性</w:delText>
                </w:r>
              </w:del>
            </w:ins>
          </w:p>
        </w:tc>
      </w:tr>
    </w:tbl>
    <w:p>
      <w:pPr>
        <w:ind w:firstLine="0" w:firstLineChars="0"/>
        <w:rPr>
          <w:del w:id="3398" w:author="冰蓝城 [2]" w:date="2019-10-22T17:17:15Z"/>
        </w:rPr>
        <w:pPrChange w:id="3397" w:author="FSMM _" w:date="2019-10-17T20:07:00Z">
          <w:pPr>
            <w:ind w:firstLine="480"/>
          </w:pPr>
        </w:pPrChange>
      </w:pPr>
    </w:p>
    <w:tbl>
      <w:tblPr>
        <w:tblStyle w:val="18"/>
        <w:tblW w:w="95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6"/>
        <w:gridCol w:w="1056"/>
        <w:gridCol w:w="1476"/>
        <w:gridCol w:w="1476"/>
        <w:gridCol w:w="1476"/>
        <w:gridCol w:w="846"/>
        <w:gridCol w:w="1121"/>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399" w:author="冰蓝城 [2]" w:date="2019-10-22T17:17:15Z"/>
        </w:trPr>
        <w:tc>
          <w:tcPr>
            <w:tcW w:w="1056" w:type="dxa"/>
            <w:vAlign w:val="center"/>
          </w:tcPr>
          <w:p>
            <w:pPr>
              <w:ind w:firstLine="0" w:firstLineChars="0"/>
              <w:jc w:val="center"/>
              <w:rPr>
                <w:del w:id="3400" w:author="冰蓝城 [2]" w:date="2019-10-22T17:17:15Z"/>
                <w:sz w:val="21"/>
                <w:szCs w:val="21"/>
              </w:rPr>
            </w:pPr>
            <w:del w:id="3401" w:author="冰蓝城 [2]" w:date="2019-10-22T17:17:15Z">
              <w:r>
                <w:rPr>
                  <w:rFonts w:hint="eastAsia"/>
                  <w:sz w:val="21"/>
                  <w:szCs w:val="21"/>
                </w:rPr>
                <w:delText>线路序号</w:delText>
              </w:r>
            </w:del>
          </w:p>
        </w:tc>
        <w:tc>
          <w:tcPr>
            <w:tcW w:w="1056" w:type="dxa"/>
            <w:vAlign w:val="center"/>
          </w:tcPr>
          <w:p>
            <w:pPr>
              <w:ind w:firstLine="0" w:firstLineChars="0"/>
              <w:jc w:val="center"/>
              <w:rPr>
                <w:del w:id="3402" w:author="冰蓝城 [2]" w:date="2019-10-22T17:17:15Z"/>
                <w:sz w:val="21"/>
                <w:szCs w:val="21"/>
              </w:rPr>
            </w:pPr>
            <w:del w:id="3403" w:author="冰蓝城 [2]" w:date="2019-10-22T17:17:15Z">
              <w:r>
                <w:rPr>
                  <w:rFonts w:hint="eastAsia"/>
                  <w:sz w:val="21"/>
                  <w:szCs w:val="21"/>
                </w:rPr>
                <w:delText>所属图层</w:delText>
              </w:r>
            </w:del>
          </w:p>
        </w:tc>
        <w:tc>
          <w:tcPr>
            <w:tcW w:w="1476" w:type="dxa"/>
            <w:vAlign w:val="center"/>
          </w:tcPr>
          <w:p>
            <w:pPr>
              <w:ind w:firstLine="0" w:firstLineChars="0"/>
              <w:jc w:val="center"/>
              <w:rPr>
                <w:del w:id="3404" w:author="冰蓝城 [2]" w:date="2019-10-22T17:17:15Z"/>
                <w:sz w:val="21"/>
                <w:szCs w:val="21"/>
              </w:rPr>
            </w:pPr>
            <w:del w:id="3405" w:author="冰蓝城 [2]" w:date="2019-10-22T17:17:15Z">
              <w:r>
                <w:rPr>
                  <w:rFonts w:hint="eastAsia"/>
                  <w:sz w:val="21"/>
                  <w:szCs w:val="21"/>
                </w:rPr>
                <w:delText>起点标记序号</w:delText>
              </w:r>
            </w:del>
          </w:p>
        </w:tc>
        <w:tc>
          <w:tcPr>
            <w:tcW w:w="1476" w:type="dxa"/>
            <w:vAlign w:val="center"/>
          </w:tcPr>
          <w:p>
            <w:pPr>
              <w:ind w:firstLine="0" w:firstLineChars="0"/>
              <w:jc w:val="center"/>
              <w:rPr>
                <w:del w:id="3406" w:author="冰蓝城 [2]" w:date="2019-10-22T17:17:15Z"/>
                <w:sz w:val="21"/>
                <w:szCs w:val="21"/>
              </w:rPr>
            </w:pPr>
            <w:del w:id="3407" w:author="冰蓝城 [2]" w:date="2019-10-22T17:17:15Z">
              <w:r>
                <w:rPr>
                  <w:rFonts w:hint="eastAsia"/>
                  <w:sz w:val="21"/>
                  <w:szCs w:val="21"/>
                </w:rPr>
                <w:delText>终点标记序号</w:delText>
              </w:r>
            </w:del>
          </w:p>
        </w:tc>
        <w:tc>
          <w:tcPr>
            <w:tcW w:w="1476" w:type="dxa"/>
            <w:vAlign w:val="center"/>
          </w:tcPr>
          <w:p>
            <w:pPr>
              <w:ind w:firstLine="0" w:firstLineChars="0"/>
              <w:jc w:val="center"/>
              <w:rPr>
                <w:del w:id="3408" w:author="冰蓝城 [2]" w:date="2019-10-22T17:17:15Z"/>
                <w:sz w:val="21"/>
                <w:szCs w:val="21"/>
              </w:rPr>
            </w:pPr>
            <w:del w:id="3409" w:author="冰蓝城 [2]" w:date="2019-10-22T17:17:15Z">
              <w:r>
                <w:rPr>
                  <w:rFonts w:hint="eastAsia"/>
                  <w:sz w:val="21"/>
                  <w:szCs w:val="21"/>
                </w:rPr>
                <w:delText>中间标记链表</w:delText>
              </w:r>
            </w:del>
          </w:p>
        </w:tc>
        <w:tc>
          <w:tcPr>
            <w:tcW w:w="846" w:type="dxa"/>
            <w:vAlign w:val="center"/>
          </w:tcPr>
          <w:p>
            <w:pPr>
              <w:ind w:firstLine="0" w:firstLineChars="0"/>
              <w:jc w:val="center"/>
              <w:rPr>
                <w:del w:id="3410" w:author="冰蓝城 [2]" w:date="2019-10-22T17:17:15Z"/>
                <w:sz w:val="21"/>
                <w:szCs w:val="21"/>
              </w:rPr>
            </w:pPr>
            <w:del w:id="3411" w:author="冰蓝城 [2]" w:date="2019-10-22T17:17:15Z">
              <w:r>
                <w:rPr>
                  <w:rFonts w:hint="eastAsia"/>
                  <w:sz w:val="21"/>
                  <w:szCs w:val="21"/>
                </w:rPr>
                <w:delText>路程</w:delText>
              </w:r>
            </w:del>
          </w:p>
        </w:tc>
        <w:tc>
          <w:tcPr>
            <w:tcW w:w="1121" w:type="dxa"/>
            <w:vAlign w:val="center"/>
          </w:tcPr>
          <w:p>
            <w:pPr>
              <w:ind w:firstLine="0" w:firstLineChars="0"/>
              <w:jc w:val="center"/>
              <w:rPr>
                <w:del w:id="3412" w:author="冰蓝城 [2]" w:date="2019-10-22T17:17:15Z"/>
                <w:sz w:val="21"/>
                <w:szCs w:val="21"/>
              </w:rPr>
            </w:pPr>
            <w:del w:id="3413" w:author="冰蓝城 [2]" w:date="2019-10-22T17:17:15Z">
              <w:r>
                <w:rPr>
                  <w:rFonts w:hint="eastAsia"/>
                  <w:sz w:val="21"/>
                  <w:szCs w:val="21"/>
                </w:rPr>
                <w:delText>上传者ID</w:delText>
              </w:r>
            </w:del>
          </w:p>
        </w:tc>
        <w:tc>
          <w:tcPr>
            <w:tcW w:w="1056" w:type="dxa"/>
            <w:vAlign w:val="center"/>
          </w:tcPr>
          <w:p>
            <w:pPr>
              <w:ind w:firstLine="0" w:firstLineChars="0"/>
              <w:jc w:val="center"/>
              <w:rPr>
                <w:del w:id="3414" w:author="冰蓝城 [2]" w:date="2019-10-22T17:17:15Z"/>
                <w:sz w:val="21"/>
                <w:szCs w:val="21"/>
              </w:rPr>
            </w:pPr>
            <w:del w:id="3415" w:author="冰蓝城 [2]" w:date="2019-10-22T17:17:15Z">
              <w:r>
                <w:rPr>
                  <w:rFonts w:hint="eastAsia"/>
                  <w:sz w:val="21"/>
                  <w:szCs w:val="21"/>
                </w:rPr>
                <w:delText>上传时间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3416" w:author="冰蓝城 [2]" w:date="2019-10-22T17:17:15Z"/>
        </w:trPr>
        <w:tc>
          <w:tcPr>
            <w:tcW w:w="1056" w:type="dxa"/>
            <w:vAlign w:val="center"/>
          </w:tcPr>
          <w:p>
            <w:pPr>
              <w:ind w:firstLine="0" w:firstLineChars="0"/>
              <w:jc w:val="center"/>
              <w:rPr>
                <w:del w:id="3417" w:author="冰蓝城 [2]" w:date="2019-10-22T17:17:15Z"/>
                <w:sz w:val="21"/>
                <w:szCs w:val="21"/>
              </w:rPr>
            </w:pPr>
            <w:del w:id="3418" w:author="冰蓝城 [2]" w:date="2019-10-22T17:17:15Z">
              <w:r>
                <w:rPr>
                  <w:rFonts w:hint="eastAsia"/>
                  <w:sz w:val="21"/>
                  <w:szCs w:val="21"/>
                </w:rPr>
                <w:delText>整型</w:delText>
              </w:r>
            </w:del>
          </w:p>
        </w:tc>
        <w:tc>
          <w:tcPr>
            <w:tcW w:w="1056" w:type="dxa"/>
            <w:vAlign w:val="center"/>
          </w:tcPr>
          <w:p>
            <w:pPr>
              <w:ind w:firstLine="0" w:firstLineChars="0"/>
              <w:jc w:val="center"/>
              <w:rPr>
                <w:del w:id="3419" w:author="冰蓝城 [2]" w:date="2019-10-22T17:17:15Z"/>
                <w:sz w:val="21"/>
                <w:szCs w:val="21"/>
              </w:rPr>
            </w:pPr>
            <w:del w:id="3420" w:author="冰蓝城 [2]" w:date="2019-10-22T17:17:15Z">
              <w:r>
                <w:rPr>
                  <w:rFonts w:hint="eastAsia"/>
                  <w:sz w:val="21"/>
                  <w:szCs w:val="21"/>
                </w:rPr>
                <w:delText>字符型</w:delText>
              </w:r>
            </w:del>
          </w:p>
        </w:tc>
        <w:tc>
          <w:tcPr>
            <w:tcW w:w="1476" w:type="dxa"/>
            <w:vAlign w:val="center"/>
          </w:tcPr>
          <w:p>
            <w:pPr>
              <w:ind w:firstLine="0" w:firstLineChars="0"/>
              <w:jc w:val="center"/>
              <w:rPr>
                <w:del w:id="3421" w:author="冰蓝城 [2]" w:date="2019-10-22T17:17:15Z"/>
                <w:sz w:val="21"/>
                <w:szCs w:val="21"/>
              </w:rPr>
            </w:pPr>
            <w:del w:id="3422" w:author="冰蓝城 [2]" w:date="2019-10-22T17:17:15Z">
              <w:r>
                <w:rPr>
                  <w:rFonts w:hint="eastAsia"/>
                  <w:sz w:val="21"/>
                  <w:szCs w:val="21"/>
                </w:rPr>
                <w:delText>整型</w:delText>
              </w:r>
            </w:del>
          </w:p>
        </w:tc>
        <w:tc>
          <w:tcPr>
            <w:tcW w:w="1476" w:type="dxa"/>
            <w:vAlign w:val="center"/>
          </w:tcPr>
          <w:p>
            <w:pPr>
              <w:ind w:firstLine="0" w:firstLineChars="0"/>
              <w:jc w:val="center"/>
              <w:rPr>
                <w:del w:id="3423" w:author="冰蓝城 [2]" w:date="2019-10-22T17:17:15Z"/>
                <w:sz w:val="21"/>
                <w:szCs w:val="21"/>
              </w:rPr>
            </w:pPr>
            <w:del w:id="3424" w:author="冰蓝城 [2]" w:date="2019-10-22T17:17:15Z">
              <w:r>
                <w:rPr>
                  <w:rFonts w:hint="eastAsia"/>
                  <w:sz w:val="21"/>
                  <w:szCs w:val="21"/>
                </w:rPr>
                <w:delText>整型</w:delText>
              </w:r>
            </w:del>
          </w:p>
        </w:tc>
        <w:tc>
          <w:tcPr>
            <w:tcW w:w="1476" w:type="dxa"/>
            <w:vAlign w:val="center"/>
          </w:tcPr>
          <w:p>
            <w:pPr>
              <w:ind w:firstLine="0" w:firstLineChars="0"/>
              <w:jc w:val="center"/>
              <w:rPr>
                <w:del w:id="3425" w:author="冰蓝城 [2]" w:date="2019-10-22T17:17:15Z"/>
                <w:sz w:val="21"/>
                <w:szCs w:val="21"/>
              </w:rPr>
            </w:pPr>
            <w:del w:id="3426" w:author="冰蓝城 [2]" w:date="2019-10-22T17:17:15Z">
              <w:r>
                <w:rPr>
                  <w:rFonts w:hint="eastAsia"/>
                  <w:sz w:val="21"/>
                  <w:szCs w:val="21"/>
                </w:rPr>
                <w:delText>链表型</w:delText>
              </w:r>
            </w:del>
          </w:p>
        </w:tc>
        <w:tc>
          <w:tcPr>
            <w:tcW w:w="846" w:type="dxa"/>
            <w:vAlign w:val="center"/>
          </w:tcPr>
          <w:p>
            <w:pPr>
              <w:ind w:firstLine="0" w:firstLineChars="0"/>
              <w:jc w:val="center"/>
              <w:rPr>
                <w:del w:id="3427" w:author="冰蓝城 [2]" w:date="2019-10-22T17:17:15Z"/>
                <w:sz w:val="21"/>
                <w:szCs w:val="21"/>
              </w:rPr>
            </w:pPr>
            <w:del w:id="3428" w:author="冰蓝城 [2]" w:date="2019-10-22T17:17:15Z">
              <w:r>
                <w:rPr>
                  <w:rFonts w:hint="eastAsia"/>
                  <w:sz w:val="21"/>
                  <w:szCs w:val="21"/>
                </w:rPr>
                <w:delText>浮点型</w:delText>
              </w:r>
            </w:del>
          </w:p>
        </w:tc>
        <w:tc>
          <w:tcPr>
            <w:tcW w:w="1121" w:type="dxa"/>
            <w:vAlign w:val="center"/>
          </w:tcPr>
          <w:p>
            <w:pPr>
              <w:ind w:firstLine="0" w:firstLineChars="0"/>
              <w:jc w:val="center"/>
              <w:rPr>
                <w:del w:id="3429" w:author="冰蓝城 [2]" w:date="2019-10-22T17:17:15Z"/>
                <w:sz w:val="21"/>
                <w:szCs w:val="21"/>
              </w:rPr>
            </w:pPr>
            <w:del w:id="3430" w:author="冰蓝城 [2]" w:date="2019-10-22T17:17:15Z">
              <w:r>
                <w:rPr>
                  <w:rFonts w:hint="eastAsia"/>
                  <w:sz w:val="21"/>
                  <w:szCs w:val="21"/>
                </w:rPr>
                <w:delText>整型</w:delText>
              </w:r>
            </w:del>
          </w:p>
        </w:tc>
        <w:tc>
          <w:tcPr>
            <w:tcW w:w="1056" w:type="dxa"/>
            <w:vAlign w:val="center"/>
          </w:tcPr>
          <w:p>
            <w:pPr>
              <w:ind w:firstLine="0" w:firstLineChars="0"/>
              <w:jc w:val="center"/>
              <w:rPr>
                <w:del w:id="3431" w:author="冰蓝城 [2]" w:date="2019-10-22T17:17:15Z"/>
                <w:sz w:val="21"/>
                <w:szCs w:val="21"/>
              </w:rPr>
            </w:pPr>
            <w:del w:id="3432" w:author="冰蓝城 [2]" w:date="2019-10-22T17:17:15Z">
              <w:r>
                <w:rPr>
                  <w:rFonts w:hint="eastAsia"/>
                  <w:sz w:val="21"/>
                  <w:szCs w:val="21"/>
                </w:rPr>
                <w:delText>Date</w:delText>
              </w:r>
            </w:del>
          </w:p>
        </w:tc>
      </w:tr>
    </w:tbl>
    <w:p>
      <w:pPr>
        <w:ind w:firstLine="480"/>
        <w:rPr>
          <w:del w:id="3433" w:author="冰蓝城 [2]" w:date="2019-10-22T17:17:15Z"/>
        </w:rPr>
      </w:pPr>
    </w:p>
    <w:p>
      <w:pPr>
        <w:pStyle w:val="3"/>
        <w:ind w:firstLine="151"/>
        <w:rPr>
          <w:ins w:id="3434" w:author="admin" w:date="2019-10-16T20:48:00Z"/>
          <w:del w:id="3435" w:author="冰蓝城 [2]" w:date="2019-10-22T17:17:15Z"/>
        </w:rPr>
      </w:pPr>
      <w:del w:id="3436" w:author="冰蓝城 [2]" w:date="2019-10-22T17:17:15Z">
        <w:r>
          <w:rPr>
            <w:rFonts w:hint="eastAsia"/>
          </w:rPr>
          <w:delText>3.2动态数据</w:delText>
        </w:r>
      </w:del>
    </w:p>
    <w:p>
      <w:pPr>
        <w:pStyle w:val="4"/>
        <w:ind w:firstLine="281"/>
        <w:rPr>
          <w:ins w:id="3437" w:author="admin" w:date="2019-10-16T20:48:00Z"/>
          <w:del w:id="3438" w:author="冰蓝城 [2]" w:date="2019-10-22T17:17:15Z"/>
        </w:rPr>
      </w:pPr>
      <w:ins w:id="3439" w:author="admin" w:date="2019-10-16T20:48:00Z">
        <w:del w:id="3440" w:author="冰蓝城 [2]" w:date="2019-10-22T17:17:15Z">
          <w:r>
            <w:rPr/>
            <w:delText>3</w:delText>
          </w:r>
        </w:del>
      </w:ins>
      <w:ins w:id="3441" w:author="admin" w:date="2019-10-16T20:48:00Z">
        <w:del w:id="3442" w:author="冰蓝城 [2]" w:date="2019-10-22T17:17:15Z">
          <w:r>
            <w:rPr>
              <w:rFonts w:hint="eastAsia"/>
            </w:rPr>
            <w:delText>.</w:delText>
          </w:r>
        </w:del>
      </w:ins>
      <w:ins w:id="3443" w:author="admin" w:date="2019-10-16T20:48:00Z">
        <w:del w:id="3444" w:author="冰蓝城 [2]" w:date="2019-10-22T17:17:15Z">
          <w:r>
            <w:rPr/>
            <w:delText>2</w:delText>
          </w:r>
        </w:del>
      </w:ins>
      <w:ins w:id="3445" w:author="admin" w:date="2019-10-16T20:48:00Z">
        <w:del w:id="3446" w:author="冰蓝城 [2]" w:date="2019-10-22T17:17:15Z">
          <w:r>
            <w:rPr>
              <w:rFonts w:hint="eastAsia"/>
            </w:rPr>
            <w:delText>.</w:delText>
          </w:r>
        </w:del>
      </w:ins>
      <w:ins w:id="3447" w:author="admin" w:date="2019-10-16T20:48:00Z">
        <w:del w:id="3448" w:author="冰蓝城 [2]" w:date="2019-10-22T17:17:15Z">
          <w:r>
            <w:rPr/>
            <w:delText xml:space="preserve">1 </w:delText>
          </w:r>
        </w:del>
      </w:ins>
      <w:ins w:id="3449" w:author="admin" w:date="2019-10-16T20:48:00Z">
        <w:del w:id="3450" w:author="冰蓝城 [2]" w:date="2019-10-22T17:17:15Z">
          <w:r>
            <w:rPr>
              <w:rFonts w:hint="eastAsia"/>
            </w:rPr>
            <w:delText>图层筛选与扩展模块</w:delText>
          </w:r>
        </w:del>
      </w:ins>
    </w:p>
    <w:p>
      <w:pPr>
        <w:ind w:firstLine="480"/>
        <w:rPr>
          <w:del w:id="3452" w:author="冰蓝城 [2]" w:date="2019-10-22T17:17:15Z"/>
        </w:rPr>
        <w:pPrChange w:id="3451" w:author="admin" w:date="2019-10-16T20:48:00Z">
          <w:pPr>
            <w:pStyle w:val="3"/>
            <w:ind w:firstLine="151"/>
          </w:pPr>
        </w:pPrChange>
      </w:pPr>
      <w:ins w:id="3453" w:author="admin" w:date="2019-10-16T20:48:00Z">
        <w:del w:id="3454" w:author="冰蓝城 [2]" w:date="2019-10-22T17:17:15Z">
          <w:r>
            <w:rPr>
              <w:rFonts w:hint="eastAsia"/>
            </w:rPr>
            <w:delText xml:space="preserve"> </w:delText>
          </w:r>
        </w:del>
      </w:ins>
      <w:ins w:id="3455" w:author="admin" w:date="2019-10-16T20:48:00Z">
        <w:del w:id="3456" w:author="冰蓝城 [2]" w:date="2019-10-22T17:17:15Z">
          <w:r>
            <w:rPr/>
            <w:delText xml:space="preserve">       </w:delText>
          </w:r>
        </w:del>
      </w:ins>
    </w:p>
    <w:p>
      <w:pPr>
        <w:ind w:firstLine="0" w:firstLineChars="0"/>
        <w:rPr>
          <w:ins w:id="3458" w:author="admin" w:date="2019-10-16T20:47:00Z"/>
          <w:del w:id="3459" w:author="冰蓝城 [2]" w:date="2019-10-22T17:17:15Z"/>
        </w:rPr>
        <w:pPrChange w:id="3457" w:author="admin" w:date="2019-10-16T20:48:00Z">
          <w:pPr>
            <w:ind w:firstLine="480"/>
          </w:pPr>
        </w:pPrChange>
      </w:pPr>
      <w:ins w:id="3460" w:author="admin" w:date="2019-10-16T20:47:00Z">
        <w:del w:id="3461" w:author="冰蓝城 [2]" w:date="2019-10-22T17:17:15Z">
          <w:r>
            <w:rPr>
              <w:rFonts w:hint="eastAsia"/>
            </w:rPr>
            <w:delText>输入数据：图层选项</w:delText>
          </w:r>
        </w:del>
      </w:ins>
      <w:ins w:id="3462" w:author="admin" w:date="2019-10-16T20:48:00Z">
        <w:del w:id="3463" w:author="冰蓝城 [2]" w:date="2019-10-22T17:17:15Z">
          <w:r>
            <w:rPr>
              <w:rFonts w:hint="eastAsia"/>
            </w:rPr>
            <w:delText>、新增图层名</w:delText>
          </w:r>
        </w:del>
      </w:ins>
    </w:p>
    <w:p>
      <w:pPr>
        <w:ind w:firstLine="480"/>
        <w:rPr>
          <w:ins w:id="3464" w:author="admin" w:date="2019-10-16T20:47:00Z"/>
          <w:del w:id="3465" w:author="冰蓝城 [2]" w:date="2019-10-22T17:17:15Z"/>
        </w:rPr>
      </w:pPr>
      <w:ins w:id="3466" w:author="admin" w:date="2019-10-16T20:47:00Z">
        <w:del w:id="3467" w:author="冰蓝城 [2]" w:date="2019-10-22T17:17:15Z">
          <w:r>
            <w:rPr>
              <w:rFonts w:hint="eastAsia"/>
            </w:rPr>
            <w:delText>输出数据：对应图层的标记及线路</w:delText>
          </w:r>
        </w:del>
      </w:ins>
      <w:ins w:id="3468" w:author="admin" w:date="2019-10-16T20:48:00Z">
        <w:del w:id="3469" w:author="冰蓝城 [2]" w:date="2019-10-22T17:17:15Z">
          <w:r>
            <w:rPr>
              <w:rFonts w:hint="eastAsia"/>
            </w:rPr>
            <w:delText>、</w:delText>
          </w:r>
        </w:del>
      </w:ins>
      <w:ins w:id="3470" w:author="admin" w:date="2019-10-16T20:49:00Z">
        <w:del w:id="3471" w:author="冰蓝城 [2]" w:date="2019-10-22T17:17:15Z">
          <w:r>
            <w:rPr>
              <w:rFonts w:hint="eastAsia"/>
            </w:rPr>
            <w:delText>新增图层信息</w:delText>
          </w:r>
        </w:del>
      </w:ins>
    </w:p>
    <w:p>
      <w:pPr>
        <w:ind w:firstLine="480"/>
        <w:rPr>
          <w:ins w:id="3472" w:author="admin" w:date="2019-10-16T20:45:00Z"/>
          <w:del w:id="3473" w:author="冰蓝城 [2]" w:date="2019-10-22T17:17:15Z"/>
        </w:rPr>
      </w:pPr>
    </w:p>
    <w:p>
      <w:pPr>
        <w:ind w:firstLine="480"/>
        <w:rPr>
          <w:del w:id="3474" w:author="冰蓝城 [2]" w:date="2019-10-22T17:17:15Z"/>
        </w:rPr>
      </w:pPr>
      <w:del w:id="3475" w:author="冰蓝城 [2]" w:date="2019-10-22T17:17:15Z">
        <w:r>
          <w:rPr>
            <w:rFonts w:hint="eastAsia"/>
          </w:rPr>
          <w:delText>输入数据：经度(longitude)、纬度(latitude)、高度(height)、时间(time)、用户名、密码、地点、标记内容、标记状态、菜单选项。</w:delText>
        </w:r>
      </w:del>
    </w:p>
    <w:p>
      <w:pPr>
        <w:ind w:firstLine="480"/>
        <w:rPr>
          <w:del w:id="3476" w:author="冰蓝城 [2]" w:date="2019-10-22T17:17:15Z"/>
        </w:rPr>
      </w:pPr>
      <w:del w:id="3477" w:author="冰蓝城 [2]" w:date="2019-10-22T17:17:15Z">
        <w:r>
          <w:rPr>
            <w:rFonts w:hint="eastAsia"/>
          </w:rPr>
          <w:delText>输出数据：对应菜单项执行结果，图或表或文字。</w:delText>
        </w:r>
      </w:del>
    </w:p>
    <w:p>
      <w:pPr>
        <w:pStyle w:val="3"/>
        <w:ind w:firstLine="151"/>
        <w:rPr>
          <w:del w:id="3478" w:author="冰蓝城 [2]" w:date="2019-10-22T17:17:15Z"/>
        </w:rPr>
      </w:pPr>
      <w:del w:id="3479" w:author="冰蓝城 [2]" w:date="2019-10-22T17:17:15Z">
        <w:r>
          <w:rPr>
            <w:rFonts w:hint="eastAsia"/>
          </w:rPr>
          <w:delText>3.3数据库描述</w:delText>
        </w:r>
      </w:del>
    </w:p>
    <w:p>
      <w:pPr>
        <w:ind w:firstLine="480"/>
        <w:rPr>
          <w:del w:id="3480" w:author="冰蓝城 [2]" w:date="2019-10-22T17:17:15Z"/>
        </w:rPr>
      </w:pPr>
      <w:del w:id="3481" w:author="冰蓝城 [2]" w:date="2019-10-22T17:17:15Z">
        <w:r>
          <w:rPr>
            <w:rFonts w:hint="eastAsia"/>
          </w:rPr>
          <w:delText>所用数据库：</w:delText>
        </w:r>
      </w:del>
      <w:del w:id="3482" w:author="冰蓝城 [2]" w:date="2019-10-22T17:17:15Z">
        <w:r>
          <w:rPr/>
          <w:delText>SQL server 20</w:delText>
        </w:r>
      </w:del>
      <w:del w:id="3483" w:author="冰蓝城 [2]" w:date="2019-10-22T17:17:15Z">
        <w:r>
          <w:rPr>
            <w:rFonts w:hint="eastAsia"/>
          </w:rPr>
          <w:delText>12。</w:delText>
        </w:r>
      </w:del>
    </w:p>
    <w:p>
      <w:pPr>
        <w:ind w:firstLine="480"/>
        <w:rPr>
          <w:del w:id="3484" w:author="冰蓝城 [2]" w:date="2019-10-22T17:17:15Z"/>
        </w:rPr>
      </w:pPr>
      <w:del w:id="3485" w:author="冰蓝城 [2]" w:date="2019-10-22T17:17:15Z">
        <w:r>
          <w:rPr>
            <w:rFonts w:hint="eastAsia"/>
          </w:rPr>
          <w:delText>SQL Server 是Microsoft 公司推出的关系型数据库管理系统，具有使用方便、可伸缩性好与相关软件集成程度高等优点。Microsoft SQL Server 数据库引擎为关系型数据和结构化数据提供了更安全可靠的存储功能，可以构建和管理用于业务的高可用和高性能的数据应用程序。</w:delText>
        </w:r>
      </w:del>
    </w:p>
    <w:p>
      <w:pPr>
        <w:ind w:firstLine="480"/>
        <w:rPr>
          <w:del w:id="3486" w:author="冰蓝城 [2]" w:date="2019-10-22T17:17:15Z"/>
        </w:rPr>
      </w:pPr>
      <w:del w:id="3487" w:author="冰蓝城 [2]" w:date="2019-10-22T17:17:15Z">
        <w:r>
          <w:rPr>
            <w:rFonts w:hint="eastAsia"/>
          </w:rPr>
          <w:delText>微软对SQL Server 2012的定位是帮助企业处理每年大量的数据(Z级别)增长。因为考虑到4D GIS标记系统的用户量可能会较大，用户上传的标记也会很多，所以选用能够处理大量数据的SQL Server 2012。</w:delText>
        </w:r>
      </w:del>
    </w:p>
    <w:p>
      <w:pPr>
        <w:pStyle w:val="3"/>
        <w:ind w:firstLine="151"/>
        <w:rPr>
          <w:del w:id="3488" w:author="冰蓝城 [2]" w:date="2019-10-22T17:17:15Z"/>
        </w:rPr>
      </w:pPr>
      <w:del w:id="3489" w:author="冰蓝城 [2]" w:date="2019-10-22T17:17:15Z">
        <w:r>
          <w:rPr>
            <w:rFonts w:hint="eastAsia"/>
          </w:rPr>
          <w:delText>3.4数据词典</w:delText>
        </w:r>
      </w:del>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98"/>
        <w:gridCol w:w="573"/>
        <w:gridCol w:w="383"/>
        <w:tblGridChange w:id="3490">
          <w:tblGrid>
            <w:gridCol w:w="8898"/>
            <w:gridCol w:w="573"/>
            <w:gridCol w:w="144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2"/>
          <w:wAfter w:w="956" w:type="dxa"/>
          <w:jc w:val="center"/>
          <w:del w:id="3491" w:author="冰蓝城 [2]" w:date="2019-10-22T17:17:15Z"/>
        </w:trPr>
        <w:tc>
          <w:tcPr>
            <w:tcW w:w="8898" w:type="dxa"/>
          </w:tcPr>
          <w:p>
            <w:pPr>
              <w:ind w:firstLine="0" w:firstLineChars="0"/>
              <w:rPr>
                <w:del w:id="3492" w:author="冰蓝城 [2]" w:date="2019-10-22T17:17:15Z"/>
              </w:rPr>
            </w:pPr>
            <w:del w:id="3493" w:author="冰蓝城 [2]" w:date="2019-10-22T17:17:15Z">
              <w:r>
                <w:rPr>
                  <w:rFonts w:hint="eastAsia"/>
                </w:rPr>
                <w:delText>名称：用户表</w:delText>
              </w:r>
            </w:del>
          </w:p>
          <w:p>
            <w:pPr>
              <w:ind w:firstLine="0" w:firstLineChars="0"/>
              <w:rPr>
                <w:del w:id="3494" w:author="冰蓝城 [2]" w:date="2019-10-22T17:17:15Z"/>
              </w:rPr>
            </w:pPr>
            <w:del w:id="3495" w:author="冰蓝城 [2]" w:date="2019-10-22T17:17:15Z">
              <w:r>
                <w:rPr>
                  <w:rFonts w:hint="eastAsia"/>
                </w:rPr>
                <w:delText>别名：用户信息表</w:delText>
              </w:r>
            </w:del>
          </w:p>
          <w:p>
            <w:pPr>
              <w:ind w:firstLine="0" w:firstLineChars="0"/>
              <w:rPr>
                <w:del w:id="3496" w:author="冰蓝城 [2]" w:date="2019-10-22T17:17:15Z"/>
              </w:rPr>
            </w:pPr>
            <w:del w:id="3497" w:author="冰蓝城 [2]" w:date="2019-10-22T17:17:15Z">
              <w:r>
                <w:rPr>
                  <w:rFonts w:hint="eastAsia"/>
                </w:rPr>
                <w:delText>描述：注册使用4D GIS标记系统的用户信息</w:delText>
              </w:r>
            </w:del>
          </w:p>
          <w:p>
            <w:pPr>
              <w:ind w:firstLine="0" w:firstLineChars="0"/>
              <w:rPr>
                <w:del w:id="3498" w:author="冰蓝城 [2]" w:date="2019-10-22T17:17:15Z"/>
              </w:rPr>
            </w:pPr>
            <w:del w:id="3499" w:author="冰蓝城 [2]" w:date="2019-10-22T17:17:15Z">
              <w:r>
                <w:rPr>
                  <w:rFonts w:hint="eastAsia"/>
                </w:rPr>
                <w:delText>定义：用户表=用户ID+手机号+用户昵称+密码+其他信息</w:delText>
              </w:r>
            </w:del>
          </w:p>
          <w:p>
            <w:pPr>
              <w:ind w:left="720" w:leftChars="300" w:firstLine="0" w:firstLineChars="0"/>
              <w:rPr>
                <w:del w:id="3500" w:author="冰蓝城 [2]" w:date="2019-10-22T17:17:15Z"/>
              </w:rPr>
            </w:pPr>
            <w:del w:id="3501" w:author="冰蓝城 [2]" w:date="2019-10-22T17:17:15Z">
              <w:r>
                <w:rPr>
                  <w:rFonts w:hint="eastAsia"/>
                </w:rPr>
                <w:delText>用户ID ：int</w:delText>
              </w:r>
            </w:del>
          </w:p>
          <w:p>
            <w:pPr>
              <w:ind w:left="720" w:leftChars="300" w:firstLine="0" w:firstLineChars="0"/>
              <w:rPr>
                <w:del w:id="3502" w:author="冰蓝城 [2]" w:date="2019-10-22T17:17:15Z"/>
              </w:rPr>
            </w:pPr>
            <w:del w:id="3503" w:author="冰蓝城 [2]" w:date="2019-10-22T17:17:15Z">
              <w:r>
                <w:rPr>
                  <w:rFonts w:hint="eastAsia"/>
                </w:rPr>
                <w:delText>手机号：char[11]</w:delText>
              </w:r>
            </w:del>
          </w:p>
          <w:p>
            <w:pPr>
              <w:ind w:left="720" w:leftChars="300" w:firstLine="0" w:firstLineChars="0"/>
              <w:rPr>
                <w:del w:id="3504" w:author="冰蓝城 [2]" w:date="2019-10-22T17:17:15Z"/>
              </w:rPr>
            </w:pPr>
            <w:del w:id="3505" w:author="冰蓝城 [2]" w:date="2019-10-22T17:17:15Z">
              <w:r>
                <w:rPr>
                  <w:rFonts w:hint="eastAsia"/>
                </w:rPr>
                <w:delText>用户昵称：char[20]</w:delText>
              </w:r>
            </w:del>
          </w:p>
          <w:p>
            <w:pPr>
              <w:ind w:left="720" w:leftChars="300" w:firstLine="0" w:firstLineChars="0"/>
              <w:rPr>
                <w:del w:id="3506" w:author="冰蓝城 [2]" w:date="2019-10-22T17:17:15Z"/>
              </w:rPr>
            </w:pPr>
            <w:del w:id="3507" w:author="冰蓝城 [2]" w:date="2019-10-22T17:17:15Z">
              <w:r>
                <w:rPr>
                  <w:rFonts w:hint="eastAsia"/>
                </w:rPr>
                <w:delText>密码：char[16]</w:delText>
              </w:r>
            </w:del>
          </w:p>
          <w:p>
            <w:pPr>
              <w:ind w:left="720" w:leftChars="300" w:firstLine="0" w:firstLineChars="0"/>
              <w:rPr>
                <w:del w:id="3508" w:author="冰蓝城 [2]" w:date="2019-10-22T17:17:15Z"/>
              </w:rPr>
            </w:pPr>
            <w:del w:id="3509" w:author="冰蓝城 [2]" w:date="2019-10-22T17:17:15Z">
              <w:r>
                <w:rPr>
                  <w:rFonts w:hint="eastAsia"/>
                </w:rPr>
                <w:delText>其他信息：String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gridAfter w:val="1"/>
          <w:wAfter w:w="383" w:type="dxa"/>
          <w:jc w:val="center"/>
          <w:del w:id="3510" w:author="冰蓝城 [2]" w:date="2019-10-22T17:17:15Z"/>
        </w:trPr>
        <w:tc>
          <w:tcPr>
            <w:tcW w:w="9471" w:type="dxa"/>
            <w:gridSpan w:val="2"/>
          </w:tcPr>
          <w:p>
            <w:pPr>
              <w:ind w:firstLine="0" w:firstLineChars="0"/>
              <w:rPr>
                <w:del w:id="3511" w:author="冰蓝城 [2]" w:date="2019-10-22T17:17:15Z"/>
              </w:rPr>
            </w:pPr>
            <w:del w:id="3512" w:author="冰蓝城 [2]" w:date="2019-10-22T17:17:15Z">
              <w:r>
                <w:rPr>
                  <w:rFonts w:hint="eastAsia"/>
                </w:rPr>
                <w:delText>名称：标记表</w:delText>
              </w:r>
            </w:del>
          </w:p>
          <w:p>
            <w:pPr>
              <w:ind w:firstLine="0" w:firstLineChars="0"/>
              <w:rPr>
                <w:del w:id="3513" w:author="冰蓝城 [2]" w:date="2019-10-22T17:17:15Z"/>
              </w:rPr>
            </w:pPr>
            <w:del w:id="3514" w:author="冰蓝城 [2]" w:date="2019-10-22T17:17:15Z">
              <w:r>
                <w:rPr>
                  <w:rFonts w:hint="eastAsia"/>
                </w:rPr>
                <w:delText>描述： 4D GIS标记系统中使用的标记</w:delText>
              </w:r>
            </w:del>
          </w:p>
          <w:p>
            <w:pPr>
              <w:ind w:firstLine="0" w:firstLineChars="0"/>
              <w:rPr>
                <w:del w:id="3515" w:author="冰蓝城 [2]" w:date="2019-10-22T17:17:15Z"/>
              </w:rPr>
            </w:pPr>
            <w:del w:id="3516" w:author="冰蓝城 [2]" w:date="2019-10-22T17:17:15Z">
              <w:r>
                <w:rPr>
                  <w:rFonts w:hint="eastAsia"/>
                </w:rPr>
                <w:delText>定义：标记表=标记序号+所属图层+标记名称+经度+纬度+高度+标记时间+上传者ID+上传时间</w:delText>
              </w:r>
            </w:del>
          </w:p>
          <w:p>
            <w:pPr>
              <w:ind w:left="720" w:leftChars="300" w:firstLine="0" w:firstLineChars="0"/>
              <w:rPr>
                <w:del w:id="3517" w:author="冰蓝城 [2]" w:date="2019-10-22T17:17:15Z"/>
              </w:rPr>
            </w:pPr>
            <w:del w:id="3518" w:author="冰蓝城 [2]" w:date="2019-10-22T17:17:15Z">
              <w:r>
                <w:rPr>
                  <w:rFonts w:hint="eastAsia"/>
                </w:rPr>
                <w:delText>标记序号：int</w:delText>
              </w:r>
            </w:del>
          </w:p>
          <w:p>
            <w:pPr>
              <w:ind w:left="720" w:leftChars="300" w:firstLine="0" w:firstLineChars="0"/>
              <w:rPr>
                <w:del w:id="3519" w:author="冰蓝城 [2]" w:date="2019-10-22T17:17:15Z"/>
              </w:rPr>
            </w:pPr>
            <w:del w:id="3520" w:author="冰蓝城 [2]" w:date="2019-10-22T17:17:15Z">
              <w:r>
                <w:rPr>
                  <w:rFonts w:hint="eastAsia"/>
                </w:rPr>
                <w:delText>所属图层：enum</w:delText>
              </w:r>
            </w:del>
          </w:p>
          <w:p>
            <w:pPr>
              <w:ind w:left="720" w:leftChars="300" w:firstLine="0" w:firstLineChars="0"/>
              <w:rPr>
                <w:del w:id="3521" w:author="冰蓝城 [2]" w:date="2019-10-22T17:17:15Z"/>
              </w:rPr>
            </w:pPr>
            <w:del w:id="3522" w:author="冰蓝城 [2]" w:date="2019-10-22T17:17:15Z">
              <w:r>
                <w:rPr>
                  <w:rFonts w:hint="eastAsia"/>
                </w:rPr>
                <w:delText>标记名称：char[20]</w:delText>
              </w:r>
            </w:del>
          </w:p>
          <w:p>
            <w:pPr>
              <w:ind w:left="720" w:leftChars="300" w:firstLine="0" w:firstLineChars="0"/>
              <w:rPr>
                <w:del w:id="3523" w:author="冰蓝城 [2]" w:date="2019-10-22T17:17:15Z"/>
              </w:rPr>
            </w:pPr>
            <w:del w:id="3524" w:author="冰蓝城 [2]" w:date="2019-10-22T17:17:15Z">
              <w:r>
                <w:rPr>
                  <w:rFonts w:hint="eastAsia"/>
                </w:rPr>
                <w:delText>经度：float</w:delText>
              </w:r>
            </w:del>
          </w:p>
          <w:p>
            <w:pPr>
              <w:ind w:left="720" w:leftChars="300" w:firstLine="0" w:firstLineChars="0"/>
              <w:rPr>
                <w:del w:id="3525" w:author="冰蓝城 [2]" w:date="2019-10-22T17:17:15Z"/>
              </w:rPr>
            </w:pPr>
            <w:del w:id="3526" w:author="冰蓝城 [2]" w:date="2019-10-22T17:17:15Z">
              <w:r>
                <w:rPr>
                  <w:rFonts w:hint="eastAsia"/>
                </w:rPr>
                <w:delText>纬度：float</w:delText>
              </w:r>
            </w:del>
          </w:p>
          <w:p>
            <w:pPr>
              <w:ind w:left="720" w:leftChars="300" w:firstLine="0" w:firstLineChars="0"/>
              <w:rPr>
                <w:del w:id="3527" w:author="冰蓝城 [2]" w:date="2019-10-22T17:17:15Z"/>
              </w:rPr>
            </w:pPr>
            <w:del w:id="3528" w:author="冰蓝城 [2]" w:date="2019-10-22T17:17:15Z">
              <w:r>
                <w:rPr>
                  <w:rFonts w:hint="eastAsia"/>
                </w:rPr>
                <w:delText>高度：float</w:delText>
              </w:r>
            </w:del>
          </w:p>
          <w:p>
            <w:pPr>
              <w:ind w:left="720" w:leftChars="300" w:firstLine="0" w:firstLineChars="0"/>
              <w:rPr>
                <w:del w:id="3529" w:author="冰蓝城 [2]" w:date="2019-10-22T17:17:15Z"/>
              </w:rPr>
            </w:pPr>
            <w:del w:id="3530" w:author="冰蓝城 [2]" w:date="2019-10-22T17:17:15Z">
              <w:r>
                <w:rPr>
                  <w:rFonts w:hint="eastAsia"/>
                </w:rPr>
                <w:delText>标记时间：time</w:delText>
              </w:r>
            </w:del>
          </w:p>
          <w:p>
            <w:pPr>
              <w:ind w:left="720" w:leftChars="300" w:firstLine="0" w:firstLineChars="0"/>
              <w:rPr>
                <w:del w:id="3531" w:author="冰蓝城 [2]" w:date="2019-10-22T17:17:15Z"/>
              </w:rPr>
            </w:pPr>
            <w:del w:id="3532" w:author="冰蓝城 [2]" w:date="2019-10-22T17:17:15Z">
              <w:r>
                <w:rPr>
                  <w:rFonts w:hint="eastAsia"/>
                </w:rPr>
                <w:delText>上传者ID：int</w:delText>
              </w:r>
            </w:del>
          </w:p>
          <w:p>
            <w:pPr>
              <w:ind w:left="720" w:leftChars="300" w:firstLine="0" w:firstLineChars="0"/>
              <w:rPr>
                <w:del w:id="3533" w:author="冰蓝城 [2]" w:date="2019-10-22T17:17:15Z"/>
              </w:rPr>
            </w:pPr>
            <w:del w:id="3534" w:author="冰蓝城 [2]" w:date="2019-10-22T17:17:15Z">
              <w:r>
                <w:rPr>
                  <w:rFonts w:hint="eastAsia"/>
                </w:rPr>
                <w:delText>上传时间：time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536" w:author="FSMM _" w:date="2019-10-17T00:05:00Z">
            <w:tblPrEx>
              <w:tblW w:w="10915" w:type="dxa"/>
              <w:tblLayout w:type="fixed"/>
              <w:tblCellMar>
                <w:top w:w="0" w:type="dxa"/>
                <w:left w:w="108" w:type="dxa"/>
                <w:bottom w:w="0" w:type="dxa"/>
                <w:right w:w="108" w:type="dxa"/>
              </w:tblCellMar>
            </w:tblPrEx>
          </w:tblPrExChange>
        </w:tblPrEx>
        <w:trPr>
          <w:jc w:val="center"/>
          <w:del w:id="3535" w:author="冰蓝城 [2]" w:date="2019-10-22T17:17:15Z"/>
          <w:trPrChange w:id="3536" w:author="FSMM _" w:date="2019-10-17T00:05:00Z">
            <w:trPr>
              <w:jc w:val="center"/>
            </w:trPr>
          </w:trPrChange>
        </w:trPr>
        <w:tc>
          <w:tcPr>
            <w:tcW w:w="9854" w:type="dxa"/>
            <w:gridSpan w:val="3"/>
            <w:tcPrChange w:id="3537" w:author="FSMM _" w:date="2019-10-17T00:05:00Z">
              <w:tcPr>
                <w:tcW w:w="10915" w:type="dxa"/>
                <w:gridSpan w:val="3"/>
              </w:tcPr>
            </w:tcPrChange>
          </w:tcPr>
          <w:p>
            <w:pPr>
              <w:ind w:firstLine="0" w:firstLineChars="0"/>
              <w:rPr>
                <w:del w:id="3538" w:author="冰蓝城 [2]" w:date="2019-10-22T17:17:15Z"/>
              </w:rPr>
            </w:pPr>
            <w:del w:id="3539" w:author="冰蓝城 [2]" w:date="2019-10-22T17:17:15Z">
              <w:r>
                <w:rPr>
                  <w:rFonts w:hint="eastAsia"/>
                </w:rPr>
                <w:delText>名称：线路表</w:delText>
              </w:r>
            </w:del>
          </w:p>
          <w:p>
            <w:pPr>
              <w:ind w:firstLine="0" w:firstLineChars="0"/>
              <w:rPr>
                <w:del w:id="3540" w:author="冰蓝城 [2]" w:date="2019-10-22T17:17:15Z"/>
              </w:rPr>
            </w:pPr>
            <w:del w:id="3541" w:author="冰蓝城 [2]" w:date="2019-10-22T17:17:15Z">
              <w:r>
                <w:rPr>
                  <w:rFonts w:hint="eastAsia"/>
                </w:rPr>
                <w:delText>描述： 4D GIS标记系统中的标记连成的路线</w:delText>
              </w:r>
            </w:del>
          </w:p>
          <w:p>
            <w:pPr>
              <w:ind w:firstLine="0" w:firstLineChars="0"/>
              <w:rPr>
                <w:del w:id="3542" w:author="冰蓝城 [2]" w:date="2019-10-22T17:17:15Z"/>
              </w:rPr>
            </w:pPr>
            <w:del w:id="3543" w:author="冰蓝城 [2]" w:date="2019-10-22T17:17:15Z">
              <w:r>
                <w:rPr>
                  <w:rFonts w:hint="eastAsia"/>
                </w:rPr>
                <w:delText>定义：线路表=线路序号+起点标记序号+终点标记序号+中间标记链表+路程+上传者ID+上传时间</w:delText>
              </w:r>
            </w:del>
          </w:p>
          <w:p>
            <w:pPr>
              <w:ind w:left="720" w:leftChars="300" w:firstLine="0" w:firstLineChars="0"/>
              <w:rPr>
                <w:del w:id="3544" w:author="冰蓝城 [2]" w:date="2019-10-22T17:17:15Z"/>
              </w:rPr>
            </w:pPr>
            <w:del w:id="3545" w:author="冰蓝城 [2]" w:date="2019-10-22T17:17:15Z">
              <w:r>
                <w:rPr>
                  <w:rFonts w:hint="eastAsia"/>
                </w:rPr>
                <w:delText>线路序号：int</w:delText>
              </w:r>
            </w:del>
          </w:p>
          <w:p>
            <w:pPr>
              <w:ind w:left="720" w:leftChars="300" w:firstLine="0" w:firstLineChars="0"/>
              <w:rPr>
                <w:del w:id="3546" w:author="冰蓝城 [2]" w:date="2019-10-22T17:17:15Z"/>
              </w:rPr>
            </w:pPr>
            <w:del w:id="3547" w:author="冰蓝城 [2]" w:date="2019-10-22T17:17:15Z">
              <w:r>
                <w:rPr>
                  <w:rFonts w:hint="eastAsia"/>
                </w:rPr>
                <w:delText>起点标记序号：int</w:delText>
              </w:r>
            </w:del>
          </w:p>
          <w:p>
            <w:pPr>
              <w:ind w:left="720" w:leftChars="300" w:firstLine="0" w:firstLineChars="0"/>
              <w:rPr>
                <w:del w:id="3548" w:author="冰蓝城 [2]" w:date="2019-10-22T17:17:15Z"/>
              </w:rPr>
            </w:pPr>
            <w:del w:id="3549" w:author="冰蓝城 [2]" w:date="2019-10-22T17:17:15Z">
              <w:r>
                <w:rPr>
                  <w:rFonts w:hint="eastAsia"/>
                </w:rPr>
                <w:delText>终点标记序号：int</w:delText>
              </w:r>
            </w:del>
          </w:p>
          <w:p>
            <w:pPr>
              <w:ind w:left="720" w:leftChars="300" w:firstLine="0" w:firstLineChars="0"/>
              <w:rPr>
                <w:del w:id="3550" w:author="冰蓝城 [2]" w:date="2019-10-22T17:17:15Z"/>
              </w:rPr>
            </w:pPr>
            <w:del w:id="3551" w:author="冰蓝城 [2]" w:date="2019-10-22T17:17:15Z">
              <w:r>
                <w:rPr>
                  <w:rFonts w:hint="eastAsia"/>
                </w:rPr>
                <w:delText>中间标记链表：list</w:delText>
              </w:r>
            </w:del>
          </w:p>
          <w:p>
            <w:pPr>
              <w:ind w:left="720" w:leftChars="300" w:firstLine="0" w:firstLineChars="0"/>
              <w:rPr>
                <w:del w:id="3552" w:author="冰蓝城 [2]" w:date="2019-10-22T17:17:15Z"/>
              </w:rPr>
            </w:pPr>
            <w:del w:id="3553" w:author="冰蓝城 [2]" w:date="2019-10-22T17:17:15Z">
              <w:r>
                <w:rPr>
                  <w:rFonts w:hint="eastAsia"/>
                </w:rPr>
                <w:delText>路程：float，单位km</w:delText>
              </w:r>
            </w:del>
          </w:p>
          <w:p>
            <w:pPr>
              <w:ind w:left="720" w:leftChars="300" w:firstLine="0" w:firstLineChars="0"/>
              <w:rPr>
                <w:del w:id="3554" w:author="冰蓝城 [2]" w:date="2019-10-22T17:17:15Z"/>
              </w:rPr>
            </w:pPr>
            <w:del w:id="3555" w:author="冰蓝城 [2]" w:date="2019-10-22T17:17:15Z">
              <w:r>
                <w:rPr>
                  <w:rFonts w:hint="eastAsia"/>
                </w:rPr>
                <w:delText>上传者ID：int</w:delText>
              </w:r>
            </w:del>
          </w:p>
          <w:p>
            <w:pPr>
              <w:ind w:left="720" w:leftChars="300" w:firstLine="0" w:firstLineChars="0"/>
              <w:rPr>
                <w:del w:id="3556" w:author="冰蓝城 [2]" w:date="2019-10-22T17:17:15Z"/>
              </w:rPr>
            </w:pPr>
            <w:del w:id="3557" w:author="冰蓝城 [2]" w:date="2019-10-22T17:17:15Z">
              <w:r>
                <w:rPr>
                  <w:rFonts w:hint="eastAsia"/>
                </w:rPr>
                <w:delText>上传时间：time</w:delText>
              </w:r>
            </w:del>
          </w:p>
        </w:tc>
      </w:tr>
    </w:tbl>
    <w:p>
      <w:pPr>
        <w:ind w:firstLine="0" w:firstLineChars="0"/>
        <w:rPr>
          <w:ins w:id="3559" w:author="FSMM _" w:date="2019-10-17T20:10:00Z"/>
          <w:del w:id="3560" w:author="冰蓝城 [2]" w:date="2019-10-22T17:17:15Z"/>
        </w:rPr>
        <w:pPrChange w:id="3558" w:author="FSMM _" w:date="2019-10-17T20:10:00Z">
          <w:pPr>
            <w:ind w:firstLine="480"/>
          </w:pPr>
        </w:pPrChange>
      </w:pPr>
      <w:ins w:id="3561" w:author="FSMM _" w:date="2019-10-17T20:10:00Z">
        <w:del w:id="3562" w:author="冰蓝城 [2]" w:date="2019-10-22T17:17:15Z">
          <w:r>
            <w:rPr/>
            <w:delText xml:space="preserve">       </w:delText>
          </w:r>
        </w:del>
      </w:ins>
      <w:ins w:id="3563" w:author="FSMM _" w:date="2019-10-17T20:11:00Z">
        <w:del w:id="3564" w:author="冰蓝城 [2]" w:date="2019-10-22T17:17:15Z">
          <w:r>
            <w:rPr/>
            <w:delText xml:space="preserve"> </w:delText>
          </w:r>
        </w:del>
      </w:ins>
      <w:ins w:id="3565" w:author="FSMM _" w:date="2019-10-17T20:11:00Z">
        <w:del w:id="3566" w:author="冰蓝城 [2]" w:date="2019-10-22T17:17:15Z">
          <w:r>
            <w:rPr>
              <w:rFonts w:hint="eastAsia"/>
            </w:rPr>
            <w:delText>图层表</w:delText>
          </w:r>
        </w:del>
      </w:ins>
      <w:ins w:id="3567" w:author="FSMM _" w:date="2019-10-17T20:10:00Z">
        <w:del w:id="3568" w:author="冰蓝城 [2]" w:date="2019-10-22T17:17:15Z">
          <w:r>
            <w:rPr>
              <w:rFonts w:hint="eastAsia"/>
            </w:rPr>
            <w:delText>：</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569" w:author="FSMM _" w:date="2019-10-17T20:10:00Z"/>
          <w:del w:id="3570" w:author="冰蓝城 [2]" w:date="2019-10-22T17:17:15Z"/>
        </w:trPr>
        <w:tc>
          <w:tcPr>
            <w:tcW w:w="1970" w:type="dxa"/>
          </w:tcPr>
          <w:p>
            <w:pPr>
              <w:ind w:firstLine="0" w:firstLineChars="0"/>
              <w:jc w:val="center"/>
              <w:rPr>
                <w:ins w:id="3571" w:author="FSMM _" w:date="2019-10-17T20:10:00Z"/>
                <w:del w:id="3572" w:author="冰蓝城 [2]" w:date="2019-10-22T17:17:15Z"/>
                <w:b/>
              </w:rPr>
            </w:pPr>
            <w:ins w:id="3573" w:author="FSMM _" w:date="2019-10-17T20:10:00Z">
              <w:del w:id="3574" w:author="冰蓝城 [2]" w:date="2019-10-22T17:17:15Z">
                <w:r>
                  <w:rPr>
                    <w:rFonts w:hint="eastAsia"/>
                    <w:b/>
                  </w:rPr>
                  <w:delText>字段说明</w:delText>
                </w:r>
              </w:del>
            </w:ins>
          </w:p>
        </w:tc>
        <w:tc>
          <w:tcPr>
            <w:tcW w:w="1971" w:type="dxa"/>
          </w:tcPr>
          <w:p>
            <w:pPr>
              <w:ind w:firstLine="0" w:firstLineChars="0"/>
              <w:jc w:val="center"/>
              <w:rPr>
                <w:ins w:id="3575" w:author="FSMM _" w:date="2019-10-17T20:10:00Z"/>
                <w:del w:id="3576" w:author="冰蓝城 [2]" w:date="2019-10-22T17:17:15Z"/>
                <w:b/>
              </w:rPr>
            </w:pPr>
            <w:ins w:id="3577" w:author="FSMM _" w:date="2019-10-17T20:10:00Z">
              <w:del w:id="3578" w:author="冰蓝城 [2]" w:date="2019-10-22T17:17:15Z">
                <w:r>
                  <w:rPr>
                    <w:rFonts w:hint="eastAsia"/>
                    <w:b/>
                  </w:rPr>
                  <w:delText>名称</w:delText>
                </w:r>
              </w:del>
            </w:ins>
          </w:p>
        </w:tc>
        <w:tc>
          <w:tcPr>
            <w:tcW w:w="1971" w:type="dxa"/>
          </w:tcPr>
          <w:p>
            <w:pPr>
              <w:ind w:firstLine="0" w:firstLineChars="0"/>
              <w:jc w:val="center"/>
              <w:rPr>
                <w:ins w:id="3579" w:author="FSMM _" w:date="2019-10-17T20:10:00Z"/>
                <w:del w:id="3580" w:author="冰蓝城 [2]" w:date="2019-10-22T17:17:15Z"/>
                <w:b/>
              </w:rPr>
            </w:pPr>
            <w:ins w:id="3581" w:author="FSMM _" w:date="2019-10-17T20:10:00Z">
              <w:del w:id="3582" w:author="冰蓝城 [2]" w:date="2019-10-22T17:17:15Z">
                <w:r>
                  <w:rPr>
                    <w:rFonts w:hint="eastAsia"/>
                    <w:b/>
                  </w:rPr>
                  <w:delText>类型</w:delText>
                </w:r>
              </w:del>
            </w:ins>
          </w:p>
        </w:tc>
        <w:tc>
          <w:tcPr>
            <w:tcW w:w="1971" w:type="dxa"/>
          </w:tcPr>
          <w:p>
            <w:pPr>
              <w:ind w:firstLine="0" w:firstLineChars="0"/>
              <w:jc w:val="center"/>
              <w:rPr>
                <w:ins w:id="3583" w:author="FSMM _" w:date="2019-10-17T20:10:00Z"/>
                <w:del w:id="3584" w:author="冰蓝城 [2]" w:date="2019-10-22T17:17:15Z"/>
                <w:b/>
              </w:rPr>
            </w:pPr>
            <w:ins w:id="3585" w:author="FSMM _" w:date="2019-10-17T20:10:00Z">
              <w:del w:id="3586" w:author="冰蓝城 [2]" w:date="2019-10-22T17:17:15Z">
                <w:r>
                  <w:rPr>
                    <w:rFonts w:hint="eastAsia"/>
                    <w:b/>
                  </w:rPr>
                  <w:delText>长度</w:delText>
                </w:r>
              </w:del>
            </w:ins>
          </w:p>
        </w:tc>
        <w:tc>
          <w:tcPr>
            <w:tcW w:w="1971" w:type="dxa"/>
          </w:tcPr>
          <w:p>
            <w:pPr>
              <w:ind w:firstLine="0" w:firstLineChars="0"/>
              <w:jc w:val="center"/>
              <w:rPr>
                <w:ins w:id="3587" w:author="FSMM _" w:date="2019-10-17T20:10:00Z"/>
                <w:del w:id="3588" w:author="冰蓝城 [2]" w:date="2019-10-22T17:17:15Z"/>
                <w:b/>
              </w:rPr>
            </w:pPr>
            <w:ins w:id="3589" w:author="FSMM _" w:date="2019-10-17T20:17:00Z">
              <w:del w:id="3590" w:author="冰蓝城 [2]" w:date="2019-10-22T17:17:15Z">
                <w:r>
                  <w:rPr>
                    <w:rFonts w:hint="eastAsia"/>
                    <w:b/>
                  </w:rPr>
                  <w:delText>属性</w:delText>
                </w:r>
              </w:del>
            </w:ins>
          </w:p>
        </w:tc>
      </w:tr>
    </w:tbl>
    <w:p>
      <w:pPr>
        <w:ind w:firstLine="0" w:firstLineChars="0"/>
        <w:rPr>
          <w:del w:id="3592" w:author="冰蓝城 [2]" w:date="2019-10-22T17:17:15Z"/>
        </w:rPr>
        <w:pPrChange w:id="3591" w:author="FSMM _" w:date="2019-10-17T00:05:00Z">
          <w:pPr>
            <w:ind w:firstLine="480"/>
          </w:pPr>
        </w:pPrChange>
      </w:pPr>
    </w:p>
    <w:p>
      <w:pPr>
        <w:pStyle w:val="4"/>
        <w:ind w:firstLine="281"/>
        <w:rPr>
          <w:ins w:id="3593" w:author="admin" w:date="2019-10-16T20:51:00Z"/>
          <w:del w:id="3594" w:author="冰蓝城 [2]" w:date="2019-10-22T17:17:15Z"/>
        </w:rPr>
      </w:pPr>
      <w:ins w:id="3595" w:author="admin" w:date="2019-10-16T20:51:00Z">
        <w:del w:id="3596" w:author="冰蓝城 [2]" w:date="2019-10-22T17:17:15Z">
          <w:r>
            <w:rPr/>
            <w:delText>3</w:delText>
          </w:r>
        </w:del>
      </w:ins>
      <w:ins w:id="3597" w:author="admin" w:date="2019-10-16T20:51:00Z">
        <w:del w:id="3598" w:author="冰蓝城 [2]" w:date="2019-10-22T17:17:15Z">
          <w:r>
            <w:rPr>
              <w:rFonts w:hint="eastAsia"/>
            </w:rPr>
            <w:delText>.</w:delText>
          </w:r>
        </w:del>
      </w:ins>
      <w:ins w:id="3599" w:author="admin" w:date="2019-10-16T20:51:00Z">
        <w:del w:id="3600" w:author="冰蓝城 [2]" w:date="2019-10-22T17:17:15Z">
          <w:r>
            <w:rPr/>
            <w:delText>4</w:delText>
          </w:r>
        </w:del>
      </w:ins>
      <w:ins w:id="3601" w:author="admin" w:date="2019-10-16T20:51:00Z">
        <w:del w:id="3602" w:author="冰蓝城 [2]" w:date="2019-10-22T17:17:15Z">
          <w:r>
            <w:rPr>
              <w:rFonts w:hint="eastAsia"/>
            </w:rPr>
            <w:delText>.</w:delText>
          </w:r>
        </w:del>
      </w:ins>
      <w:ins w:id="3603" w:author="admin" w:date="2019-10-16T20:51:00Z">
        <w:del w:id="3604" w:author="冰蓝城 [2]" w:date="2019-10-22T17:17:15Z">
          <w:r>
            <w:rPr/>
            <w:delText xml:space="preserve">1 </w:delText>
          </w:r>
        </w:del>
      </w:ins>
      <w:ins w:id="3605" w:author="admin" w:date="2019-10-16T20:51:00Z">
        <w:del w:id="3606" w:author="冰蓝城 [2]" w:date="2019-10-22T17:17:15Z">
          <w:r>
            <w:rPr>
              <w:rFonts w:hint="eastAsia"/>
            </w:rPr>
            <w:delText>图层筛选与扩展模块</w:delText>
          </w:r>
        </w:del>
      </w:ins>
    </w:p>
    <w:p>
      <w:pPr>
        <w:ind w:firstLine="0" w:firstLineChars="0"/>
        <w:rPr>
          <w:ins w:id="3607" w:author="admin" w:date="2019-10-16T20:51:00Z"/>
          <w:del w:id="3608" w:author="冰蓝城 [2]" w:date="2019-10-22T17:17:15Z"/>
        </w:rPr>
      </w:pPr>
      <w:ins w:id="3609" w:author="admin" w:date="2019-10-16T20:51:00Z">
        <w:del w:id="3610" w:author="冰蓝城 [2]" w:date="2019-10-22T17:17:15Z">
          <w:r>
            <w:rPr>
              <w:rFonts w:hint="eastAsia"/>
            </w:rPr>
            <w:delText xml:space="preserve"> </w:delText>
          </w:r>
        </w:del>
      </w:ins>
      <w:ins w:id="3611" w:author="admin" w:date="2019-10-16T20:51:00Z">
        <w:del w:id="3612" w:author="冰蓝城 [2]" w:date="2019-10-22T17:17:15Z">
          <w:r>
            <w:rPr/>
            <w:delText xml:space="preserve">       </w:delText>
          </w:r>
        </w:del>
      </w:ins>
    </w:p>
    <w:tbl>
      <w:tblPr>
        <w:tblStyle w:val="18"/>
        <w:tblW w:w="96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613" w:author="FSMM _" w:date="2019-10-17T00:08:00Z">
          <w:tblPr>
            <w:tblStyle w:val="18"/>
            <w:tblW w:w="104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9665"/>
        <w:tblGridChange w:id="3614">
          <w:tblGrid>
            <w:gridCol w:w="104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617" w:author="FSMM _" w:date="2019-10-17T00:08: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ins w:id="3615" w:author="admin" w:date="2019-10-16T20:51:00Z"/>
          <w:del w:id="3616" w:author="冰蓝城 [2]" w:date="2019-10-22T17:17:15Z"/>
          <w:trPrChange w:id="3617" w:author="FSMM _" w:date="2019-10-17T00:08:00Z">
            <w:trPr>
              <w:jc w:val="center"/>
            </w:trPr>
          </w:trPrChange>
        </w:trPr>
        <w:tc>
          <w:tcPr>
            <w:tcW w:w="9665" w:type="dxa"/>
            <w:tcPrChange w:id="3618" w:author="FSMM _" w:date="2019-10-17T00:08:00Z">
              <w:tcPr>
                <w:tcW w:w="10490" w:type="dxa"/>
              </w:tcPr>
            </w:tcPrChange>
          </w:tcPr>
          <w:p>
            <w:pPr>
              <w:ind w:firstLine="0" w:firstLineChars="0"/>
              <w:rPr>
                <w:ins w:id="3619" w:author="admin" w:date="2019-10-16T20:51:00Z"/>
                <w:del w:id="3620" w:author="冰蓝城 [2]" w:date="2019-10-22T17:17:15Z"/>
              </w:rPr>
            </w:pPr>
            <w:ins w:id="3621" w:author="admin" w:date="2019-10-16T20:51:00Z">
              <w:del w:id="3622" w:author="冰蓝城 [2]" w:date="2019-10-22T17:17:15Z">
                <w:r>
                  <w:rPr>
                    <w:rFonts w:hint="eastAsia"/>
                  </w:rPr>
                  <w:delText>名称：图层选项</w:delText>
                </w:r>
              </w:del>
            </w:ins>
          </w:p>
          <w:p>
            <w:pPr>
              <w:ind w:firstLine="0" w:firstLineChars="0"/>
              <w:rPr>
                <w:ins w:id="3623" w:author="admin" w:date="2019-10-16T20:51:00Z"/>
                <w:del w:id="3624" w:author="冰蓝城 [2]" w:date="2019-10-22T17:17:15Z"/>
              </w:rPr>
            </w:pPr>
            <w:ins w:id="3625" w:author="admin" w:date="2019-10-16T20:51:00Z">
              <w:del w:id="3626" w:author="冰蓝城 [2]" w:date="2019-10-22T17:17:15Z">
                <w:r>
                  <w:rPr>
                    <w:rFonts w:hint="eastAsia"/>
                  </w:rPr>
                  <w:delText>描述： 用户</w:delText>
                </w:r>
              </w:del>
            </w:ins>
            <w:ins w:id="3627" w:author="admin" w:date="2019-10-16T20:52:00Z">
              <w:del w:id="3628" w:author="冰蓝城 [2]" w:date="2019-10-22T17:17:15Z">
                <w:r>
                  <w:rPr>
                    <w:rFonts w:hint="eastAsia"/>
                  </w:rPr>
                  <w:delText>在地图上选择的图层</w:delText>
                </w:r>
              </w:del>
            </w:ins>
          </w:p>
          <w:p>
            <w:pPr>
              <w:ind w:left="0" w:leftChars="0" w:firstLine="0" w:firstLineChars="0"/>
              <w:rPr>
                <w:ins w:id="3630" w:author="admin" w:date="2019-10-16T20:51:00Z"/>
                <w:del w:id="3631" w:author="冰蓝城 [2]" w:date="2019-10-22T17:17:15Z"/>
              </w:rPr>
              <w:pPrChange w:id="3629" w:author="admin" w:date="2019-10-16T20:52:00Z">
                <w:pPr>
                  <w:ind w:left="720" w:leftChars="300" w:firstLine="0" w:firstLineChars="0"/>
                </w:pPr>
              </w:pPrChange>
            </w:pPr>
            <w:ins w:id="3632" w:author="admin" w:date="2019-10-16T20:51:00Z">
              <w:del w:id="3633" w:author="冰蓝城 [2]" w:date="2019-10-22T17:17:15Z">
                <w:r>
                  <w:rPr>
                    <w:rFonts w:hint="eastAsia"/>
                  </w:rPr>
                  <w:delText>定义：</w:delText>
                </w:r>
              </w:del>
            </w:ins>
            <w:ins w:id="3634" w:author="admin" w:date="2019-10-16T20:52:00Z">
              <w:del w:id="3635" w:author="冰蓝城 [2]" w:date="2019-10-22T17:17:15Z">
                <w:r>
                  <w:rPr>
                    <w:rFonts w:hint="eastAsia"/>
                  </w:rPr>
                  <w:delText>图层选项</w:delText>
                </w:r>
              </w:del>
            </w:ins>
            <w:ins w:id="3636" w:author="admin" w:date="2019-10-16T20:51:00Z">
              <w:del w:id="3637" w:author="冰蓝城 [2]" w:date="2019-10-22T17:17:15Z">
                <w:r>
                  <w:rPr>
                    <w:rFonts w:hint="eastAsia"/>
                  </w:rPr>
                  <w:delText>=</w:delText>
                </w:r>
              </w:del>
            </w:ins>
            <w:ins w:id="3638" w:author="admin" w:date="2019-10-16T20:52:00Z">
              <w:del w:id="3639" w:author="冰蓝城 [2]" w:date="2019-10-22T17:17:15Z">
                <w:r>
                  <w:rPr>
                    <w:rFonts w:hint="eastAsia"/>
                  </w:rPr>
                  <w:delText>图层名称</w:delText>
                </w:r>
              </w:del>
            </w:ins>
            <w:ins w:id="3640" w:author="admin" w:date="2019-10-16T20:51:00Z">
              <w:del w:id="3641" w:author="冰蓝城 [2]" w:date="2019-10-22T17:17:15Z">
                <w:r>
                  <w:rPr>
                    <w:rFonts w:hint="eastAsia"/>
                  </w:rPr>
                  <w:delText>+</w:delText>
                </w:r>
              </w:del>
            </w:ins>
            <w:ins w:id="3642" w:author="admin" w:date="2019-10-16T20:52:00Z">
              <w:del w:id="3643" w:author="冰蓝城 [2]" w:date="2019-10-22T17:17:15Z">
                <w:r>
                  <w:rPr>
                    <w:rFonts w:hint="eastAsia"/>
                  </w:rPr>
                  <w:delText>勾选框</w:delText>
                </w:r>
              </w:del>
            </w:ins>
          </w:p>
        </w:tc>
      </w:tr>
    </w:tbl>
    <w:p>
      <w:pPr>
        <w:ind w:firstLine="0" w:firstLineChars="0"/>
        <w:rPr>
          <w:ins w:id="3644" w:author="admin" w:date="2019-10-16T20:53:00Z"/>
          <w:del w:id="3645" w:author="冰蓝城 [2]" w:date="2019-10-22T17:17:15Z"/>
        </w:rPr>
      </w:pPr>
    </w:p>
    <w:tbl>
      <w:tblPr>
        <w:tblStyle w:val="18"/>
        <w:tblW w:w="96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646" w:author="FSMM _" w:date="2019-10-17T00:08:00Z">
          <w:tblPr>
            <w:tblStyle w:val="18"/>
            <w:tblW w:w="104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9621"/>
        <w:tblGridChange w:id="3647">
          <w:tblGrid>
            <w:gridCol w:w="104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650" w:author="FSMM _" w:date="2019-10-17T00:08: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ins w:id="3648" w:author="admin" w:date="2019-10-16T20:53:00Z"/>
          <w:del w:id="3649" w:author="冰蓝城 [2]" w:date="2019-10-22T17:17:15Z"/>
          <w:trPrChange w:id="3650" w:author="FSMM _" w:date="2019-10-17T00:08:00Z">
            <w:trPr>
              <w:jc w:val="center"/>
            </w:trPr>
          </w:trPrChange>
        </w:trPr>
        <w:tc>
          <w:tcPr>
            <w:tcW w:w="9621" w:type="dxa"/>
            <w:tcPrChange w:id="3651" w:author="FSMM _" w:date="2019-10-17T00:08:00Z">
              <w:tcPr>
                <w:tcW w:w="10490" w:type="dxa"/>
              </w:tcPr>
            </w:tcPrChange>
          </w:tcPr>
          <w:p>
            <w:pPr>
              <w:ind w:firstLine="0" w:firstLineChars="0"/>
              <w:rPr>
                <w:ins w:id="3652" w:author="admin" w:date="2019-10-16T20:53:00Z"/>
                <w:del w:id="3653" w:author="冰蓝城 [2]" w:date="2019-10-22T17:17:15Z"/>
              </w:rPr>
            </w:pPr>
            <w:ins w:id="3654" w:author="admin" w:date="2019-10-16T20:53:00Z">
              <w:del w:id="3655" w:author="冰蓝城 [2]" w:date="2019-10-22T17:17:15Z">
                <w:r>
                  <w:rPr>
                    <w:rFonts w:hint="eastAsia"/>
                  </w:rPr>
                  <w:delText>名称：新增图层名</w:delText>
                </w:r>
              </w:del>
            </w:ins>
          </w:p>
          <w:p>
            <w:pPr>
              <w:ind w:firstLine="0" w:firstLineChars="0"/>
              <w:rPr>
                <w:ins w:id="3656" w:author="admin" w:date="2019-10-16T20:53:00Z"/>
                <w:del w:id="3657" w:author="冰蓝城 [2]" w:date="2019-10-22T17:17:15Z"/>
              </w:rPr>
            </w:pPr>
            <w:ins w:id="3658" w:author="admin" w:date="2019-10-16T20:53:00Z">
              <w:del w:id="3659" w:author="冰蓝城 [2]" w:date="2019-10-22T17:17:15Z">
                <w:r>
                  <w:rPr>
                    <w:rFonts w:hint="eastAsia"/>
                  </w:rPr>
                  <w:delText>描述：管理员新增加的</w:delText>
                </w:r>
              </w:del>
            </w:ins>
            <w:ins w:id="3660" w:author="admin" w:date="2019-10-16T20:54:00Z">
              <w:del w:id="3661" w:author="冰蓝城 [2]" w:date="2019-10-22T17:17:15Z">
                <w:r>
                  <w:rPr>
                    <w:rFonts w:hint="eastAsia"/>
                  </w:rPr>
                  <w:delText>图层名</w:delText>
                </w:r>
              </w:del>
            </w:ins>
          </w:p>
          <w:p>
            <w:pPr>
              <w:ind w:firstLine="0" w:firstLineChars="0"/>
              <w:rPr>
                <w:ins w:id="3662" w:author="admin" w:date="2019-10-16T20:53:00Z"/>
                <w:del w:id="3663" w:author="冰蓝城 [2]" w:date="2019-10-22T17:17:15Z"/>
              </w:rPr>
            </w:pPr>
            <w:ins w:id="3664" w:author="admin" w:date="2019-10-16T20:53:00Z">
              <w:del w:id="3665" w:author="冰蓝城 [2]" w:date="2019-10-22T17:17:15Z">
                <w:r>
                  <w:rPr>
                    <w:rFonts w:hint="eastAsia"/>
                  </w:rPr>
                  <w:delText>定义：</w:delText>
                </w:r>
              </w:del>
            </w:ins>
            <w:ins w:id="3666" w:author="admin" w:date="2019-10-16T20:54:00Z">
              <w:del w:id="3667" w:author="冰蓝城 [2]" w:date="2019-10-22T17:17:15Z">
                <w:r>
                  <w:rPr>
                    <w:rFonts w:hint="eastAsia"/>
                  </w:rPr>
                  <w:delText>新增图层名</w:delText>
                </w:r>
              </w:del>
            </w:ins>
          </w:p>
        </w:tc>
      </w:tr>
    </w:tbl>
    <w:p>
      <w:pPr>
        <w:ind w:firstLine="480"/>
        <w:rPr>
          <w:ins w:id="3668" w:author="admin" w:date="2019-10-16T20:56:00Z"/>
          <w:del w:id="3669" w:author="冰蓝城 [2]" w:date="2019-10-22T17:17:15Z"/>
        </w:rPr>
      </w:pPr>
    </w:p>
    <w:tbl>
      <w:tblPr>
        <w:tblStyle w:val="18"/>
        <w:tblW w:w="97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3670" w:author="FSMM _" w:date="2019-10-17T00:08:00Z">
          <w:tblPr>
            <w:tblStyle w:val="18"/>
            <w:tblW w:w="1049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9711"/>
        <w:tblGridChange w:id="3671">
          <w:tblGrid>
            <w:gridCol w:w="104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674" w:author="FSMM _" w:date="2019-10-17T00:08: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jc w:val="center"/>
          <w:ins w:id="3672" w:author="admin" w:date="2019-10-16T20:57:00Z"/>
          <w:del w:id="3673" w:author="冰蓝城 [2]" w:date="2019-10-22T17:17:15Z"/>
          <w:trPrChange w:id="3674" w:author="FSMM _" w:date="2019-10-17T00:08:00Z">
            <w:trPr>
              <w:jc w:val="center"/>
            </w:trPr>
          </w:trPrChange>
        </w:trPr>
        <w:tc>
          <w:tcPr>
            <w:tcW w:w="9711" w:type="dxa"/>
            <w:tcPrChange w:id="3675" w:author="FSMM _" w:date="2019-10-17T00:08:00Z">
              <w:tcPr>
                <w:tcW w:w="10490" w:type="dxa"/>
              </w:tcPr>
            </w:tcPrChange>
          </w:tcPr>
          <w:p>
            <w:pPr>
              <w:ind w:firstLine="0" w:firstLineChars="0"/>
              <w:rPr>
                <w:ins w:id="3676" w:author="admin" w:date="2019-10-16T20:57:00Z"/>
                <w:del w:id="3677" w:author="冰蓝城 [2]" w:date="2019-10-22T17:17:15Z"/>
              </w:rPr>
            </w:pPr>
            <w:ins w:id="3678" w:author="admin" w:date="2019-10-16T20:57:00Z">
              <w:del w:id="3679" w:author="冰蓝城 [2]" w:date="2019-10-22T17:17:15Z">
                <w:r>
                  <w:rPr>
                    <w:rFonts w:hint="eastAsia"/>
                  </w:rPr>
                  <w:delText>名称：图层表</w:delText>
                </w:r>
              </w:del>
            </w:ins>
          </w:p>
          <w:p>
            <w:pPr>
              <w:ind w:firstLine="0" w:firstLineChars="0"/>
              <w:rPr>
                <w:ins w:id="3680" w:author="admin" w:date="2019-10-16T20:57:00Z"/>
                <w:del w:id="3681" w:author="冰蓝城 [2]" w:date="2019-10-22T17:17:15Z"/>
              </w:rPr>
            </w:pPr>
            <w:ins w:id="3682" w:author="admin" w:date="2019-10-16T20:57:00Z">
              <w:del w:id="3683" w:author="冰蓝城 [2]" w:date="2019-10-22T17:17:15Z">
                <w:r>
                  <w:rPr>
                    <w:rFonts w:hint="eastAsia"/>
                  </w:rPr>
                  <w:delText>描述： 4D GIS标记系统中使用的图层</w:delText>
                </w:r>
              </w:del>
            </w:ins>
          </w:p>
          <w:p>
            <w:pPr>
              <w:ind w:firstLine="0" w:firstLineChars="0"/>
              <w:rPr>
                <w:ins w:id="3684" w:author="admin" w:date="2019-10-16T20:57:00Z"/>
                <w:del w:id="3685" w:author="冰蓝城 [2]" w:date="2019-10-22T17:17:15Z"/>
              </w:rPr>
            </w:pPr>
            <w:ins w:id="3686" w:author="admin" w:date="2019-10-16T20:57:00Z">
              <w:del w:id="3687" w:author="冰蓝城 [2]" w:date="2019-10-22T17:17:15Z">
                <w:r>
                  <w:rPr>
                    <w:rFonts w:hint="eastAsia"/>
                  </w:rPr>
                  <w:delText>定义：图层表=图层名称</w:delText>
                </w:r>
              </w:del>
            </w:ins>
          </w:p>
          <w:p>
            <w:pPr>
              <w:ind w:left="720" w:leftChars="300" w:firstLine="0" w:firstLineChars="0"/>
              <w:rPr>
                <w:ins w:id="3688" w:author="admin" w:date="2019-10-16T20:57:00Z"/>
                <w:del w:id="3689" w:author="冰蓝城 [2]" w:date="2019-10-22T17:17:15Z"/>
              </w:rPr>
            </w:pPr>
            <w:ins w:id="3690" w:author="admin" w:date="2019-10-16T20:57:00Z">
              <w:del w:id="3691" w:author="冰蓝城 [2]" w:date="2019-10-22T17:17:15Z">
                <w:r>
                  <w:rPr>
                    <w:rFonts w:hint="eastAsia"/>
                  </w:rPr>
                  <w:delText>图层名称：char[20]</w:delText>
                </w:r>
              </w:del>
            </w:ins>
          </w:p>
        </w:tc>
      </w:tr>
    </w:tbl>
    <w:p>
      <w:pPr>
        <w:ind w:firstLine="0" w:firstLineChars="0"/>
        <w:rPr>
          <w:ins w:id="3692" w:author="FSMM _" w:date="2019-10-17T20:11:00Z"/>
          <w:del w:id="3693" w:author="冰蓝城 [2]" w:date="2019-10-22T17:17:15Z"/>
        </w:rPr>
      </w:pPr>
      <w:ins w:id="3694" w:author="FSMM _" w:date="2019-10-17T20:11:00Z">
        <w:del w:id="3695" w:author="冰蓝城 [2]" w:date="2019-10-22T17:17:15Z">
          <w:r>
            <w:rPr>
              <w:rFonts w:hint="eastAsia"/>
            </w:rPr>
            <w:delText xml:space="preserve"> </w:delText>
          </w:r>
        </w:del>
      </w:ins>
      <w:ins w:id="3696" w:author="FSMM _" w:date="2019-10-17T20:11:00Z">
        <w:del w:id="3697" w:author="冰蓝城 [2]" w:date="2019-10-22T17:17:15Z">
          <w:r>
            <w:rPr/>
            <w:delText xml:space="preserve">   </w:delText>
          </w:r>
        </w:del>
      </w:ins>
      <w:ins w:id="3698" w:author="FSMM _" w:date="2019-10-17T20:12:00Z">
        <w:del w:id="3699" w:author="冰蓝城 [2]" w:date="2019-10-22T17:17:15Z">
          <w:r>
            <w:rPr/>
            <w:delText xml:space="preserve">    </w:delText>
          </w:r>
        </w:del>
      </w:ins>
      <w:ins w:id="3700" w:author="FSMM _" w:date="2019-10-17T20:12:00Z">
        <w:del w:id="3701" w:author="冰蓝城 [2]" w:date="2019-10-22T17:17:15Z">
          <w:r>
            <w:rPr>
              <w:rFonts w:hint="eastAsia"/>
            </w:rPr>
            <w:delText>离线标记表</w:delText>
          </w:r>
        </w:del>
      </w:ins>
      <w:ins w:id="3702" w:author="FSMM _" w:date="2019-10-17T20:11:00Z">
        <w:del w:id="3703" w:author="冰蓝城 [2]" w:date="2019-10-22T17:17:15Z">
          <w:r>
            <w:rPr>
              <w:rFonts w:hint="eastAsia"/>
            </w:rPr>
            <w:delText>：</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3704" w:author="FSMM _" w:date="2019-10-17T20:11:00Z"/>
          <w:del w:id="3705" w:author="冰蓝城 [2]" w:date="2019-10-22T17:17:15Z"/>
        </w:trPr>
        <w:tc>
          <w:tcPr>
            <w:tcW w:w="1970" w:type="dxa"/>
          </w:tcPr>
          <w:p>
            <w:pPr>
              <w:ind w:firstLine="0" w:firstLineChars="0"/>
              <w:jc w:val="center"/>
              <w:rPr>
                <w:ins w:id="3706" w:author="FSMM _" w:date="2019-10-17T20:11:00Z"/>
                <w:del w:id="3707" w:author="冰蓝城 [2]" w:date="2019-10-22T17:17:15Z"/>
                <w:b/>
              </w:rPr>
            </w:pPr>
            <w:ins w:id="3708" w:author="FSMM _" w:date="2019-10-17T20:11:00Z">
              <w:del w:id="3709" w:author="冰蓝城 [2]" w:date="2019-10-22T17:17:15Z">
                <w:r>
                  <w:rPr>
                    <w:rFonts w:hint="eastAsia"/>
                    <w:b/>
                  </w:rPr>
                  <w:delText>字段说明</w:delText>
                </w:r>
              </w:del>
            </w:ins>
          </w:p>
        </w:tc>
        <w:tc>
          <w:tcPr>
            <w:tcW w:w="1971" w:type="dxa"/>
          </w:tcPr>
          <w:p>
            <w:pPr>
              <w:ind w:firstLine="0" w:firstLineChars="0"/>
              <w:jc w:val="center"/>
              <w:rPr>
                <w:ins w:id="3710" w:author="FSMM _" w:date="2019-10-17T20:11:00Z"/>
                <w:del w:id="3711" w:author="冰蓝城 [2]" w:date="2019-10-22T17:17:15Z"/>
                <w:b/>
              </w:rPr>
            </w:pPr>
            <w:ins w:id="3712" w:author="FSMM _" w:date="2019-10-17T20:11:00Z">
              <w:del w:id="3713" w:author="冰蓝城 [2]" w:date="2019-10-22T17:17:15Z">
                <w:r>
                  <w:rPr>
                    <w:rFonts w:hint="eastAsia"/>
                    <w:b/>
                  </w:rPr>
                  <w:delText>名称</w:delText>
                </w:r>
              </w:del>
            </w:ins>
          </w:p>
        </w:tc>
        <w:tc>
          <w:tcPr>
            <w:tcW w:w="1971" w:type="dxa"/>
          </w:tcPr>
          <w:p>
            <w:pPr>
              <w:ind w:firstLine="0" w:firstLineChars="0"/>
              <w:jc w:val="center"/>
              <w:rPr>
                <w:ins w:id="3714" w:author="FSMM _" w:date="2019-10-17T20:11:00Z"/>
                <w:del w:id="3715" w:author="冰蓝城 [2]" w:date="2019-10-22T17:17:15Z"/>
                <w:b/>
              </w:rPr>
            </w:pPr>
            <w:ins w:id="3716" w:author="FSMM _" w:date="2019-10-17T20:11:00Z">
              <w:del w:id="3717" w:author="冰蓝城 [2]" w:date="2019-10-22T17:17:15Z">
                <w:r>
                  <w:rPr>
                    <w:rFonts w:hint="eastAsia"/>
                    <w:b/>
                  </w:rPr>
                  <w:delText>类型</w:delText>
                </w:r>
              </w:del>
            </w:ins>
          </w:p>
        </w:tc>
        <w:tc>
          <w:tcPr>
            <w:tcW w:w="1971" w:type="dxa"/>
          </w:tcPr>
          <w:p>
            <w:pPr>
              <w:ind w:firstLine="0" w:firstLineChars="0"/>
              <w:jc w:val="center"/>
              <w:rPr>
                <w:ins w:id="3718" w:author="FSMM _" w:date="2019-10-17T20:11:00Z"/>
                <w:del w:id="3719" w:author="冰蓝城 [2]" w:date="2019-10-22T17:17:15Z"/>
                <w:b/>
              </w:rPr>
            </w:pPr>
            <w:ins w:id="3720" w:author="FSMM _" w:date="2019-10-17T20:11:00Z">
              <w:del w:id="3721" w:author="冰蓝城 [2]" w:date="2019-10-22T17:17:15Z">
                <w:r>
                  <w:rPr>
                    <w:rFonts w:hint="eastAsia"/>
                    <w:b/>
                  </w:rPr>
                  <w:delText>长度</w:delText>
                </w:r>
              </w:del>
            </w:ins>
          </w:p>
        </w:tc>
        <w:tc>
          <w:tcPr>
            <w:tcW w:w="1971" w:type="dxa"/>
          </w:tcPr>
          <w:p>
            <w:pPr>
              <w:ind w:firstLine="0" w:firstLineChars="0"/>
              <w:jc w:val="center"/>
              <w:rPr>
                <w:ins w:id="3722" w:author="FSMM _" w:date="2019-10-17T20:11:00Z"/>
                <w:del w:id="3723" w:author="冰蓝城 [2]" w:date="2019-10-22T17:17:15Z"/>
                <w:b/>
              </w:rPr>
            </w:pPr>
            <w:ins w:id="3724" w:author="FSMM _" w:date="2019-10-17T20:17:00Z">
              <w:del w:id="3725" w:author="冰蓝城 [2]" w:date="2019-10-22T17:17:15Z">
                <w:r>
                  <w:rPr>
                    <w:rFonts w:hint="eastAsia"/>
                    <w:b/>
                  </w:rPr>
                  <w:delText>属性</w:delText>
                </w:r>
              </w:del>
            </w:ins>
          </w:p>
        </w:tc>
      </w:tr>
    </w:tbl>
    <w:p>
      <w:pPr>
        <w:ind w:firstLine="0" w:firstLineChars="0"/>
        <w:rPr>
          <w:ins w:id="3726" w:author="FSMM _" w:date="2019-10-17T20:11:00Z"/>
          <w:del w:id="3727" w:author="冰蓝城 [2]" w:date="2019-10-22T17:17:15Z"/>
        </w:rPr>
      </w:pPr>
    </w:p>
    <w:p>
      <w:pPr>
        <w:ind w:firstLine="480" w:firstLineChars="200"/>
        <w:rPr>
          <w:ins w:id="3729" w:author="FSMM _" w:date="2019-10-17T20:12:00Z"/>
          <w:del w:id="3730" w:author="冰蓝城 [2]" w:date="2019-10-22T17:17:15Z"/>
        </w:rPr>
        <w:pPrChange w:id="3728" w:author="FSMM _" w:date="2019-10-17T20:12:00Z">
          <w:pPr>
            <w:ind w:firstLine="0" w:firstLineChars="0"/>
          </w:pPr>
        </w:pPrChange>
      </w:pPr>
      <w:ins w:id="3731" w:author="FSMM _" w:date="2019-10-17T20:12:00Z">
        <w:del w:id="3732" w:author="冰蓝城 [2]" w:date="2019-10-22T17:17:15Z">
          <w:r>
            <w:rPr>
              <w:rFonts w:hint="eastAsia"/>
            </w:rPr>
            <w:delText>标记分享表：</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3733" w:author="FSMM _" w:date="2019-10-17T20:12:00Z"/>
          <w:del w:id="3734" w:author="冰蓝城 [2]" w:date="2019-10-22T17:17:15Z"/>
        </w:trPr>
        <w:tc>
          <w:tcPr>
            <w:tcW w:w="1970" w:type="dxa"/>
          </w:tcPr>
          <w:p>
            <w:pPr>
              <w:ind w:firstLine="0" w:firstLineChars="0"/>
              <w:jc w:val="center"/>
              <w:rPr>
                <w:ins w:id="3735" w:author="FSMM _" w:date="2019-10-17T20:12:00Z"/>
                <w:del w:id="3736" w:author="冰蓝城 [2]" w:date="2019-10-22T17:17:15Z"/>
                <w:b/>
              </w:rPr>
            </w:pPr>
            <w:ins w:id="3737" w:author="FSMM _" w:date="2019-10-17T20:12:00Z">
              <w:del w:id="3738" w:author="冰蓝城 [2]" w:date="2019-10-22T17:17:15Z">
                <w:r>
                  <w:rPr>
                    <w:rFonts w:hint="eastAsia"/>
                    <w:b/>
                  </w:rPr>
                  <w:delText>字段说明</w:delText>
                </w:r>
              </w:del>
            </w:ins>
          </w:p>
        </w:tc>
        <w:tc>
          <w:tcPr>
            <w:tcW w:w="1971" w:type="dxa"/>
          </w:tcPr>
          <w:p>
            <w:pPr>
              <w:ind w:firstLine="0" w:firstLineChars="0"/>
              <w:jc w:val="center"/>
              <w:rPr>
                <w:ins w:id="3739" w:author="FSMM _" w:date="2019-10-17T20:12:00Z"/>
                <w:del w:id="3740" w:author="冰蓝城 [2]" w:date="2019-10-22T17:17:15Z"/>
                <w:b/>
              </w:rPr>
            </w:pPr>
            <w:ins w:id="3741" w:author="FSMM _" w:date="2019-10-17T20:12:00Z">
              <w:del w:id="3742" w:author="冰蓝城 [2]" w:date="2019-10-22T17:17:15Z">
                <w:r>
                  <w:rPr>
                    <w:rFonts w:hint="eastAsia"/>
                    <w:b/>
                  </w:rPr>
                  <w:delText>名称</w:delText>
                </w:r>
              </w:del>
            </w:ins>
          </w:p>
        </w:tc>
        <w:tc>
          <w:tcPr>
            <w:tcW w:w="1971" w:type="dxa"/>
          </w:tcPr>
          <w:p>
            <w:pPr>
              <w:ind w:firstLine="0" w:firstLineChars="0"/>
              <w:jc w:val="center"/>
              <w:rPr>
                <w:ins w:id="3743" w:author="FSMM _" w:date="2019-10-17T20:12:00Z"/>
                <w:del w:id="3744" w:author="冰蓝城 [2]" w:date="2019-10-22T17:17:15Z"/>
                <w:b/>
              </w:rPr>
            </w:pPr>
            <w:ins w:id="3745" w:author="FSMM _" w:date="2019-10-17T20:12:00Z">
              <w:del w:id="3746" w:author="冰蓝城 [2]" w:date="2019-10-22T17:17:15Z">
                <w:r>
                  <w:rPr>
                    <w:rFonts w:hint="eastAsia"/>
                    <w:b/>
                  </w:rPr>
                  <w:delText>类型</w:delText>
                </w:r>
              </w:del>
            </w:ins>
          </w:p>
        </w:tc>
        <w:tc>
          <w:tcPr>
            <w:tcW w:w="1971" w:type="dxa"/>
          </w:tcPr>
          <w:p>
            <w:pPr>
              <w:ind w:firstLine="0" w:firstLineChars="0"/>
              <w:jc w:val="center"/>
              <w:rPr>
                <w:ins w:id="3747" w:author="FSMM _" w:date="2019-10-17T20:12:00Z"/>
                <w:del w:id="3748" w:author="冰蓝城 [2]" w:date="2019-10-22T17:17:15Z"/>
                <w:b/>
              </w:rPr>
            </w:pPr>
            <w:ins w:id="3749" w:author="FSMM _" w:date="2019-10-17T20:12:00Z">
              <w:del w:id="3750" w:author="冰蓝城 [2]" w:date="2019-10-22T17:17:15Z">
                <w:r>
                  <w:rPr>
                    <w:rFonts w:hint="eastAsia"/>
                    <w:b/>
                  </w:rPr>
                  <w:delText>长度</w:delText>
                </w:r>
              </w:del>
            </w:ins>
          </w:p>
        </w:tc>
        <w:tc>
          <w:tcPr>
            <w:tcW w:w="1971" w:type="dxa"/>
          </w:tcPr>
          <w:p>
            <w:pPr>
              <w:ind w:firstLine="0" w:firstLineChars="0"/>
              <w:jc w:val="center"/>
              <w:rPr>
                <w:ins w:id="3751" w:author="FSMM _" w:date="2019-10-17T20:12:00Z"/>
                <w:del w:id="3752" w:author="冰蓝城 [2]" w:date="2019-10-22T17:17:15Z"/>
                <w:b/>
              </w:rPr>
            </w:pPr>
            <w:ins w:id="3753" w:author="FSMM _" w:date="2019-10-17T20:17:00Z">
              <w:del w:id="3754" w:author="冰蓝城 [2]" w:date="2019-10-22T17:17:15Z">
                <w:r>
                  <w:rPr>
                    <w:rFonts w:hint="eastAsia"/>
                    <w:b/>
                  </w:rPr>
                  <w:delText>属性</w:delText>
                </w:r>
              </w:del>
            </w:ins>
          </w:p>
        </w:tc>
      </w:tr>
    </w:tbl>
    <w:p>
      <w:pPr>
        <w:ind w:firstLine="199" w:firstLineChars="83"/>
        <w:rPr>
          <w:ins w:id="3756" w:author="FSMM _" w:date="2019-10-17T00:09:00Z"/>
          <w:del w:id="3757" w:author="冰蓝城 [2]" w:date="2019-10-22T17:17:15Z"/>
        </w:rPr>
        <w:pPrChange w:id="3755" w:author="FSMM _" w:date="2019-10-17T00:08:00Z">
          <w:pPr>
            <w:ind w:firstLine="480"/>
          </w:pPr>
        </w:pPrChange>
      </w:pPr>
    </w:p>
    <w:p>
      <w:pPr>
        <w:ind w:firstLine="199" w:firstLineChars="83"/>
        <w:rPr>
          <w:ins w:id="3759" w:author="FSMM _" w:date="2019-10-17T00:10:00Z"/>
          <w:del w:id="3760" w:author="冰蓝城 [2]" w:date="2019-10-22T17:17:15Z"/>
        </w:rPr>
        <w:pPrChange w:id="3758" w:author="FSMM _" w:date="2019-10-17T00:09:00Z">
          <w:pPr>
            <w:ind w:firstLine="480"/>
          </w:pPr>
        </w:pPrChange>
      </w:pPr>
    </w:p>
    <w:p>
      <w:pPr>
        <w:ind w:firstLine="480"/>
        <w:rPr>
          <w:ins w:id="3761" w:author="FSMM _" w:date="2019-10-17T20:12:00Z"/>
          <w:del w:id="3762" w:author="冰蓝城 [2]" w:date="2019-10-22T17:17:15Z"/>
        </w:rPr>
      </w:pPr>
      <w:ins w:id="3763" w:author="FSMM _" w:date="2019-10-17T20:13:00Z">
        <w:del w:id="3764" w:author="冰蓝城 [2]" w:date="2019-10-22T17:17:15Z">
          <w:r>
            <w:rPr>
              <w:rFonts w:hint="eastAsia"/>
            </w:rPr>
            <w:delText>线路分</w:delText>
          </w:r>
        </w:del>
      </w:ins>
      <w:ins w:id="3765" w:author="FSMM _" w:date="2019-10-17T20:12:00Z">
        <w:del w:id="3766" w:author="冰蓝城 [2]" w:date="2019-10-22T17:17:15Z">
          <w:r>
            <w:rPr>
              <w:rFonts w:hint="eastAsia"/>
            </w:rPr>
            <w:delText>享表：</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3767" w:author="FSMM _" w:date="2019-10-17T20:12:00Z"/>
          <w:del w:id="3768" w:author="冰蓝城 [2]" w:date="2019-10-22T17:17:15Z"/>
        </w:trPr>
        <w:tc>
          <w:tcPr>
            <w:tcW w:w="1970" w:type="dxa"/>
          </w:tcPr>
          <w:p>
            <w:pPr>
              <w:ind w:firstLine="0" w:firstLineChars="0"/>
              <w:jc w:val="center"/>
              <w:rPr>
                <w:ins w:id="3769" w:author="FSMM _" w:date="2019-10-17T20:12:00Z"/>
                <w:del w:id="3770" w:author="冰蓝城 [2]" w:date="2019-10-22T17:17:15Z"/>
                <w:b/>
              </w:rPr>
            </w:pPr>
            <w:ins w:id="3771" w:author="FSMM _" w:date="2019-10-17T20:12:00Z">
              <w:del w:id="3772" w:author="冰蓝城 [2]" w:date="2019-10-22T17:17:15Z">
                <w:r>
                  <w:rPr>
                    <w:rFonts w:hint="eastAsia"/>
                    <w:b/>
                  </w:rPr>
                  <w:delText>字段说明</w:delText>
                </w:r>
              </w:del>
            </w:ins>
          </w:p>
        </w:tc>
        <w:tc>
          <w:tcPr>
            <w:tcW w:w="1971" w:type="dxa"/>
          </w:tcPr>
          <w:p>
            <w:pPr>
              <w:ind w:firstLine="0" w:firstLineChars="0"/>
              <w:jc w:val="center"/>
              <w:rPr>
                <w:ins w:id="3773" w:author="FSMM _" w:date="2019-10-17T20:12:00Z"/>
                <w:del w:id="3774" w:author="冰蓝城 [2]" w:date="2019-10-22T17:17:15Z"/>
                <w:b/>
              </w:rPr>
            </w:pPr>
            <w:ins w:id="3775" w:author="FSMM _" w:date="2019-10-17T20:12:00Z">
              <w:del w:id="3776" w:author="冰蓝城 [2]" w:date="2019-10-22T17:17:15Z">
                <w:r>
                  <w:rPr>
                    <w:rFonts w:hint="eastAsia"/>
                    <w:b/>
                  </w:rPr>
                  <w:delText>名称</w:delText>
                </w:r>
              </w:del>
            </w:ins>
          </w:p>
        </w:tc>
        <w:tc>
          <w:tcPr>
            <w:tcW w:w="1971" w:type="dxa"/>
          </w:tcPr>
          <w:p>
            <w:pPr>
              <w:ind w:firstLine="0" w:firstLineChars="0"/>
              <w:jc w:val="center"/>
              <w:rPr>
                <w:ins w:id="3777" w:author="FSMM _" w:date="2019-10-17T20:12:00Z"/>
                <w:del w:id="3778" w:author="冰蓝城 [2]" w:date="2019-10-22T17:17:15Z"/>
                <w:b/>
              </w:rPr>
            </w:pPr>
            <w:ins w:id="3779" w:author="FSMM _" w:date="2019-10-17T20:12:00Z">
              <w:del w:id="3780" w:author="冰蓝城 [2]" w:date="2019-10-22T17:17:15Z">
                <w:r>
                  <w:rPr>
                    <w:rFonts w:hint="eastAsia"/>
                    <w:b/>
                  </w:rPr>
                  <w:delText>类型</w:delText>
                </w:r>
              </w:del>
            </w:ins>
          </w:p>
        </w:tc>
        <w:tc>
          <w:tcPr>
            <w:tcW w:w="1971" w:type="dxa"/>
          </w:tcPr>
          <w:p>
            <w:pPr>
              <w:ind w:firstLine="0" w:firstLineChars="0"/>
              <w:jc w:val="center"/>
              <w:rPr>
                <w:ins w:id="3781" w:author="FSMM _" w:date="2019-10-17T20:12:00Z"/>
                <w:del w:id="3782" w:author="冰蓝城 [2]" w:date="2019-10-22T17:17:15Z"/>
                <w:b/>
              </w:rPr>
            </w:pPr>
            <w:ins w:id="3783" w:author="FSMM _" w:date="2019-10-17T20:12:00Z">
              <w:del w:id="3784" w:author="冰蓝城 [2]" w:date="2019-10-22T17:17:15Z">
                <w:r>
                  <w:rPr>
                    <w:rFonts w:hint="eastAsia"/>
                    <w:b/>
                  </w:rPr>
                  <w:delText>长度</w:delText>
                </w:r>
              </w:del>
            </w:ins>
          </w:p>
        </w:tc>
        <w:tc>
          <w:tcPr>
            <w:tcW w:w="1971" w:type="dxa"/>
          </w:tcPr>
          <w:p>
            <w:pPr>
              <w:ind w:firstLine="0" w:firstLineChars="0"/>
              <w:jc w:val="center"/>
              <w:rPr>
                <w:ins w:id="3785" w:author="FSMM _" w:date="2019-10-17T20:12:00Z"/>
                <w:del w:id="3786" w:author="冰蓝城 [2]" w:date="2019-10-22T17:17:15Z"/>
                <w:b/>
              </w:rPr>
            </w:pPr>
            <w:ins w:id="3787" w:author="FSMM _" w:date="2019-10-17T20:18:00Z">
              <w:del w:id="3788" w:author="冰蓝城 [2]" w:date="2019-10-22T17:17:15Z">
                <w:r>
                  <w:rPr>
                    <w:rFonts w:hint="eastAsia"/>
                    <w:b/>
                  </w:rPr>
                  <w:delText>属性</w:delText>
                </w:r>
              </w:del>
            </w:ins>
          </w:p>
        </w:tc>
      </w:tr>
    </w:tbl>
    <w:p>
      <w:pPr>
        <w:ind w:firstLine="0" w:firstLineChars="0"/>
        <w:rPr>
          <w:ins w:id="3790" w:author="FSMM _" w:date="2019-10-17T00:10:00Z"/>
          <w:del w:id="3791" w:author="冰蓝城 [2]" w:date="2019-10-22T17:17:15Z"/>
        </w:rPr>
        <w:pPrChange w:id="3789" w:author="FSMM _" w:date="2019-10-17T00:10:00Z">
          <w:pPr>
            <w:ind w:firstLine="480"/>
          </w:pPr>
        </w:pPrChange>
      </w:pPr>
    </w:p>
    <w:p>
      <w:pPr>
        <w:pStyle w:val="3"/>
        <w:ind w:firstLine="151"/>
        <w:rPr>
          <w:ins w:id="3793" w:author="FSMM _" w:date="2019-10-17T20:19:00Z"/>
          <w:del w:id="3794" w:author="冰蓝城 [2]" w:date="2019-10-22T17:17:15Z"/>
        </w:rPr>
        <w:pPrChange w:id="3792" w:author="FSMM _" w:date="2019-10-17T20:14:00Z">
          <w:pPr>
            <w:ind w:firstLine="480"/>
          </w:pPr>
        </w:pPrChange>
      </w:pPr>
      <w:ins w:id="3795" w:author="FSMM _" w:date="2019-10-17T20:14:00Z">
        <w:del w:id="3796" w:author="冰蓝城 [2]" w:date="2019-10-22T17:17:15Z">
          <w:bookmarkStart w:id="11" w:name="_Toc22591986"/>
          <w:r>
            <w:rPr>
              <w:rFonts w:hint="eastAsia"/>
            </w:rPr>
            <w:delText>3</w:delText>
          </w:r>
        </w:del>
      </w:ins>
      <w:ins w:id="3797" w:author="FSMM _" w:date="2019-10-17T20:14:00Z">
        <w:del w:id="3798" w:author="冰蓝城 [2]" w:date="2019-10-22T17:17:15Z">
          <w:r>
            <w:rPr/>
            <w:delText xml:space="preserve">.3 </w:delText>
          </w:r>
        </w:del>
      </w:ins>
      <w:ins w:id="3799" w:author="FSMM _" w:date="2019-10-17T20:14:00Z">
        <w:del w:id="3800" w:author="冰蓝城 [2]" w:date="2019-10-22T17:17:15Z">
          <w:r>
            <w:rPr>
              <w:rFonts w:hint="eastAsia"/>
            </w:rPr>
            <w:delText>数据库建模</w:delText>
          </w:r>
          <w:bookmarkEnd w:id="11"/>
        </w:del>
      </w:ins>
    </w:p>
    <w:p>
      <w:pPr>
        <w:ind w:firstLine="480"/>
        <w:rPr>
          <w:del w:id="3801" w:author="冰蓝城 [2]" w:date="2019-10-22T17:17:15Z"/>
        </w:rPr>
      </w:pPr>
      <w:ins w:id="3802" w:author="FSMM _" w:date="2019-10-17T20:19:00Z">
        <w:del w:id="3803" w:author="冰蓝城 [2]" w:date="2019-10-22T17:17:15Z">
          <w:r>
            <w:rPr>
              <w:rFonts w:hint="eastAsia"/>
            </w:rPr>
            <w:delText>（建模图及</w:delText>
          </w:r>
        </w:del>
      </w:ins>
      <w:ins w:id="3804" w:author="FSMM _" w:date="2019-10-17T20:23:00Z">
        <w:del w:id="3805" w:author="冰蓝城 [2]" w:date="2019-10-22T17:17:15Z">
          <w:r>
            <w:rPr>
              <w:rFonts w:hint="eastAsia"/>
            </w:rPr>
            <w:delText>说明</w:delText>
          </w:r>
        </w:del>
      </w:ins>
      <w:ins w:id="3806" w:author="FSMM _" w:date="2019-10-17T20:19:00Z">
        <w:del w:id="3807" w:author="冰蓝城 [2]" w:date="2019-10-22T17:17:15Z">
          <w:r>
            <w:rPr>
              <w:rFonts w:hint="eastAsia"/>
            </w:rPr>
            <w:delText>）</w:delText>
          </w:r>
        </w:del>
      </w:ins>
    </w:p>
    <w:p>
      <w:pPr>
        <w:pStyle w:val="2"/>
        <w:spacing w:before="120" w:after="120"/>
        <w:rPr>
          <w:ins w:id="3808" w:author="FSMM _" w:date="2019-10-17T20:32:00Z"/>
          <w:del w:id="3809" w:author="冰蓝城 [2]" w:date="2019-10-22T17:17:15Z"/>
        </w:rPr>
      </w:pPr>
      <w:del w:id="3810" w:author="冰蓝城 [2]" w:date="2019-10-22T17:17:15Z">
        <w:bookmarkStart w:id="12" w:name="_Toc22591987"/>
        <w:r>
          <w:rPr>
            <w:rFonts w:hint="eastAsia"/>
          </w:rPr>
          <w:delText>4、功能</w:delText>
        </w:r>
      </w:del>
      <w:ins w:id="3811" w:author="FSMM _" w:date="2019-10-17T20:26:00Z">
        <w:del w:id="3812" w:author="冰蓝城 [2]" w:date="2019-10-22T17:17:15Z">
          <w:r>
            <w:rPr>
              <w:rFonts w:hint="eastAsia"/>
            </w:rPr>
            <w:delText>设计</w:delText>
          </w:r>
          <w:bookmarkEnd w:id="12"/>
        </w:del>
      </w:ins>
    </w:p>
    <w:p>
      <w:pPr>
        <w:pStyle w:val="3"/>
        <w:spacing w:before="120" w:after="120"/>
        <w:ind w:firstLine="151"/>
        <w:rPr>
          <w:ins w:id="3814" w:author="FSMM _" w:date="2019-10-17T20:40:00Z"/>
          <w:del w:id="3815" w:author="冰蓝城 [2]" w:date="2019-10-22T17:17:15Z"/>
        </w:rPr>
        <w:pPrChange w:id="3813" w:author="FSMM _" w:date="2019-10-17T20:33:00Z">
          <w:pPr>
            <w:pStyle w:val="2"/>
            <w:spacing w:before="120" w:after="120"/>
          </w:pPr>
        </w:pPrChange>
      </w:pPr>
      <w:ins w:id="3816" w:author="FSMM _" w:date="2019-10-17T20:32:00Z">
        <w:del w:id="3817" w:author="冰蓝城 [2]" w:date="2019-10-22T17:17:15Z">
          <w:bookmarkStart w:id="13" w:name="_Toc22591988"/>
          <w:r>
            <w:rPr>
              <w:rFonts w:hint="eastAsia"/>
            </w:rPr>
            <w:delText>4</w:delText>
          </w:r>
        </w:del>
      </w:ins>
      <w:ins w:id="3818" w:author="FSMM _" w:date="2019-10-17T20:32:00Z">
        <w:del w:id="3819" w:author="冰蓝城 [2]" w:date="2019-10-22T17:17:15Z">
          <w:r>
            <w:rPr/>
            <w:delText xml:space="preserve">.1 </w:delText>
          </w:r>
        </w:del>
      </w:ins>
      <w:ins w:id="3820" w:author="FSMM _" w:date="2019-10-17T20:32:00Z">
        <w:del w:id="3821" w:author="冰蓝城 [2]" w:date="2019-10-22T17:17:15Z">
          <w:r>
            <w:rPr>
              <w:rFonts w:hint="eastAsia"/>
            </w:rPr>
            <w:delText>数据流图</w:delText>
          </w:r>
          <w:bookmarkEnd w:id="13"/>
        </w:del>
      </w:ins>
    </w:p>
    <w:p>
      <w:pPr>
        <w:pStyle w:val="4"/>
        <w:spacing w:before="120" w:after="120"/>
        <w:ind w:firstLine="281"/>
        <w:rPr>
          <w:ins w:id="3823" w:author="FSMM _" w:date="2019-10-17T20:40:00Z"/>
          <w:del w:id="3824" w:author="冰蓝城 [2]" w:date="2019-10-22T17:17:15Z"/>
        </w:rPr>
        <w:pPrChange w:id="3822" w:author="FSMM _" w:date="2019-10-17T20:40:00Z">
          <w:pPr>
            <w:pStyle w:val="2"/>
            <w:spacing w:before="120" w:after="120"/>
          </w:pPr>
        </w:pPrChange>
      </w:pPr>
      <w:ins w:id="3825" w:author="FSMM _" w:date="2019-10-17T20:40:00Z">
        <w:del w:id="3826" w:author="冰蓝城 [2]" w:date="2019-10-22T17:17:15Z">
          <w:bookmarkStart w:id="14" w:name="_Toc22591989"/>
          <w:r>
            <w:rPr>
              <w:rFonts w:hint="eastAsia"/>
            </w:rPr>
            <w:delText>4</w:delText>
          </w:r>
        </w:del>
      </w:ins>
      <w:ins w:id="3827" w:author="FSMM _" w:date="2019-10-17T20:40:00Z">
        <w:del w:id="3828" w:author="冰蓝城 [2]" w:date="2019-10-22T17:17:15Z">
          <w:r>
            <w:rPr/>
            <w:delText xml:space="preserve">.1.1 </w:delText>
          </w:r>
        </w:del>
      </w:ins>
      <w:ins w:id="3829" w:author="FSMM _" w:date="2019-10-17T20:40:00Z">
        <w:del w:id="3830" w:author="冰蓝城 [2]" w:date="2019-10-22T17:17:15Z">
          <w:r>
            <w:rPr>
              <w:rFonts w:hint="eastAsia"/>
            </w:rPr>
            <w:delText>第0层</w:delText>
          </w:r>
          <w:bookmarkEnd w:id="14"/>
        </w:del>
      </w:ins>
    </w:p>
    <w:p>
      <w:pPr>
        <w:pStyle w:val="4"/>
        <w:spacing w:before="120" w:after="120"/>
        <w:ind w:firstLine="281"/>
        <w:rPr>
          <w:ins w:id="3832" w:author="FSMM _" w:date="2019-10-17T20:40:00Z"/>
          <w:del w:id="3833" w:author="冰蓝城 [2]" w:date="2019-10-22T17:17:15Z"/>
        </w:rPr>
        <w:pPrChange w:id="3831" w:author="FSMM _" w:date="2019-10-17T20:40:00Z">
          <w:pPr>
            <w:pStyle w:val="2"/>
            <w:spacing w:before="120" w:after="120"/>
          </w:pPr>
        </w:pPrChange>
      </w:pPr>
      <w:ins w:id="3834" w:author="FSMM _" w:date="2019-10-17T20:40:00Z">
        <w:del w:id="3835" w:author="冰蓝城 [2]" w:date="2019-10-22T17:17:15Z">
          <w:bookmarkStart w:id="15" w:name="_Toc22591990"/>
          <w:r>
            <w:rPr>
              <w:rFonts w:hint="eastAsia"/>
            </w:rPr>
            <w:delText>4</w:delText>
          </w:r>
        </w:del>
      </w:ins>
      <w:ins w:id="3836" w:author="FSMM _" w:date="2019-10-17T20:40:00Z">
        <w:del w:id="3837" w:author="冰蓝城 [2]" w:date="2019-10-22T17:17:15Z">
          <w:r>
            <w:rPr/>
            <w:delText xml:space="preserve">.1.2 </w:delText>
          </w:r>
        </w:del>
      </w:ins>
      <w:ins w:id="3838" w:author="FSMM _" w:date="2019-10-17T20:40:00Z">
        <w:del w:id="3839" w:author="冰蓝城 [2]" w:date="2019-10-22T17:17:15Z">
          <w:r>
            <w:rPr>
              <w:rFonts w:hint="eastAsia"/>
            </w:rPr>
            <w:delText>第1层</w:delText>
          </w:r>
          <w:bookmarkEnd w:id="15"/>
        </w:del>
      </w:ins>
    </w:p>
    <w:p>
      <w:pPr>
        <w:pStyle w:val="4"/>
        <w:spacing w:before="120" w:after="120"/>
        <w:ind w:firstLine="281"/>
        <w:rPr>
          <w:ins w:id="3841" w:author="FSMM _" w:date="2019-10-17T20:32:00Z"/>
          <w:del w:id="3842" w:author="冰蓝城 [2]" w:date="2019-10-22T17:17:15Z"/>
        </w:rPr>
        <w:pPrChange w:id="3840" w:author="FSMM _" w:date="2019-10-17T20:40:00Z">
          <w:pPr>
            <w:pStyle w:val="2"/>
            <w:spacing w:before="120" w:after="120"/>
          </w:pPr>
        </w:pPrChange>
      </w:pPr>
      <w:ins w:id="3843" w:author="FSMM _" w:date="2019-10-17T20:40:00Z">
        <w:del w:id="3844" w:author="冰蓝城 [2]" w:date="2019-10-22T17:17:15Z">
          <w:bookmarkStart w:id="16" w:name="_Toc22591991"/>
          <w:r>
            <w:rPr>
              <w:rFonts w:hint="eastAsia"/>
            </w:rPr>
            <w:delText>4</w:delText>
          </w:r>
        </w:del>
      </w:ins>
      <w:ins w:id="3845" w:author="FSMM _" w:date="2019-10-17T20:40:00Z">
        <w:del w:id="3846" w:author="冰蓝城 [2]" w:date="2019-10-22T17:17:15Z">
          <w:r>
            <w:rPr/>
            <w:delText xml:space="preserve">.1.2 </w:delText>
          </w:r>
        </w:del>
      </w:ins>
      <w:ins w:id="3847" w:author="FSMM _" w:date="2019-10-17T20:40:00Z">
        <w:del w:id="3848" w:author="冰蓝城 [2]" w:date="2019-10-22T17:17:15Z">
          <w:r>
            <w:rPr>
              <w:rFonts w:hint="eastAsia"/>
            </w:rPr>
            <w:delText>第2层</w:delText>
          </w:r>
          <w:bookmarkEnd w:id="16"/>
        </w:del>
      </w:ins>
    </w:p>
    <w:p>
      <w:pPr>
        <w:pStyle w:val="3"/>
        <w:spacing w:before="120" w:after="120"/>
        <w:ind w:firstLine="151"/>
        <w:rPr>
          <w:ins w:id="3850" w:author="FSMM _" w:date="2019-10-17T20:34:00Z"/>
          <w:del w:id="3851" w:author="冰蓝城 [2]" w:date="2019-10-22T17:17:15Z"/>
        </w:rPr>
        <w:pPrChange w:id="3849" w:author="FSMM _" w:date="2019-10-17T20:33:00Z">
          <w:pPr>
            <w:pStyle w:val="2"/>
            <w:spacing w:before="120" w:after="120"/>
          </w:pPr>
        </w:pPrChange>
      </w:pPr>
      <w:ins w:id="3852" w:author="FSMM _" w:date="2019-10-17T20:32:00Z">
        <w:del w:id="3853" w:author="冰蓝城 [2]" w:date="2019-10-22T17:17:15Z">
          <w:bookmarkStart w:id="17" w:name="_Toc22591992"/>
          <w:r>
            <w:rPr>
              <w:rFonts w:hint="eastAsia"/>
            </w:rPr>
            <w:delText>4</w:delText>
          </w:r>
        </w:del>
      </w:ins>
      <w:ins w:id="3854" w:author="FSMM _" w:date="2019-10-17T20:32:00Z">
        <w:del w:id="3855" w:author="冰蓝城 [2]" w:date="2019-10-22T17:17:15Z">
          <w:r>
            <w:rPr/>
            <w:delText xml:space="preserve">.2 </w:delText>
          </w:r>
        </w:del>
      </w:ins>
      <w:ins w:id="3856" w:author="FSMM _" w:date="2019-10-17T20:32:00Z">
        <w:del w:id="3857" w:author="冰蓝城 [2]" w:date="2019-10-22T17:17:15Z">
          <w:r>
            <w:rPr>
              <w:rFonts w:hint="eastAsia"/>
            </w:rPr>
            <w:delText>功能实现</w:delText>
          </w:r>
          <w:bookmarkEnd w:id="17"/>
        </w:del>
      </w:ins>
    </w:p>
    <w:p>
      <w:pPr>
        <w:spacing w:before="120" w:after="120"/>
        <w:ind w:firstLine="480"/>
        <w:rPr>
          <w:del w:id="3859" w:author="冰蓝城 [2]" w:date="2019-10-22T17:17:15Z"/>
        </w:rPr>
        <w:pPrChange w:id="3858" w:author="FSMM _" w:date="2019-10-17T20:34:00Z">
          <w:pPr>
            <w:pStyle w:val="2"/>
            <w:spacing w:before="120" w:after="120"/>
          </w:pPr>
        </w:pPrChange>
      </w:pPr>
      <w:ins w:id="3860" w:author="FSMM _" w:date="2019-10-17T20:34:00Z">
        <w:del w:id="3861" w:author="冰蓝城 [2]" w:date="2019-10-22T17:17:15Z">
          <w:r>
            <w:rPr>
              <w:rFonts w:hint="eastAsia"/>
            </w:rPr>
            <w:delText>（每部分包括详细介绍、流程图、</w:delText>
          </w:r>
        </w:del>
      </w:ins>
      <w:ins w:id="3862" w:author="FSMM _" w:date="2019-10-17T20:34:00Z">
        <w:del w:id="3863" w:author="冰蓝城 [2]" w:date="2019-10-22T17:17:15Z">
          <w:r>
            <w:rPr>
              <w:rFonts w:hint="eastAsia"/>
              <w:b w:val="0"/>
              <w:bCs w:val="0"/>
              <w:color w:val="FF0000"/>
              <w:u w:val="single"/>
              <w:rPrChange w:id="3864" w:author="FSMM _" w:date="2019-10-17T20:34:00Z">
                <w:rPr>
                  <w:rFonts w:hint="eastAsia"/>
                  <w:b w:val="0"/>
                  <w:bCs w:val="0"/>
                  <w:color w:val="0000FF" w:themeColor="hyperlink"/>
                  <w:u w:val="single"/>
                </w:rPr>
              </w:rPrChange>
            </w:rPr>
            <w:delText>类图</w:delText>
          </w:r>
        </w:del>
      </w:ins>
      <w:ins w:id="3867" w:author="FSMM _" w:date="2019-10-17T20:35:00Z">
        <w:del w:id="3868" w:author="冰蓝城 [2]" w:date="2019-10-22T17:17:15Z">
          <w:r>
            <w:rPr>
              <w:rFonts w:hint="eastAsia"/>
              <w:color w:val="FF0000"/>
            </w:rPr>
            <w:delText>（新增）</w:delText>
          </w:r>
        </w:del>
      </w:ins>
      <w:ins w:id="3869" w:author="FSMM _" w:date="2019-10-17T20:34:00Z">
        <w:del w:id="3870" w:author="冰蓝城 [2]" w:date="2019-10-22T17:17:15Z">
          <w:r>
            <w:rPr>
              <w:rFonts w:hint="eastAsia"/>
            </w:rPr>
            <w:delText>、</w:delText>
          </w:r>
        </w:del>
      </w:ins>
      <w:ins w:id="3871" w:author="FSMM _" w:date="2019-10-17T20:35:00Z">
        <w:del w:id="3872" w:author="冰蓝城 [2]" w:date="2019-10-22T17:17:15Z">
          <w:r>
            <w:rPr>
              <w:rFonts w:hint="eastAsia"/>
            </w:rPr>
            <w:delText>函数接口</w:delText>
          </w:r>
        </w:del>
      </w:ins>
      <w:ins w:id="3873" w:author="FSMM _" w:date="2019-10-17T20:34:00Z">
        <w:del w:id="3874" w:author="冰蓝城 [2]" w:date="2019-10-22T17:17:15Z">
          <w:r>
            <w:rPr>
              <w:rFonts w:hint="eastAsia"/>
            </w:rPr>
            <w:delText>）</w:delText>
          </w:r>
        </w:del>
      </w:ins>
      <w:del w:id="3875" w:author="冰蓝城 [2]" w:date="2019-10-22T17:17:15Z">
        <w:r>
          <w:rPr>
            <w:rFonts w:hint="eastAsia"/>
          </w:rPr>
          <w:delText>需求</w:delText>
        </w:r>
      </w:del>
    </w:p>
    <w:p>
      <w:pPr>
        <w:pStyle w:val="4"/>
        <w:ind w:firstLine="281"/>
        <w:rPr>
          <w:ins w:id="3877" w:author="Windows 用户" w:date="2019-10-22T00:38:00Z"/>
          <w:del w:id="3878" w:author="冰蓝城 [2]" w:date="2019-10-22T17:17:15Z"/>
        </w:rPr>
        <w:pPrChange w:id="3876" w:author="FSMM _" w:date="2019-10-17T20:33:00Z">
          <w:pPr>
            <w:pStyle w:val="3"/>
            <w:ind w:firstLine="151"/>
          </w:pPr>
        </w:pPrChange>
      </w:pPr>
      <w:del w:id="3879" w:author="冰蓝城 [2]" w:date="2019-10-22T17:17:15Z">
        <w:bookmarkStart w:id="18" w:name="_Toc22591993"/>
        <w:r>
          <w:rPr>
            <w:rFonts w:hint="eastAsia"/>
          </w:rPr>
          <w:delText>4.</w:delText>
        </w:r>
      </w:del>
      <w:ins w:id="3880" w:author="FSMM _" w:date="2019-10-17T20:32:00Z">
        <w:del w:id="3881" w:author="冰蓝城 [2]" w:date="2019-10-22T17:17:15Z">
          <w:r>
            <w:rPr/>
            <w:delText>2</w:delText>
          </w:r>
        </w:del>
      </w:ins>
      <w:del w:id="3882" w:author="冰蓝城 [2]" w:date="2019-10-22T17:17:15Z">
        <w:r>
          <w:rPr>
            <w:rFonts w:hint="eastAsia"/>
          </w:rPr>
          <w:delText>1</w:delText>
        </w:r>
      </w:del>
      <w:ins w:id="3883" w:author="FSMM _" w:date="2019-10-17T20:32:00Z">
        <w:del w:id="3884" w:author="冰蓝城 [2]" w:date="2019-10-22T17:17:15Z">
          <w:r>
            <w:rPr/>
            <w:delText>.1</w:delText>
          </w:r>
        </w:del>
      </w:ins>
      <w:ins w:id="3885" w:author="FSMM _" w:date="2019-10-17T20:27:00Z">
        <w:del w:id="3886" w:author="冰蓝城 [2]" w:date="2019-10-22T17:17:15Z">
          <w:r>
            <w:rPr>
              <w:rFonts w:hint="eastAsia"/>
            </w:rPr>
            <w:delText>登录注册</w:delText>
          </w:r>
          <w:bookmarkEnd w:id="18"/>
        </w:del>
      </w:ins>
    </w:p>
    <w:p>
      <w:pPr>
        <w:ind w:firstLine="480"/>
        <w:rPr>
          <w:ins w:id="3887" w:author="Windows 用户" w:date="2019-10-22T00:38:00Z"/>
          <w:del w:id="3888" w:author="冰蓝城 [2]" w:date="2019-10-22T17:17:15Z"/>
        </w:rPr>
      </w:pPr>
      <w:ins w:id="3889" w:author="Windows 用户" w:date="2019-10-22T00:38:00Z">
        <w:del w:id="3890" w:author="冰蓝城 [2]" w:date="2019-10-22T17:17:15Z">
          <w:r>
            <w:rPr>
              <w:rFonts w:hint="eastAsia"/>
            </w:rPr>
            <w:delText>登录注册模块主要包括登录</w:delText>
          </w:r>
        </w:del>
      </w:ins>
      <w:ins w:id="3891" w:author="Windows 用户" w:date="2019-10-22T00:52:00Z">
        <w:del w:id="3892" w:author="冰蓝城 [2]" w:date="2019-10-22T17:17:15Z">
          <w:r>
            <w:rPr>
              <w:rFonts w:hint="eastAsia"/>
            </w:rPr>
            <w:delText>、</w:delText>
          </w:r>
        </w:del>
      </w:ins>
      <w:ins w:id="3893" w:author="Windows 用户" w:date="2019-10-22T00:38:00Z">
        <w:del w:id="3894" w:author="冰蓝城 [2]" w:date="2019-10-22T17:17:15Z">
          <w:r>
            <w:rPr>
              <w:rFonts w:hint="eastAsia"/>
            </w:rPr>
            <w:delText>注册</w:delText>
          </w:r>
        </w:del>
      </w:ins>
      <w:ins w:id="3895" w:author="Windows 用户" w:date="2019-10-22T00:52:00Z">
        <w:del w:id="3896" w:author="冰蓝城 [2]" w:date="2019-10-22T17:17:15Z">
          <w:r>
            <w:rPr>
              <w:rFonts w:hint="eastAsia"/>
            </w:rPr>
            <w:delText>和找回密码三</w:delText>
          </w:r>
        </w:del>
      </w:ins>
      <w:ins w:id="3897" w:author="Windows 用户" w:date="2019-10-22T00:38:00Z">
        <w:del w:id="3898" w:author="冰蓝城 [2]" w:date="2019-10-22T17:17:15Z">
          <w:r>
            <w:rPr>
              <w:rFonts w:hint="eastAsia"/>
            </w:rPr>
            <w:delText>个功能。用户第一次打开软件时，默认界面为登录界面，此时用户可以选择使用其他端口账号登录，如微信、QQ、微博等。当选择以这些账号登录时，会获取权限，并将该账号的头像，昵称等基本资料复制到本软件的账号上，此时用户只需要输入手机号</w:delText>
          </w:r>
        </w:del>
      </w:ins>
      <w:ins w:id="3899" w:author="Windows 用户" w:date="2019-10-22T00:53:00Z">
        <w:del w:id="3900" w:author="冰蓝城 [2]" w:date="2019-10-22T17:17:15Z">
          <w:r>
            <w:rPr>
              <w:rFonts w:hint="eastAsia"/>
            </w:rPr>
            <w:delText>、设置密码</w:delText>
          </w:r>
        </w:del>
      </w:ins>
      <w:ins w:id="3901" w:author="Windows 用户" w:date="2019-10-22T00:38:00Z">
        <w:del w:id="3902" w:author="冰蓝城 [2]" w:date="2019-10-22T17:17:15Z">
          <w:r>
            <w:rPr>
              <w:rFonts w:hint="eastAsia"/>
            </w:rPr>
            <w:delText>、填入发送过去的验证码即可，手机号即为用户账号。若用户进入注册界面，此时用户需要填写部分个人信息，再以手机号</w:delText>
          </w:r>
        </w:del>
      </w:ins>
      <w:ins w:id="3903" w:author="Windows 用户" w:date="2019-10-22T00:53:00Z">
        <w:del w:id="3904" w:author="冰蓝城 [2]" w:date="2019-10-22T17:17:15Z">
          <w:r>
            <w:rPr>
              <w:rFonts w:hint="eastAsia"/>
            </w:rPr>
            <w:delText>和密码</w:delText>
          </w:r>
        </w:del>
      </w:ins>
      <w:ins w:id="3905" w:author="Windows 用户" w:date="2019-10-22T00:38:00Z">
        <w:del w:id="3906" w:author="冰蓝城 [2]" w:date="2019-10-22T17:17:15Z">
          <w:r>
            <w:rPr>
              <w:rFonts w:hint="eastAsia"/>
            </w:rPr>
            <w:delText>进行注册。</w:delText>
          </w:r>
        </w:del>
      </w:ins>
    </w:p>
    <w:p>
      <w:pPr>
        <w:ind w:firstLine="480"/>
        <w:rPr>
          <w:ins w:id="3907" w:author="Windows 用户" w:date="2019-10-22T00:52:00Z"/>
          <w:del w:id="3908" w:author="冰蓝城 [2]" w:date="2019-10-22T17:17:15Z"/>
        </w:rPr>
      </w:pPr>
      <w:ins w:id="3909" w:author="Windows 用户" w:date="2019-10-22T00:38:00Z">
        <w:del w:id="3910" w:author="冰蓝城 [2]" w:date="2019-10-22T17:17:15Z">
          <w:r>
            <w:rPr>
              <w:rFonts w:hint="eastAsia"/>
            </w:rPr>
            <w:delText>当用户再次打开软件时，会直接以上一次登录的账号直接登录，可以退出账号重新以其他账号进行登录。</w:delText>
          </w:r>
        </w:del>
      </w:ins>
    </w:p>
    <w:p>
      <w:pPr>
        <w:ind w:firstLine="480"/>
        <w:rPr>
          <w:ins w:id="3911" w:author="Windows 用户" w:date="2019-10-22T00:38:00Z"/>
          <w:del w:id="3912" w:author="冰蓝城 [2]" w:date="2019-10-22T17:17:15Z"/>
        </w:rPr>
      </w:pPr>
      <w:ins w:id="3913" w:author="Windows 用户" w:date="2019-10-22T00:53:00Z">
        <w:del w:id="3914" w:author="冰蓝城 [2]" w:date="2019-10-22T17:17:15Z">
          <w:r>
            <w:rPr>
              <w:rFonts w:hint="eastAsia"/>
            </w:rPr>
            <w:delText>当用户忘记密码时可以选择找回密码，通过手机号的短信验证</w:delText>
          </w:r>
        </w:del>
      </w:ins>
      <w:ins w:id="3915" w:author="Windows 用户" w:date="2019-10-22T00:54:00Z">
        <w:del w:id="3916" w:author="冰蓝城 [2]" w:date="2019-10-22T17:17:15Z">
          <w:r>
            <w:rPr>
              <w:rFonts w:hint="eastAsia"/>
            </w:rPr>
            <w:delText>后即可重新设置密码。</w:delText>
          </w:r>
        </w:del>
      </w:ins>
    </w:p>
    <w:p>
      <w:pPr>
        <w:ind w:firstLine="480"/>
        <w:rPr>
          <w:ins w:id="3918" w:author="Windows 用户" w:date="2019-10-22T00:52:00Z"/>
          <w:del w:id="3919" w:author="冰蓝城 [2]" w:date="2019-10-22T17:17:15Z"/>
        </w:rPr>
        <w:pPrChange w:id="3917" w:author="Windows 用户" w:date="2019-10-22T00:38:00Z">
          <w:pPr>
            <w:pStyle w:val="3"/>
            <w:ind w:firstLine="151"/>
          </w:pPr>
        </w:pPrChange>
      </w:pPr>
      <w:ins w:id="3920" w:author="Windows 用户" w:date="2019-10-22T00:38:00Z">
        <w:del w:id="3921" w:author="冰蓝城 [2]" w:date="2019-10-22T17:17:15Z">
          <w:r>
            <w:rPr>
              <w:rFonts w:hint="eastAsia"/>
            </w:rPr>
            <w:delText>登录注册的流程图如下图所示：</w:delText>
          </w:r>
        </w:del>
      </w:ins>
    </w:p>
    <w:p>
      <w:pPr>
        <w:ind w:firstLine="480"/>
        <w:jc w:val="center"/>
        <w:rPr>
          <w:ins w:id="3923" w:author="Windows 用户" w:date="2019-10-22T00:54:00Z"/>
          <w:del w:id="3924" w:author="冰蓝城 [2]" w:date="2019-10-22T17:17:15Z"/>
        </w:rPr>
        <w:pPrChange w:id="3922" w:author="Windows 用户" w:date="2019-10-22T00:54:00Z">
          <w:pPr>
            <w:pStyle w:val="3"/>
            <w:ind w:firstLine="151"/>
          </w:pPr>
        </w:pPrChange>
      </w:pPr>
      <w:ins w:id="3925" w:author="Windows 用户" w:date="2019-10-22T00:52:00Z">
        <w:del w:id="3926" w:author="冰蓝城 [2]" w:date="2019-10-22T17:17:15Z">
          <w:r>
            <w:rPr/>
            <w:drawing>
              <wp:inline distT="0" distB="0" distL="0" distR="0">
                <wp:extent cx="3253105" cy="4422775"/>
                <wp:effectExtent l="0" t="0" r="0" b="0"/>
                <wp:docPr id="7" name="图片 7"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yaoxx\AppData\Local\Packages\Microsoft.MicrosoftEdge_8wekyb3d8bbwe\TempState\Downloads\未命名文件 (1).png"/>
                        <pic:cNvPicPr>
                          <a:picLocks noChangeAspect="1" noChangeArrowheads="1"/>
                        </pic:cNvPicPr>
                      </pic:nvPicPr>
                      <pic:blipFill>
                        <a:blip r:embed="rId10">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noFill/>
                        </a:ln>
                      </pic:spPr>
                    </pic:pic>
                  </a:graphicData>
                </a:graphic>
              </wp:inline>
            </w:drawing>
          </w:r>
        </w:del>
      </w:ins>
    </w:p>
    <w:p>
      <w:pPr>
        <w:ind w:firstLine="480"/>
        <w:rPr>
          <w:ins w:id="3930" w:author="Windows 用户" w:date="2019-10-22T01:21:00Z"/>
          <w:del w:id="3931" w:author="冰蓝城 [2]" w:date="2019-10-22T17:17:15Z"/>
        </w:rPr>
        <w:pPrChange w:id="3929" w:author="Windows 用户" w:date="2019-10-22T00:54:00Z">
          <w:pPr>
            <w:pStyle w:val="3"/>
            <w:ind w:firstLine="151"/>
          </w:pPr>
        </w:pPrChange>
      </w:pPr>
      <w:ins w:id="3932" w:author="Windows 用户" w:date="2019-10-22T00:54:00Z">
        <w:del w:id="3933" w:author="冰蓝城 [2]" w:date="2019-10-22T17:17:15Z">
          <w:r>
            <w:rPr>
              <w:rFonts w:hint="eastAsia"/>
            </w:rPr>
            <w:delText>登陆注册模块共有</w:delText>
          </w:r>
        </w:del>
      </w:ins>
      <w:ins w:id="3934" w:author="Windows 用户" w:date="2019-10-22T01:20:00Z">
        <w:del w:id="3935" w:author="冰蓝城 [2]" w:date="2019-10-22T17:17:15Z">
          <w:r>
            <w:rPr>
              <w:rFonts w:hint="eastAsia"/>
            </w:rPr>
            <w:delText>一个用户</w:delText>
          </w:r>
        </w:del>
      </w:ins>
      <w:ins w:id="3936" w:author="Windows 用户" w:date="2019-10-22T01:21:00Z">
        <w:del w:id="3937" w:author="冰蓝城 [2]" w:date="2019-10-22T17:17:15Z">
          <w:r>
            <w:rPr>
              <w:rFonts w:hint="eastAsia"/>
            </w:rPr>
            <w:delText>信息类：</w:delText>
          </w:r>
        </w:del>
      </w:ins>
    </w:p>
    <w:p>
      <w:pPr>
        <w:ind w:firstLine="480"/>
        <w:jc w:val="center"/>
        <w:rPr>
          <w:ins w:id="3939" w:author="FSMM _" w:date="2019-10-17T20:30:00Z"/>
          <w:del w:id="3940" w:author="冰蓝城 [2]" w:date="2019-10-22T17:17:15Z"/>
        </w:rPr>
        <w:pPrChange w:id="3938" w:author="Windows 用户" w:date="2019-10-22T10:21:00Z">
          <w:pPr>
            <w:pStyle w:val="3"/>
            <w:ind w:firstLine="151"/>
          </w:pPr>
        </w:pPrChange>
      </w:pPr>
      <w:ins w:id="3941" w:author="Windows 用户" w:date="2019-10-22T10:20:00Z">
        <w:del w:id="3942" w:author="冰蓝城 [2]" w:date="2019-10-22T17:17:15Z">
          <w:r>
            <w:rPr/>
            <w:drawing>
              <wp:inline distT="0" distB="0" distL="0" distR="0">
                <wp:extent cx="2658110" cy="1310640"/>
                <wp:effectExtent l="0" t="0" r="0" b="0"/>
                <wp:docPr id="11" name="图片 11"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yaoxx\AppData\Local\Packages\Microsoft.MicrosoftEdge_8wekyb3d8bbwe\TempState\Downloads\未命名文件 (9).png"/>
                        <pic:cNvPicPr>
                          <a:picLocks noChangeAspect="1" noChangeArrowheads="1"/>
                        </pic:cNvPicPr>
                      </pic:nvPicPr>
                      <pic:blipFill>
                        <a:blip r:embed="rId11">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noFill/>
                        </a:ln>
                      </pic:spPr>
                    </pic:pic>
                  </a:graphicData>
                </a:graphic>
              </wp:inline>
            </w:drawing>
          </w:r>
        </w:del>
      </w:ins>
    </w:p>
    <w:p>
      <w:pPr>
        <w:pStyle w:val="4"/>
        <w:ind w:firstLine="281"/>
        <w:rPr>
          <w:ins w:id="3946" w:author="Windows 用户" w:date="2019-10-22T00:57:00Z"/>
          <w:del w:id="3947" w:author="冰蓝城 [2]" w:date="2019-10-22T17:17:15Z"/>
        </w:rPr>
        <w:pPrChange w:id="3945" w:author="FSMM _" w:date="2019-10-17T20:33:00Z">
          <w:pPr>
            <w:pStyle w:val="3"/>
            <w:ind w:firstLine="151"/>
          </w:pPr>
        </w:pPrChange>
      </w:pPr>
      <w:ins w:id="3948" w:author="FSMM _" w:date="2019-10-17T20:27:00Z">
        <w:del w:id="3949" w:author="冰蓝城 [2]" w:date="2019-10-22T17:17:15Z">
          <w:bookmarkStart w:id="19" w:name="_Toc22591994"/>
          <w:r>
            <w:rPr>
              <w:rFonts w:hint="eastAsia"/>
            </w:rPr>
            <w:delText>4</w:delText>
          </w:r>
        </w:del>
      </w:ins>
      <w:ins w:id="3950" w:author="FSMM _" w:date="2019-10-17T20:27:00Z">
        <w:del w:id="3951" w:author="冰蓝城 [2]" w:date="2019-10-22T17:17:15Z">
          <w:r>
            <w:rPr/>
            <w:delText>.</w:delText>
          </w:r>
        </w:del>
      </w:ins>
      <w:ins w:id="3952" w:author="FSMM _" w:date="2019-10-17T20:32:00Z">
        <w:del w:id="3953" w:author="冰蓝城 [2]" w:date="2019-10-22T17:17:15Z">
          <w:r>
            <w:rPr/>
            <w:delText>2.</w:delText>
          </w:r>
        </w:del>
      </w:ins>
      <w:ins w:id="3954" w:author="FSMM _" w:date="2019-10-17T20:27:00Z">
        <w:del w:id="3955" w:author="冰蓝城 [2]" w:date="2019-10-22T17:17:15Z">
          <w:r>
            <w:rPr/>
            <w:delText xml:space="preserve">2 </w:delText>
          </w:r>
        </w:del>
      </w:ins>
      <w:ins w:id="3956" w:author="FSMM _" w:date="2019-10-17T20:27:00Z">
        <w:del w:id="3957" w:author="冰蓝城 [2]" w:date="2019-10-22T17:17:15Z">
          <w:r>
            <w:rPr>
              <w:rFonts w:hint="eastAsia"/>
            </w:rPr>
            <w:delText>视图切换</w:delText>
          </w:r>
          <w:bookmarkEnd w:id="19"/>
        </w:del>
      </w:ins>
    </w:p>
    <w:p>
      <w:pPr>
        <w:ind w:firstLine="480"/>
        <w:rPr>
          <w:ins w:id="3959" w:author="Windows 用户" w:date="2019-10-22T00:58:00Z"/>
          <w:del w:id="3960" w:author="冰蓝城 [2]" w:date="2019-10-22T17:17:15Z"/>
        </w:rPr>
        <w:pPrChange w:id="3958" w:author="Windows 用户" w:date="2019-10-22T00:57:00Z">
          <w:pPr>
            <w:pStyle w:val="3"/>
            <w:ind w:firstLine="151"/>
          </w:pPr>
        </w:pPrChange>
      </w:pPr>
      <w:ins w:id="3961" w:author="Windows 用户" w:date="2019-10-22T00:57:00Z">
        <w:del w:id="3962" w:author="冰蓝城 [2]" w:date="2019-10-22T17:17:15Z">
          <w:r>
            <w:rPr>
              <w:rFonts w:hint="eastAsia"/>
            </w:rPr>
            <w:delText>视图切换共包括3个功能，分别是切换2D视图、切换</w:delText>
          </w:r>
        </w:del>
      </w:ins>
      <w:ins w:id="3963" w:author="Windows 用户" w:date="2019-10-22T00:57:00Z">
        <w:del w:id="3964" w:author="冰蓝城 [2]" w:date="2019-10-22T17:17:15Z">
          <w:r>
            <w:rPr/>
            <w:delText>3</w:delText>
          </w:r>
        </w:del>
      </w:ins>
      <w:ins w:id="3965" w:author="Windows 用户" w:date="2019-10-22T00:57:00Z">
        <w:del w:id="3966" w:author="冰蓝城 [2]" w:date="2019-10-22T17:17:15Z">
          <w:r>
            <w:rPr>
              <w:rFonts w:hint="eastAsia"/>
            </w:rPr>
            <w:delText>D视图、切换</w:delText>
          </w:r>
        </w:del>
      </w:ins>
      <w:ins w:id="3967" w:author="Windows 用户" w:date="2019-10-22T00:57:00Z">
        <w:del w:id="3968" w:author="冰蓝城 [2]" w:date="2019-10-22T17:17:15Z">
          <w:r>
            <w:rPr/>
            <w:delText>4</w:delText>
          </w:r>
        </w:del>
      </w:ins>
      <w:ins w:id="3969" w:author="Windows 用户" w:date="2019-10-22T00:57:00Z">
        <w:del w:id="3970" w:author="冰蓝城 [2]" w:date="2019-10-22T17:17:15Z">
          <w:r>
            <w:rPr>
              <w:rFonts w:hint="eastAsia"/>
            </w:rPr>
            <w:delText>D视图。其显示时只有</w:delText>
          </w:r>
        </w:del>
      </w:ins>
      <w:ins w:id="3971" w:author="Windows 用户" w:date="2019-10-22T00:58:00Z">
        <w:del w:id="3972" w:author="冰蓝城 [2]" w:date="2019-10-22T17:17:15Z">
          <w:r>
            <w:rPr>
              <w:rFonts w:hint="eastAsia"/>
            </w:rPr>
            <w:delText>2D和3D地图可显示，4D需要加一个坐标轴来实现。</w:delText>
          </w:r>
        </w:del>
      </w:ins>
    </w:p>
    <w:p>
      <w:pPr>
        <w:ind w:firstLine="480"/>
        <w:rPr>
          <w:ins w:id="3974" w:author="Windows 用户" w:date="2019-10-22T01:00:00Z"/>
          <w:del w:id="3975" w:author="冰蓝城 [2]" w:date="2019-10-22T17:17:15Z"/>
        </w:rPr>
        <w:pPrChange w:id="3973" w:author="Windows 用户" w:date="2019-10-22T00:57:00Z">
          <w:pPr>
            <w:pStyle w:val="3"/>
            <w:ind w:firstLine="151"/>
          </w:pPr>
        </w:pPrChange>
      </w:pPr>
      <w:ins w:id="3976" w:author="Windows 用户" w:date="2019-10-22T00:58:00Z">
        <w:del w:id="3977" w:author="冰蓝城 [2]" w:date="2019-10-22T17:17:15Z">
          <w:r>
            <w:rPr>
              <w:rFonts w:hint="eastAsia"/>
            </w:rPr>
            <w:delText>用户可以通过选择</w:delText>
          </w:r>
        </w:del>
      </w:ins>
      <w:ins w:id="3978" w:author="Windows 用户" w:date="2019-10-22T00:59:00Z">
        <w:del w:id="3979" w:author="冰蓝城 [2]" w:date="2019-10-22T17:17:15Z">
          <w:r>
            <w:rPr>
              <w:rFonts w:hint="eastAsia"/>
            </w:rPr>
            <w:delText>“2D”、“3D”和“4D”标识</w:delText>
          </w:r>
        </w:del>
      </w:ins>
      <w:ins w:id="3980" w:author="Windows 用户" w:date="2019-10-22T01:00:00Z">
        <w:del w:id="3981" w:author="冰蓝城 [2]" w:date="2019-10-22T17:17:15Z">
          <w:r>
            <w:rPr>
              <w:rFonts w:hint="eastAsia"/>
            </w:rPr>
            <w:delText>来切换视图。</w:delText>
          </w:r>
        </w:del>
      </w:ins>
    </w:p>
    <w:p>
      <w:pPr>
        <w:ind w:firstLine="480"/>
        <w:rPr>
          <w:ins w:id="3983" w:author="Windows 用户" w:date="2019-10-22T01:00:00Z"/>
          <w:del w:id="3984" w:author="冰蓝城 [2]" w:date="2019-10-22T17:17:15Z"/>
        </w:rPr>
        <w:pPrChange w:id="3982" w:author="Windows 用户" w:date="2019-10-22T00:57:00Z">
          <w:pPr>
            <w:pStyle w:val="3"/>
            <w:ind w:firstLine="151"/>
          </w:pPr>
        </w:pPrChange>
      </w:pPr>
      <w:ins w:id="3985" w:author="Windows 用户" w:date="2019-10-22T01:00:00Z">
        <w:del w:id="3986" w:author="冰蓝城 [2]" w:date="2019-10-22T17:17:15Z">
          <w:r>
            <w:rPr>
              <w:rFonts w:hint="eastAsia"/>
            </w:rPr>
            <w:delText>视图切换的流程图如下图所示：</w:delText>
          </w:r>
        </w:del>
      </w:ins>
    </w:p>
    <w:p>
      <w:pPr>
        <w:ind w:firstLine="480"/>
        <w:jc w:val="center"/>
        <w:rPr>
          <w:ins w:id="3988" w:author="Windows 用户" w:date="2019-10-22T01:07:00Z"/>
          <w:del w:id="3989" w:author="冰蓝城 [2]" w:date="2019-10-22T17:17:15Z"/>
        </w:rPr>
        <w:pPrChange w:id="3987" w:author="Windows 用户" w:date="2019-10-22T01:07:00Z">
          <w:pPr>
            <w:pStyle w:val="3"/>
            <w:ind w:firstLine="151"/>
          </w:pPr>
        </w:pPrChange>
      </w:pPr>
      <w:ins w:id="3990" w:author="Windows 用户" w:date="2019-10-22T01:07:00Z">
        <w:del w:id="3991" w:author="冰蓝城 [2]" w:date="2019-10-22T17:17:15Z">
          <w:r>
            <w:rPr/>
            <w:drawing>
              <wp:inline distT="0" distB="0" distL="0" distR="0">
                <wp:extent cx="2997835" cy="4352925"/>
                <wp:effectExtent l="0" t="0" r="0" b="0"/>
                <wp:docPr id="8" name="图片 8"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yaoxx\AppData\Local\Packages\Microsoft.MicrosoftEdge_8wekyb3d8bbwe\TempState\Downloads\未命名文件 (3).png"/>
                        <pic:cNvPicPr>
                          <a:picLocks noChangeAspect="1" noChangeArrowheads="1"/>
                        </pic:cNvPicPr>
                      </pic:nvPicPr>
                      <pic:blipFill>
                        <a:blip r:embed="rId12">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noFill/>
                        </a:ln>
                      </pic:spPr>
                    </pic:pic>
                  </a:graphicData>
                </a:graphic>
              </wp:inline>
            </w:drawing>
          </w:r>
        </w:del>
      </w:ins>
    </w:p>
    <w:p>
      <w:pPr>
        <w:ind w:firstLine="480"/>
        <w:rPr>
          <w:ins w:id="3995" w:author="Windows 用户" w:date="2019-10-22T09:36:00Z"/>
          <w:del w:id="3996" w:author="冰蓝城 [2]" w:date="2019-10-22T17:17:15Z"/>
        </w:rPr>
        <w:pPrChange w:id="3994" w:author="Windows 用户" w:date="2019-10-22T00:57:00Z">
          <w:pPr>
            <w:pStyle w:val="3"/>
            <w:ind w:firstLine="151"/>
          </w:pPr>
        </w:pPrChange>
      </w:pPr>
      <w:ins w:id="3997" w:author="Windows 用户" w:date="2019-10-22T09:34:00Z">
        <w:del w:id="3998" w:author="冰蓝城 [2]" w:date="2019-10-22T17:17:15Z">
          <w:r>
            <w:rPr>
              <w:rFonts w:hint="eastAsia"/>
            </w:rPr>
            <w:delText>视图切换模块</w:delText>
          </w:r>
        </w:del>
      </w:ins>
      <w:ins w:id="3999" w:author="Windows 用户" w:date="2019-10-22T09:35:00Z">
        <w:del w:id="4000" w:author="冰蓝城 [2]" w:date="2019-10-22T17:17:15Z">
          <w:r>
            <w:rPr>
              <w:rFonts w:hint="eastAsia"/>
            </w:rPr>
            <w:delText>共有两个类，分别是标记类、位置类</w:delText>
          </w:r>
        </w:del>
      </w:ins>
      <w:ins w:id="4001" w:author="Windows 用户" w:date="2019-10-22T09:36:00Z">
        <w:del w:id="4002" w:author="冰蓝城 [2]" w:date="2019-10-22T17:17:15Z">
          <w:r>
            <w:rPr>
              <w:rFonts w:hint="eastAsia"/>
            </w:rPr>
            <w:delText>。各类的实现及它们之间的关系如下：</w:delText>
          </w:r>
        </w:del>
      </w:ins>
    </w:p>
    <w:p>
      <w:pPr>
        <w:ind w:firstLine="480"/>
        <w:jc w:val="center"/>
        <w:rPr>
          <w:ins w:id="4004" w:author="Windows 用户" w:date="2019-10-22T09:36:00Z"/>
          <w:del w:id="4005" w:author="冰蓝城 [2]" w:date="2019-10-22T17:17:15Z"/>
        </w:rPr>
        <w:pPrChange w:id="4003" w:author="Windows 用户" w:date="2019-10-22T09:47:00Z">
          <w:pPr>
            <w:pStyle w:val="3"/>
            <w:ind w:firstLine="151"/>
          </w:pPr>
        </w:pPrChange>
      </w:pPr>
      <w:ins w:id="4006" w:author="Windows 用户" w:date="2019-10-22T09:47:00Z">
        <w:del w:id="4007" w:author="冰蓝城 [2]" w:date="2019-10-22T17:17:15Z">
          <w:r>
            <w:rPr/>
            <w:drawing>
              <wp:inline distT="0" distB="0" distL="0" distR="0">
                <wp:extent cx="4678045" cy="2138045"/>
                <wp:effectExtent l="0" t="0" r="0" b="0"/>
                <wp:docPr id="10" name="图片 10"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xx\AppData\Local\Packages\Microsoft.MicrosoftEdge_8wekyb3d8bbwe\TempState\Downloads\未命名文件 (7).png"/>
                        <pic:cNvPicPr>
                          <a:picLocks noChangeAspect="1" noChangeArrowheads="1"/>
                        </pic:cNvPicPr>
                      </pic:nvPicPr>
                      <pic:blipFill>
                        <a:blip r:embed="rId13">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noFill/>
                        </a:ln>
                      </pic:spPr>
                    </pic:pic>
                  </a:graphicData>
                </a:graphic>
              </wp:inline>
            </w:drawing>
          </w:r>
        </w:del>
      </w:ins>
    </w:p>
    <w:p>
      <w:pPr>
        <w:ind w:firstLine="480"/>
        <w:rPr>
          <w:ins w:id="4011" w:author="Windows 用户" w:date="2019-10-22T09:50:00Z"/>
          <w:del w:id="4012" w:author="冰蓝城 [2]" w:date="2019-10-22T17:17:15Z"/>
        </w:rPr>
        <w:pPrChange w:id="4010" w:author="Windows 用户" w:date="2019-10-22T00:57:00Z">
          <w:pPr>
            <w:pStyle w:val="3"/>
            <w:ind w:firstLine="151"/>
          </w:pPr>
        </w:pPrChange>
      </w:pPr>
      <w:ins w:id="4013" w:author="Windows 用户" w:date="2019-10-22T09:49:00Z">
        <w:del w:id="4014" w:author="冰蓝城 [2]" w:date="2019-10-22T17:17:15Z">
          <w:r>
            <w:rPr>
              <w:rFonts w:hint="eastAsia"/>
            </w:rPr>
            <w:delText>视图切换需要通过百度地图SDK获取地图位置信息，并筛选标记进行</w:delText>
          </w:r>
        </w:del>
      </w:ins>
      <w:ins w:id="4015" w:author="Windows 用户" w:date="2019-10-22T09:50:00Z">
        <w:del w:id="4016" w:author="冰蓝城 [2]" w:date="2019-10-22T17:17:15Z">
          <w:r>
            <w:rPr>
              <w:rFonts w:hint="eastAsia"/>
            </w:rPr>
            <w:delText>显示。该部分对应的接口如下表所示：</w:delText>
          </w:r>
        </w:del>
      </w:ins>
    </w:p>
    <w:p>
      <w:pPr>
        <w:ind w:firstLine="480"/>
        <w:rPr>
          <w:ins w:id="4018" w:author="Windows 用户" w:date="2019-10-22T09:50:00Z"/>
          <w:del w:id="4019" w:author="冰蓝城 [2]" w:date="2019-10-22T17:17:15Z"/>
        </w:rPr>
        <w:pPrChange w:id="4017" w:author="Windows 用户" w:date="2019-10-22T00:57:00Z">
          <w:pPr>
            <w:pStyle w:val="3"/>
            <w:ind w:firstLine="151"/>
          </w:pPr>
        </w:pPrChange>
      </w:pP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020" w:author="Windows 用户" w:date="2019-10-22T09:50:00Z"/>
          <w:del w:id="4021" w:author="冰蓝城 [2]" w:date="2019-10-22T17:17:15Z"/>
        </w:trPr>
        <w:tc>
          <w:tcPr>
            <w:tcW w:w="2463" w:type="dxa"/>
          </w:tcPr>
          <w:p>
            <w:pPr>
              <w:ind w:firstLine="0" w:firstLineChars="0"/>
              <w:jc w:val="center"/>
              <w:rPr>
                <w:ins w:id="4022" w:author="Windows 用户" w:date="2019-10-22T09:50:00Z"/>
                <w:del w:id="4023" w:author="冰蓝城 [2]" w:date="2019-10-22T17:17:15Z"/>
                <w:b/>
              </w:rPr>
            </w:pPr>
            <w:ins w:id="4024" w:author="Windows 用户" w:date="2019-10-22T09:50:00Z">
              <w:del w:id="4025" w:author="冰蓝城 [2]" w:date="2019-10-22T17:17:15Z">
                <w:r>
                  <w:rPr>
                    <w:rFonts w:hint="eastAsia"/>
                    <w:b/>
                  </w:rPr>
                  <w:delText>接口名称</w:delText>
                </w:r>
              </w:del>
            </w:ins>
          </w:p>
        </w:tc>
        <w:tc>
          <w:tcPr>
            <w:tcW w:w="2463" w:type="dxa"/>
          </w:tcPr>
          <w:p>
            <w:pPr>
              <w:ind w:firstLine="0" w:firstLineChars="0"/>
              <w:jc w:val="center"/>
              <w:rPr>
                <w:ins w:id="4026" w:author="Windows 用户" w:date="2019-10-22T09:50:00Z"/>
                <w:del w:id="4027" w:author="冰蓝城 [2]" w:date="2019-10-22T17:17:15Z"/>
                <w:b/>
              </w:rPr>
            </w:pPr>
            <w:ins w:id="4028" w:author="Windows 用户" w:date="2019-10-22T09:50:00Z">
              <w:del w:id="4029" w:author="冰蓝城 [2]" w:date="2019-10-22T17:17:15Z">
                <w:r>
                  <w:rPr>
                    <w:rFonts w:hint="eastAsia"/>
                    <w:b/>
                  </w:rPr>
                  <w:delText>参数</w:delText>
                </w:r>
              </w:del>
            </w:ins>
          </w:p>
        </w:tc>
        <w:tc>
          <w:tcPr>
            <w:tcW w:w="2464" w:type="dxa"/>
          </w:tcPr>
          <w:p>
            <w:pPr>
              <w:ind w:firstLine="0" w:firstLineChars="0"/>
              <w:jc w:val="center"/>
              <w:rPr>
                <w:ins w:id="4030" w:author="Windows 用户" w:date="2019-10-22T09:50:00Z"/>
                <w:del w:id="4031" w:author="冰蓝城 [2]" w:date="2019-10-22T17:17:15Z"/>
                <w:b/>
              </w:rPr>
            </w:pPr>
            <w:ins w:id="4032" w:author="Windows 用户" w:date="2019-10-22T09:50:00Z">
              <w:del w:id="4033" w:author="冰蓝城 [2]" w:date="2019-10-22T17:17:15Z">
                <w:r>
                  <w:rPr>
                    <w:rFonts w:hint="eastAsia"/>
                    <w:b/>
                  </w:rPr>
                  <w:delText>返回值</w:delText>
                </w:r>
              </w:del>
            </w:ins>
          </w:p>
        </w:tc>
        <w:tc>
          <w:tcPr>
            <w:tcW w:w="2464" w:type="dxa"/>
          </w:tcPr>
          <w:p>
            <w:pPr>
              <w:ind w:firstLine="0" w:firstLineChars="0"/>
              <w:jc w:val="center"/>
              <w:rPr>
                <w:ins w:id="4034" w:author="Windows 用户" w:date="2019-10-22T09:50:00Z"/>
                <w:del w:id="4035" w:author="冰蓝城 [2]" w:date="2019-10-22T17:17:15Z"/>
                <w:b/>
              </w:rPr>
            </w:pPr>
            <w:ins w:id="4036" w:author="Windows 用户" w:date="2019-10-22T09:50:00Z">
              <w:del w:id="4037"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038" w:author="Windows 用户" w:date="2019-10-22T09:50:00Z"/>
          <w:del w:id="4039" w:author="冰蓝城 [2]" w:date="2019-10-22T17:17:15Z"/>
        </w:trPr>
        <w:tc>
          <w:tcPr>
            <w:tcW w:w="2463" w:type="dxa"/>
            <w:vAlign w:val="center"/>
          </w:tcPr>
          <w:p>
            <w:pPr>
              <w:ind w:firstLine="0" w:firstLineChars="0"/>
              <w:jc w:val="center"/>
              <w:rPr>
                <w:ins w:id="4040" w:author="Windows 用户" w:date="2019-10-22T09:50:00Z"/>
                <w:del w:id="4041" w:author="冰蓝城 [2]" w:date="2019-10-22T17:17:15Z"/>
              </w:rPr>
            </w:pPr>
            <w:ins w:id="4042" w:author="Windows 用户" w:date="2019-10-22T09:50:00Z">
              <w:del w:id="4043" w:author="冰蓝城 [2]" w:date="2019-10-22T17:17:15Z">
                <w:r>
                  <w:rPr/>
                  <w:delText>get_</w:delText>
                </w:r>
              </w:del>
            </w:ins>
            <w:ins w:id="4044" w:author="Windows 用户" w:date="2019-10-22T09:53:00Z">
              <w:del w:id="4045" w:author="冰蓝城 [2]" w:date="2019-10-22T17:17:15Z">
                <w:r>
                  <w:rPr/>
                  <w:delText>baidu_</w:delText>
                </w:r>
              </w:del>
            </w:ins>
            <w:ins w:id="4046" w:author="Windows 用户" w:date="2019-10-22T09:52:00Z">
              <w:del w:id="4047" w:author="冰蓝城 [2]" w:date="2019-10-22T17:17:15Z">
                <w:r>
                  <w:rPr/>
                  <w:delText>map</w:delText>
                </w:r>
              </w:del>
            </w:ins>
            <w:ins w:id="4048" w:author="Windows 用户" w:date="2019-10-22T09:53:00Z">
              <w:del w:id="4049" w:author="冰蓝城 [2]" w:date="2019-10-22T17:17:15Z">
                <w:r>
                  <w:rPr/>
                  <w:delText>_info</w:delText>
                </w:r>
              </w:del>
            </w:ins>
            <w:ins w:id="4050" w:author="Windows 用户" w:date="2019-10-22T09:50:00Z">
              <w:del w:id="4051" w:author="冰蓝城 [2]" w:date="2019-10-22T17:17:15Z">
                <w:r>
                  <w:rPr/>
                  <w:delText>()</w:delText>
                </w:r>
              </w:del>
            </w:ins>
          </w:p>
        </w:tc>
        <w:tc>
          <w:tcPr>
            <w:tcW w:w="2463" w:type="dxa"/>
            <w:vAlign w:val="center"/>
          </w:tcPr>
          <w:p>
            <w:pPr>
              <w:ind w:firstLine="0" w:firstLineChars="0"/>
              <w:jc w:val="center"/>
              <w:rPr>
                <w:ins w:id="4052" w:author="Windows 用户" w:date="2019-10-22T09:50:00Z"/>
                <w:del w:id="4053" w:author="冰蓝城 [2]" w:date="2019-10-22T17:17:15Z"/>
              </w:rPr>
            </w:pPr>
            <w:ins w:id="4054" w:author="Windows 用户" w:date="2019-10-22T09:56:00Z">
              <w:del w:id="4055" w:author="冰蓝城 [2]" w:date="2019-10-22T17:17:15Z">
                <w:r>
                  <w:rPr/>
                  <w:delText>N</w:delText>
                </w:r>
              </w:del>
            </w:ins>
            <w:ins w:id="4056" w:author="Windows 用户" w:date="2019-10-22T09:56:00Z">
              <w:del w:id="4057" w:author="冰蓝城 [2]" w:date="2019-10-22T17:17:15Z">
                <w:r>
                  <w:rPr>
                    <w:rFonts w:hint="eastAsia"/>
                  </w:rPr>
                  <w:delText>ull</w:delText>
                </w:r>
              </w:del>
            </w:ins>
          </w:p>
        </w:tc>
        <w:tc>
          <w:tcPr>
            <w:tcW w:w="2464" w:type="dxa"/>
            <w:vAlign w:val="center"/>
          </w:tcPr>
          <w:p>
            <w:pPr>
              <w:ind w:firstLine="0" w:firstLineChars="0"/>
              <w:jc w:val="center"/>
              <w:rPr>
                <w:ins w:id="4058" w:author="Windows 用户" w:date="2019-10-22T09:50:00Z"/>
                <w:del w:id="4059" w:author="冰蓝城 [2]" w:date="2019-10-22T17:17:15Z"/>
              </w:rPr>
            </w:pPr>
            <w:ins w:id="4060" w:author="Windows 用户" w:date="2019-10-22T09:56:00Z">
              <w:del w:id="4061" w:author="冰蓝城 [2]" w:date="2019-10-22T17:17:15Z">
                <w:r>
                  <w:rPr>
                    <w:rFonts w:hint="eastAsia"/>
                  </w:rPr>
                  <w:delText>MapView</w:delText>
                </w:r>
              </w:del>
            </w:ins>
          </w:p>
        </w:tc>
        <w:tc>
          <w:tcPr>
            <w:tcW w:w="2464" w:type="dxa"/>
            <w:vAlign w:val="center"/>
          </w:tcPr>
          <w:p>
            <w:pPr>
              <w:ind w:firstLine="0" w:firstLineChars="0"/>
              <w:jc w:val="center"/>
              <w:rPr>
                <w:ins w:id="4062" w:author="Windows 用户" w:date="2019-10-22T09:50:00Z"/>
                <w:del w:id="4063" w:author="冰蓝城 [2]" w:date="2019-10-22T17:17:15Z"/>
              </w:rPr>
            </w:pPr>
            <w:ins w:id="4064" w:author="Windows 用户" w:date="2019-10-22T09:50:00Z">
              <w:del w:id="4065" w:author="冰蓝城 [2]" w:date="2019-10-22T17:17:15Z">
                <w:r>
                  <w:rPr>
                    <w:rFonts w:hint="eastAsia"/>
                  </w:rPr>
                  <w:delText>根据</w:delText>
                </w:r>
              </w:del>
            </w:ins>
            <w:ins w:id="4066" w:author="Windows 用户" w:date="2019-10-22T09:54:00Z">
              <w:del w:id="4067" w:author="冰蓝城 [2]" w:date="2019-10-22T17:17:15Z">
                <w:r>
                  <w:rPr>
                    <w:rFonts w:hint="eastAsia"/>
                  </w:rPr>
                  <w:delText>当前位置</w:delText>
                </w:r>
              </w:del>
            </w:ins>
            <w:ins w:id="4068" w:author="Windows 用户" w:date="2019-10-22T09:50:00Z">
              <w:del w:id="4069" w:author="冰蓝城 [2]" w:date="2019-10-22T17:17:15Z">
                <w:r>
                  <w:rPr>
                    <w:rFonts w:hint="eastAsia"/>
                  </w:rPr>
                  <w:delText>进行选择，返回</w:delText>
                </w:r>
              </w:del>
            </w:ins>
            <w:ins w:id="4070" w:author="Windows 用户" w:date="2019-10-22T09:54:00Z">
              <w:del w:id="4071" w:author="冰蓝城 [2]" w:date="2019-10-22T17:17:15Z">
                <w:r>
                  <w:rPr>
                    <w:rFonts w:hint="eastAsia"/>
                  </w:rPr>
                  <w:delText>该部分</w:delText>
                </w:r>
              </w:del>
            </w:ins>
            <w:ins w:id="4072" w:author="Windows 用户" w:date="2019-10-22T09:56:00Z">
              <w:del w:id="4073" w:author="冰蓝城 [2]" w:date="2019-10-22T17:17:15Z">
                <w:r>
                  <w:rPr>
                    <w:rFonts w:hint="eastAsia"/>
                  </w:rPr>
                  <w:delText>地图</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074" w:author="Windows 用户" w:date="2019-10-22T09:50:00Z"/>
          <w:del w:id="4075" w:author="冰蓝城 [2]" w:date="2019-10-22T17:17:15Z"/>
        </w:trPr>
        <w:tc>
          <w:tcPr>
            <w:tcW w:w="2463" w:type="dxa"/>
            <w:vAlign w:val="center"/>
          </w:tcPr>
          <w:p>
            <w:pPr>
              <w:ind w:firstLine="0" w:firstLineChars="0"/>
              <w:jc w:val="center"/>
              <w:rPr>
                <w:ins w:id="4076" w:author="Windows 用户" w:date="2019-10-22T09:50:00Z"/>
                <w:del w:id="4077" w:author="冰蓝城 [2]" w:date="2019-10-22T17:17:15Z"/>
              </w:rPr>
            </w:pPr>
            <w:ins w:id="4078" w:author="Windows 用户" w:date="2019-10-22T09:57:00Z">
              <w:del w:id="4079" w:author="冰蓝城 [2]" w:date="2019-10-22T17:17:15Z">
                <w:r>
                  <w:rPr>
                    <w:rFonts w:hint="eastAsia"/>
                  </w:rPr>
                  <w:delText>select</w:delText>
                </w:r>
              </w:del>
            </w:ins>
            <w:ins w:id="4080" w:author="Windows 用户" w:date="2019-10-22T09:57:00Z">
              <w:del w:id="4081" w:author="冰蓝城 [2]" w:date="2019-10-22T17:17:15Z">
                <w:r>
                  <w:rPr/>
                  <w:delText>_tag</w:delText>
                </w:r>
              </w:del>
            </w:ins>
            <w:ins w:id="4082" w:author="Windows 用户" w:date="2019-10-22T09:50:00Z">
              <w:del w:id="4083" w:author="冰蓝城 [2]" w:date="2019-10-22T17:17:15Z">
                <w:r>
                  <w:rPr/>
                  <w:delText>()</w:delText>
                </w:r>
              </w:del>
            </w:ins>
          </w:p>
        </w:tc>
        <w:tc>
          <w:tcPr>
            <w:tcW w:w="2463" w:type="dxa"/>
            <w:vAlign w:val="center"/>
          </w:tcPr>
          <w:p>
            <w:pPr>
              <w:ind w:firstLine="0" w:firstLineChars="0"/>
              <w:jc w:val="center"/>
              <w:rPr>
                <w:ins w:id="4084" w:author="Windows 用户" w:date="2019-10-22T09:50:00Z"/>
                <w:del w:id="4085" w:author="冰蓝城 [2]" w:date="2019-10-22T17:17:15Z"/>
              </w:rPr>
            </w:pPr>
            <w:ins w:id="4086" w:author="Windows 用户" w:date="2019-10-22T09:57:00Z">
              <w:del w:id="4087" w:author="冰蓝城 [2]" w:date="2019-10-22T17:17:15Z">
                <w:r>
                  <w:rPr/>
                  <w:delText>enum pos</w:delText>
                </w:r>
              </w:del>
            </w:ins>
          </w:p>
        </w:tc>
        <w:tc>
          <w:tcPr>
            <w:tcW w:w="2464" w:type="dxa"/>
            <w:vAlign w:val="center"/>
          </w:tcPr>
          <w:p>
            <w:pPr>
              <w:ind w:firstLine="0" w:firstLineChars="0"/>
              <w:jc w:val="center"/>
              <w:rPr>
                <w:ins w:id="4088" w:author="Windows 用户" w:date="2019-10-22T09:50:00Z"/>
                <w:del w:id="4089" w:author="冰蓝城 [2]" w:date="2019-10-22T17:17:15Z"/>
              </w:rPr>
            </w:pPr>
            <w:ins w:id="4090" w:author="Windows 用户" w:date="2019-10-22T09:59:00Z">
              <w:del w:id="4091" w:author="冰蓝城 [2]" w:date="2019-10-22T17:17:15Z">
                <w:r>
                  <w:rPr/>
                  <w:delText>e</w:delText>
                </w:r>
              </w:del>
            </w:ins>
            <w:ins w:id="4092" w:author="Windows 用户" w:date="2019-10-22T09:58:00Z">
              <w:del w:id="4093" w:author="冰蓝城 [2]" w:date="2019-10-22T17:17:15Z">
                <w:r>
                  <w:rPr/>
                  <w:delText>num tag</w:delText>
                </w:r>
              </w:del>
            </w:ins>
          </w:p>
        </w:tc>
        <w:tc>
          <w:tcPr>
            <w:tcW w:w="2464" w:type="dxa"/>
            <w:vAlign w:val="center"/>
          </w:tcPr>
          <w:p>
            <w:pPr>
              <w:ind w:firstLine="0" w:firstLineChars="0"/>
              <w:jc w:val="center"/>
              <w:rPr>
                <w:ins w:id="4094" w:author="Windows 用户" w:date="2019-10-22T09:50:00Z"/>
                <w:del w:id="4095" w:author="冰蓝城 [2]" w:date="2019-10-22T17:17:15Z"/>
              </w:rPr>
            </w:pPr>
            <w:ins w:id="4096" w:author="Windows 用户" w:date="2019-10-22T09:50:00Z">
              <w:del w:id="4097" w:author="冰蓝城 [2]" w:date="2019-10-22T17:17:15Z">
                <w:r>
                  <w:rPr>
                    <w:rFonts w:hint="eastAsia"/>
                  </w:rPr>
                  <w:delText>根据</w:delText>
                </w:r>
              </w:del>
            </w:ins>
            <w:ins w:id="4098" w:author="Windows 用户" w:date="2019-10-22T09:59:00Z">
              <w:del w:id="4099" w:author="冰蓝城 [2]" w:date="2019-10-22T17:17:15Z">
                <w:r>
                  <w:rPr>
                    <w:rFonts w:hint="eastAsia"/>
                  </w:rPr>
                  <w:delText>当前位置</w:delText>
                </w:r>
              </w:del>
            </w:ins>
            <w:ins w:id="4100" w:author="Windows 用户" w:date="2019-10-22T09:50:00Z">
              <w:del w:id="4101" w:author="冰蓝城 [2]" w:date="2019-10-22T17:17:15Z">
                <w:r>
                  <w:rPr>
                    <w:rFonts w:hint="eastAsia"/>
                  </w:rPr>
                  <w:delText>的</w:delText>
                </w:r>
              </w:del>
            </w:ins>
            <w:ins w:id="4102" w:author="Windows 用户" w:date="2019-10-22T09:59:00Z">
              <w:del w:id="4103" w:author="冰蓝城 [2]" w:date="2019-10-22T17:17:15Z">
                <w:r>
                  <w:rPr>
                    <w:rFonts w:hint="eastAsia"/>
                  </w:rPr>
                  <w:delText>坐标</w:delText>
                </w:r>
              </w:del>
            </w:ins>
            <w:ins w:id="4104" w:author="Windows 用户" w:date="2019-10-22T09:50:00Z">
              <w:del w:id="4105" w:author="冰蓝城 [2]" w:date="2019-10-22T17:17:15Z">
                <w:r>
                  <w:rPr>
                    <w:rFonts w:hint="eastAsia"/>
                  </w:rPr>
                  <w:delText>进行选择，返回</w:delText>
                </w:r>
              </w:del>
            </w:ins>
            <w:ins w:id="4106" w:author="Windows 用户" w:date="2019-10-22T09:59:00Z">
              <w:del w:id="4107" w:author="冰蓝城 [2]" w:date="2019-10-22T17:17:15Z">
                <w:r>
                  <w:rPr>
                    <w:rFonts w:hint="eastAsia"/>
                  </w:rPr>
                  <w:delText>tag列表</w:delText>
                </w:r>
              </w:del>
            </w:ins>
          </w:p>
        </w:tc>
      </w:tr>
    </w:tbl>
    <w:p>
      <w:pPr>
        <w:ind w:firstLine="480"/>
        <w:rPr>
          <w:ins w:id="4109" w:author="FSMM _" w:date="2019-10-17T20:27:00Z"/>
          <w:del w:id="4110" w:author="冰蓝城 [2]" w:date="2019-10-22T17:17:15Z"/>
        </w:rPr>
        <w:pPrChange w:id="4108" w:author="Windows 用户" w:date="2019-10-22T00:57:00Z">
          <w:pPr>
            <w:pStyle w:val="3"/>
            <w:ind w:firstLine="151"/>
          </w:pPr>
        </w:pPrChange>
      </w:pPr>
    </w:p>
    <w:p>
      <w:pPr>
        <w:pStyle w:val="4"/>
        <w:ind w:firstLine="281"/>
        <w:rPr>
          <w:ins w:id="4112" w:author="1060556579@qq.com" w:date="2019-10-22T10:28:00Z"/>
          <w:del w:id="4113" w:author="冰蓝城 [2]" w:date="2019-10-22T17:17:15Z"/>
        </w:rPr>
        <w:pPrChange w:id="4111" w:author="FSMM _" w:date="2019-10-17T20:33:00Z">
          <w:pPr>
            <w:pStyle w:val="3"/>
            <w:ind w:firstLine="151"/>
          </w:pPr>
        </w:pPrChange>
      </w:pPr>
      <w:ins w:id="4114" w:author="FSMM _" w:date="2019-10-17T20:27:00Z">
        <w:del w:id="4115" w:author="冰蓝城 [2]" w:date="2019-10-22T17:17:15Z">
          <w:bookmarkStart w:id="20" w:name="_Toc22591995"/>
          <w:r>
            <w:rPr>
              <w:rFonts w:hint="eastAsia"/>
            </w:rPr>
            <w:delText>4</w:delText>
          </w:r>
        </w:del>
      </w:ins>
      <w:ins w:id="4116" w:author="FSMM _" w:date="2019-10-17T20:27:00Z">
        <w:del w:id="4117" w:author="冰蓝城 [2]" w:date="2019-10-22T17:17:15Z">
          <w:r>
            <w:rPr/>
            <w:delText>.</w:delText>
          </w:r>
        </w:del>
      </w:ins>
      <w:ins w:id="4118" w:author="FSMM _" w:date="2019-10-17T20:32:00Z">
        <w:del w:id="4119" w:author="冰蓝城 [2]" w:date="2019-10-22T17:17:15Z">
          <w:r>
            <w:rPr/>
            <w:delText>2.</w:delText>
          </w:r>
        </w:del>
      </w:ins>
      <w:ins w:id="4120" w:author="FSMM _" w:date="2019-10-17T20:27:00Z">
        <w:del w:id="4121" w:author="冰蓝城 [2]" w:date="2019-10-22T17:17:15Z">
          <w:r>
            <w:rPr/>
            <w:delText xml:space="preserve">3 </w:delText>
          </w:r>
        </w:del>
      </w:ins>
      <w:ins w:id="4122" w:author="FSMM _" w:date="2019-10-17T20:27:00Z">
        <w:del w:id="4123" w:author="冰蓝城 [2]" w:date="2019-10-22T17:17:15Z">
          <w:r>
            <w:rPr>
              <w:rFonts w:hint="eastAsia"/>
            </w:rPr>
            <w:delText>即时查询</w:delText>
          </w:r>
          <w:bookmarkEnd w:id="20"/>
        </w:del>
      </w:ins>
    </w:p>
    <w:p>
      <w:pPr>
        <w:ind w:firstLine="480"/>
        <w:rPr>
          <w:ins w:id="4124" w:author="1060556579@qq.com" w:date="2019-10-22T10:28:00Z"/>
          <w:del w:id="4125" w:author="冰蓝城 [2]" w:date="2019-10-22T17:17:15Z"/>
        </w:rPr>
      </w:pPr>
      <w:ins w:id="4126" w:author="1060556579@qq.com" w:date="2019-10-22T10:28:00Z">
        <w:del w:id="4127" w:author="冰蓝城 [2]" w:date="2019-10-22T17:17:15Z">
          <w:r>
            <w:rPr>
              <w:rFonts w:hint="eastAsia"/>
            </w:rPr>
            <w:delText>即时查询可根据三种输入参数进行查询，输入标记信息及图层信息将返回从数据库中查询的标记，输入起终点为位置信息将在</w:delText>
          </w:r>
        </w:del>
      </w:ins>
      <w:ins w:id="4128" w:author="Windows 用户" w:date="2019-10-22T13:07:00Z">
        <w:del w:id="4129" w:author="冰蓝城 [2]" w:date="2019-10-22T17:17:15Z">
          <w:r>
            <w:rPr>
              <w:rFonts w:hint="eastAsia"/>
            </w:rPr>
            <w:delText>数据库中</w:delText>
          </w:r>
        </w:del>
      </w:ins>
      <w:ins w:id="4130" w:author="Windows 用户" w:date="2019-10-22T13:08:00Z">
        <w:del w:id="4131" w:author="冰蓝城 [2]" w:date="2019-10-22T17:17:15Z">
          <w:r>
            <w:rPr>
              <w:rFonts w:hint="eastAsia"/>
            </w:rPr>
            <w:delText>查找</w:delText>
          </w:r>
        </w:del>
      </w:ins>
      <w:ins w:id="4132" w:author="Windows 用户" w:date="2019-10-22T13:09:00Z">
        <w:del w:id="4133" w:author="冰蓝城 [2]" w:date="2019-10-22T17:17:15Z">
          <w:r>
            <w:rPr>
              <w:rFonts w:hint="eastAsia"/>
            </w:rPr>
            <w:delText>已有的标记路线并显示</w:delText>
          </w:r>
        </w:del>
      </w:ins>
      <w:ins w:id="4134" w:author="1060556579@qq.com" w:date="2019-10-22T10:28:00Z">
        <w:del w:id="4135" w:author="冰蓝城 [2]" w:date="2019-10-22T17:17:15Z">
          <w:r>
            <w:rPr>
              <w:rFonts w:hint="eastAsia"/>
            </w:rPr>
            <w:delText>客户端以高德地图查询地铁路线的格式，显示线路。</w:delText>
          </w:r>
        </w:del>
      </w:ins>
    </w:p>
    <w:p>
      <w:pPr>
        <w:ind w:firstLine="480"/>
        <w:rPr>
          <w:ins w:id="4136" w:author="Windows 用户" w:date="2019-10-22T13:05:00Z"/>
          <w:del w:id="4137" w:author="冰蓝城 [2]" w:date="2019-10-22T17:17:15Z"/>
        </w:rPr>
      </w:pPr>
      <w:ins w:id="4138" w:author="1060556579@qq.com" w:date="2019-10-22T10:28:00Z">
        <w:del w:id="4139" w:author="冰蓝城 [2]" w:date="2019-10-22T17:17:15Z">
          <w:r>
            <w:rPr>
              <w:rFonts w:hint="eastAsia"/>
            </w:rPr>
            <w:delText>当用户想对所需信息进行查询时，首先进入查询页面，再选择三种查询模式中的一种，输入查询信息进行搜索及结果显示。</w:delText>
          </w:r>
        </w:del>
      </w:ins>
    </w:p>
    <w:p>
      <w:pPr>
        <w:ind w:firstLine="480"/>
        <w:jc w:val="center"/>
        <w:rPr>
          <w:ins w:id="4141" w:author="1060556579@qq.com" w:date="2019-10-22T10:28:00Z"/>
          <w:del w:id="4142" w:author="冰蓝城 [2]" w:date="2019-10-22T17:17:15Z"/>
          <w:rFonts w:hint="eastAsia"/>
        </w:rPr>
        <w:pPrChange w:id="4140" w:author="Windows 用户" w:date="2019-10-22T13:05:00Z">
          <w:pPr>
            <w:ind w:firstLine="480"/>
          </w:pPr>
        </w:pPrChange>
      </w:pPr>
      <w:ins w:id="4143" w:author="Windows 用户" w:date="2019-10-22T13:05:00Z">
        <w:del w:id="4144" w:author="冰蓝城 [2]" w:date="2019-10-22T17:17:15Z">
          <w:r>
            <w:rPr/>
            <w:drawing>
              <wp:inline distT="0" distB="0" distL="0" distR="0">
                <wp:extent cx="4013200" cy="33248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rcRect r="4733" b="-6"/>
                        <a:stretch>
                          <a:fillRect/>
                        </a:stretch>
                      </pic:blipFill>
                      <pic:spPr>
                        <a:xfrm>
                          <a:off x="0" y="0"/>
                          <a:ext cx="4041293" cy="3347935"/>
                        </a:xfrm>
                        <a:prstGeom prst="rect">
                          <a:avLst/>
                        </a:prstGeom>
                        <a:ln>
                          <a:noFill/>
                        </a:ln>
                      </pic:spPr>
                    </pic:pic>
                  </a:graphicData>
                </a:graphic>
              </wp:inline>
            </w:drawing>
          </w:r>
        </w:del>
      </w:ins>
    </w:p>
    <w:p>
      <w:pPr>
        <w:ind w:firstLine="400"/>
        <w:jc w:val="center"/>
        <w:rPr>
          <w:ins w:id="4147" w:author="1060556579@qq.com" w:date="2019-10-22T10:28:00Z"/>
          <w:del w:id="4148" w:author="冰蓝城 [2]" w:date="2019-10-22T17:17:15Z"/>
          <w:rFonts w:asciiTheme="majorHAnsi" w:hAnsiTheme="majorHAnsi" w:cstheme="minorHAnsi"/>
          <w:sz w:val="20"/>
          <w:szCs w:val="20"/>
        </w:rPr>
      </w:pPr>
      <w:ins w:id="4149" w:author="1060556579@qq.com" w:date="2019-10-22T10:28:00Z">
        <w:del w:id="4150" w:author="冰蓝城 [2]" w:date="2019-10-22T17:17:15Z">
          <w:r>
            <w:rPr>
              <w:rFonts w:hint="eastAsia" w:asciiTheme="majorHAnsi" w:hAnsiTheme="majorHAnsi" w:cstheme="minorHAnsi"/>
              <w:sz w:val="20"/>
              <w:szCs w:val="20"/>
            </w:rPr>
            <w:delText>图片</w:delText>
          </w:r>
        </w:del>
      </w:ins>
      <w:ins w:id="4151" w:author="1060556579@qq.com" w:date="2019-10-22T10:28:00Z">
        <w:del w:id="4152" w:author="冰蓝城 [2]" w:date="2019-10-22T17:17:15Z">
          <w:r>
            <w:rPr>
              <w:rFonts w:asciiTheme="majorHAnsi" w:hAnsiTheme="majorHAnsi" w:cstheme="minorHAnsi"/>
              <w:sz w:val="20"/>
              <w:szCs w:val="20"/>
            </w:rPr>
            <w:delText xml:space="preserve"> </w:delText>
          </w:r>
        </w:del>
      </w:ins>
      <w:ins w:id="4153" w:author="1060556579@qq.com" w:date="2019-10-22T10:28:00Z">
        <w:del w:id="4154" w:author="冰蓝城 [2]" w:date="2019-10-22T17:17:15Z">
          <w:r>
            <w:rPr>
              <w:rFonts w:asciiTheme="majorHAnsi" w:hAnsiTheme="majorHAnsi" w:cstheme="minorHAnsi"/>
              <w:sz w:val="20"/>
              <w:szCs w:val="20"/>
            </w:rPr>
            <w:fldChar w:fldCharType="begin"/>
          </w:r>
        </w:del>
      </w:ins>
      <w:ins w:id="4155" w:author="1060556579@qq.com" w:date="2019-10-22T10:28:00Z">
        <w:del w:id="4156" w:author="冰蓝城 [2]" w:date="2019-10-22T17:17:15Z">
          <w:r>
            <w:rPr>
              <w:rFonts w:asciiTheme="majorHAnsi" w:hAnsiTheme="majorHAnsi" w:cstheme="minorHAnsi"/>
              <w:sz w:val="20"/>
              <w:szCs w:val="20"/>
            </w:rPr>
            <w:delInstrText xml:space="preserve"> SEQ 表格 \* ARABIC </w:delInstrText>
          </w:r>
        </w:del>
      </w:ins>
      <w:ins w:id="4157" w:author="1060556579@qq.com" w:date="2019-10-22T10:28:00Z">
        <w:del w:id="4158" w:author="冰蓝城 [2]" w:date="2019-10-22T17:17:15Z">
          <w:r>
            <w:rPr>
              <w:rFonts w:asciiTheme="majorHAnsi" w:hAnsiTheme="majorHAnsi" w:cstheme="minorHAnsi"/>
              <w:sz w:val="20"/>
              <w:szCs w:val="20"/>
            </w:rPr>
            <w:fldChar w:fldCharType="separate"/>
          </w:r>
        </w:del>
      </w:ins>
      <w:ins w:id="4159" w:author="1060556579@qq.com" w:date="2019-10-22T10:28:00Z">
        <w:del w:id="4160" w:author="冰蓝城 [2]" w:date="2019-10-22T17:17:15Z">
          <w:r>
            <w:rPr>
              <w:rFonts w:asciiTheme="majorHAnsi" w:hAnsiTheme="majorHAnsi" w:cstheme="minorHAnsi"/>
              <w:sz w:val="20"/>
              <w:szCs w:val="20"/>
            </w:rPr>
            <w:delText>1</w:delText>
          </w:r>
        </w:del>
      </w:ins>
      <w:ins w:id="4161" w:author="1060556579@qq.com" w:date="2019-10-22T10:28:00Z">
        <w:del w:id="4162" w:author="冰蓝城 [2]" w:date="2019-10-22T17:17:15Z">
          <w:r>
            <w:rPr>
              <w:rFonts w:asciiTheme="majorHAnsi" w:hAnsiTheme="majorHAnsi" w:cstheme="minorHAnsi"/>
              <w:sz w:val="20"/>
              <w:szCs w:val="20"/>
            </w:rPr>
            <w:fldChar w:fldCharType="end"/>
          </w:r>
        </w:del>
      </w:ins>
      <w:ins w:id="4163" w:author="1060556579@qq.com" w:date="2019-10-22T10:28:00Z">
        <w:del w:id="4164" w:author="冰蓝城 [2]" w:date="2019-10-22T17:17:15Z">
          <w:r>
            <w:rPr>
              <w:rFonts w:asciiTheme="majorHAnsi" w:hAnsiTheme="majorHAnsi" w:cstheme="minorHAnsi"/>
              <w:sz w:val="20"/>
              <w:szCs w:val="20"/>
            </w:rPr>
            <w:delText xml:space="preserve"> </w:delText>
          </w:r>
        </w:del>
      </w:ins>
      <w:ins w:id="4165" w:author="1060556579@qq.com" w:date="2019-10-22T10:28:00Z">
        <w:del w:id="4166" w:author="冰蓝城 [2]" w:date="2019-10-22T17:17:15Z">
          <w:r>
            <w:rPr>
              <w:rFonts w:hint="eastAsia" w:asciiTheme="majorHAnsi" w:hAnsiTheme="majorHAnsi" w:cstheme="minorHAnsi"/>
              <w:sz w:val="20"/>
              <w:szCs w:val="20"/>
            </w:rPr>
            <w:delText>即时查询流程图</w:delText>
          </w:r>
        </w:del>
      </w:ins>
    </w:p>
    <w:p>
      <w:pPr>
        <w:ind w:firstLine="480"/>
        <w:rPr>
          <w:ins w:id="4167" w:author="1060556579@qq.com" w:date="2019-10-22T10:28:00Z"/>
          <w:del w:id="4168" w:author="冰蓝城 [2]" w:date="2019-10-22T17:17:15Z"/>
        </w:rPr>
      </w:pPr>
    </w:p>
    <w:p>
      <w:pPr>
        <w:ind w:firstLine="480"/>
        <w:jc w:val="center"/>
        <w:rPr>
          <w:ins w:id="4169" w:author="1060556579@qq.com" w:date="2019-10-22T10:28:00Z"/>
          <w:del w:id="4170" w:author="冰蓝城 [2]" w:date="2019-10-22T17:17:15Z"/>
        </w:rPr>
      </w:pPr>
      <w:del w:id="4171" w:author="冰蓝城 [2]" w:date="2019-10-22T17:17:15Z">
        <w:r>
          <w:rPr/>
          <w:pict>
            <v:shape id="_x0000_s1077" o:spid="_x0000_s1077" o:spt="32" type="#_x0000_t32" style="position:absolute;left:0pt;margin-left:335.05pt;margin-top:103.25pt;height:32.6pt;width:0pt;z-index:251659264;mso-width-relative:page;mso-height-relative:page;" o:connectortype="straight" filled="f" coordsize="21600,21600">
              <v:path arrowok="t"/>
              <v:fill on="f" focussize="0,0"/>
              <v:stroke weight="0.6pt"/>
              <v:imagedata o:title=""/>
              <o:lock v:ext="edit"/>
            </v:shape>
          </w:pict>
        </w:r>
      </w:del>
      <w:del w:id="4173" w:author="冰蓝城 [2]" w:date="2019-10-22T17:17:15Z">
        <w:r>
          <w:rPr/>
          <w:pict>
            <v:rect id="_x0000_s1076" o:spid="_x0000_s1076" o:spt="1" style="position:absolute;left:0pt;margin-left:297.7pt;margin-top:103.25pt;height:27.15pt;width:74.8pt;z-index:251658240;mso-width-relative:page;mso-height-relative:page;" fillcolor="#FFFFFF [3201]" filled="t" stroked="f" coordsize="21600,21600">
              <v:path/>
              <v:fill on="t" focussize="0,0"/>
              <v:stroke on="f" weight="0pt" color="#000000 [3200]" dashstyle="dash"/>
              <v:imagedata o:title=""/>
              <o:lock v:ext="edit"/>
            </v:rect>
          </w:pict>
        </w:r>
      </w:del>
      <w:ins w:id="4175" w:author="1060556579@qq.com" w:date="2019-10-22T10:37:00Z">
        <w:del w:id="4176" w:author="冰蓝城 [2]" w:date="2019-10-22T17:17:15Z">
          <w:r>
            <w:rPr/>
            <w:drawing>
              <wp:inline distT="0" distB="0" distL="0" distR="0">
                <wp:extent cx="3680460" cy="27438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694625" cy="2754712"/>
                        </a:xfrm>
                        <a:prstGeom prst="rect">
                          <a:avLst/>
                        </a:prstGeom>
                      </pic:spPr>
                    </pic:pic>
                  </a:graphicData>
                </a:graphic>
              </wp:inline>
            </w:drawing>
          </w:r>
        </w:del>
      </w:ins>
    </w:p>
    <w:p>
      <w:pPr>
        <w:ind w:firstLine="400"/>
        <w:jc w:val="center"/>
        <w:rPr>
          <w:ins w:id="4179" w:author="1060556579@qq.com" w:date="2019-10-22T10:28:00Z"/>
          <w:del w:id="4180" w:author="冰蓝城 [2]" w:date="2019-10-22T17:17:15Z"/>
          <w:rFonts w:asciiTheme="majorHAnsi" w:hAnsiTheme="majorHAnsi" w:cstheme="minorHAnsi"/>
          <w:sz w:val="20"/>
          <w:szCs w:val="20"/>
        </w:rPr>
      </w:pPr>
      <w:ins w:id="4181" w:author="1060556579@qq.com" w:date="2019-10-22T10:28:00Z">
        <w:del w:id="4182" w:author="冰蓝城 [2]" w:date="2019-10-22T17:17:15Z">
          <w:r>
            <w:rPr>
              <w:rFonts w:asciiTheme="majorHAnsi" w:hAnsiTheme="majorHAnsi" w:cstheme="minorHAnsi"/>
              <w:sz w:val="20"/>
              <w:szCs w:val="20"/>
            </w:rPr>
            <w:delText xml:space="preserve">表格 </w:delText>
          </w:r>
        </w:del>
      </w:ins>
      <w:ins w:id="4183" w:author="1060556579@qq.com" w:date="2019-10-22T10:28:00Z">
        <w:del w:id="4184" w:author="冰蓝城 [2]" w:date="2019-10-22T17:17:15Z">
          <w:r>
            <w:rPr>
              <w:rFonts w:asciiTheme="majorHAnsi" w:hAnsiTheme="majorHAnsi" w:cstheme="minorHAnsi"/>
              <w:sz w:val="20"/>
              <w:szCs w:val="20"/>
            </w:rPr>
            <w:fldChar w:fldCharType="begin"/>
          </w:r>
        </w:del>
      </w:ins>
      <w:ins w:id="4185" w:author="1060556579@qq.com" w:date="2019-10-22T10:28:00Z">
        <w:del w:id="4186" w:author="冰蓝城 [2]" w:date="2019-10-22T17:17:15Z">
          <w:r>
            <w:rPr>
              <w:rFonts w:asciiTheme="majorHAnsi" w:hAnsiTheme="majorHAnsi" w:cstheme="minorHAnsi"/>
              <w:sz w:val="20"/>
              <w:szCs w:val="20"/>
            </w:rPr>
            <w:delInstrText xml:space="preserve"> SEQ 表格 \* ARABIC </w:delInstrText>
          </w:r>
        </w:del>
      </w:ins>
      <w:ins w:id="4187" w:author="1060556579@qq.com" w:date="2019-10-22T10:28:00Z">
        <w:del w:id="4188" w:author="冰蓝城 [2]" w:date="2019-10-22T17:17:15Z">
          <w:r>
            <w:rPr>
              <w:rFonts w:asciiTheme="majorHAnsi" w:hAnsiTheme="majorHAnsi" w:cstheme="minorHAnsi"/>
              <w:sz w:val="20"/>
              <w:szCs w:val="20"/>
            </w:rPr>
            <w:fldChar w:fldCharType="separate"/>
          </w:r>
        </w:del>
      </w:ins>
      <w:ins w:id="4189" w:author="1060556579@qq.com" w:date="2019-10-22T10:28:00Z">
        <w:del w:id="4190" w:author="冰蓝城 [2]" w:date="2019-10-22T17:17:15Z">
          <w:r>
            <w:rPr>
              <w:rFonts w:asciiTheme="majorHAnsi" w:hAnsiTheme="majorHAnsi" w:cstheme="minorHAnsi"/>
              <w:sz w:val="20"/>
              <w:szCs w:val="20"/>
            </w:rPr>
            <w:delText>1</w:delText>
          </w:r>
        </w:del>
      </w:ins>
      <w:ins w:id="4191" w:author="1060556579@qq.com" w:date="2019-10-22T10:28:00Z">
        <w:del w:id="4192" w:author="冰蓝城 [2]" w:date="2019-10-22T17:17:15Z">
          <w:r>
            <w:rPr>
              <w:rFonts w:asciiTheme="majorHAnsi" w:hAnsiTheme="majorHAnsi" w:cstheme="minorHAnsi"/>
              <w:sz w:val="20"/>
              <w:szCs w:val="20"/>
            </w:rPr>
            <w:fldChar w:fldCharType="end"/>
          </w:r>
        </w:del>
      </w:ins>
      <w:ins w:id="4193" w:author="1060556579@qq.com" w:date="2019-10-22T10:28:00Z">
        <w:del w:id="4194" w:author="冰蓝城 [2]" w:date="2019-10-22T17:17:15Z">
          <w:r>
            <w:rPr>
              <w:rFonts w:asciiTheme="majorHAnsi" w:hAnsiTheme="majorHAnsi" w:cstheme="minorHAnsi"/>
              <w:sz w:val="20"/>
              <w:szCs w:val="20"/>
            </w:rPr>
            <w:delText xml:space="preserve"> </w:delText>
          </w:r>
        </w:del>
      </w:ins>
      <w:ins w:id="4195" w:author="1060556579@qq.com" w:date="2019-10-22T10:28:00Z">
        <w:del w:id="4196" w:author="冰蓝城 [2]" w:date="2019-10-22T17:17:15Z">
          <w:r>
            <w:rPr>
              <w:rFonts w:hint="eastAsia" w:asciiTheme="majorHAnsi" w:hAnsiTheme="majorHAnsi" w:cstheme="minorHAnsi"/>
              <w:sz w:val="20"/>
              <w:szCs w:val="20"/>
            </w:rPr>
            <w:delText>即时查询</w:delText>
          </w:r>
        </w:del>
      </w:ins>
      <w:ins w:id="4197" w:author="1060556579@qq.com" w:date="2019-10-22T10:28:00Z">
        <w:del w:id="4198" w:author="冰蓝城 [2]" w:date="2019-10-22T17:17:15Z">
          <w:r>
            <w:rPr>
              <w:rFonts w:asciiTheme="majorHAnsi" w:hAnsiTheme="majorHAnsi" w:cstheme="minorHAnsi"/>
              <w:sz w:val="20"/>
              <w:szCs w:val="20"/>
            </w:rPr>
            <w:delText>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Layout w:type="fixed"/>
        </w:tblPrEx>
        <w:trPr>
          <w:ins w:id="4199" w:author="1060556579@qq.com" w:date="2019-10-22T10:28:00Z"/>
          <w:del w:id="4200" w:author="冰蓝城 [2]" w:date="2019-10-22T17:17:15Z"/>
        </w:trPr>
        <w:tc>
          <w:tcPr>
            <w:tcW w:w="2463" w:type="dxa"/>
          </w:tcPr>
          <w:p>
            <w:pPr>
              <w:spacing w:before="120" w:after="120"/>
              <w:ind w:firstLine="0" w:firstLineChars="0"/>
              <w:jc w:val="center"/>
              <w:rPr>
                <w:ins w:id="4201" w:author="1060556579@qq.com" w:date="2019-10-22T10:28:00Z"/>
                <w:del w:id="4202" w:author="冰蓝城 [2]" w:date="2019-10-22T17:17:15Z"/>
                <w:b/>
              </w:rPr>
            </w:pPr>
            <w:ins w:id="4203" w:author="1060556579@qq.com" w:date="2019-10-22T10:28:00Z">
              <w:del w:id="4204" w:author="冰蓝城 [2]" w:date="2019-10-22T17:17:15Z">
                <w:r>
                  <w:rPr>
                    <w:rFonts w:hint="eastAsia"/>
                    <w:b/>
                  </w:rPr>
                  <w:delText>接口名称</w:delText>
                </w:r>
              </w:del>
            </w:ins>
          </w:p>
        </w:tc>
        <w:tc>
          <w:tcPr>
            <w:tcW w:w="2463" w:type="dxa"/>
          </w:tcPr>
          <w:p>
            <w:pPr>
              <w:spacing w:before="120" w:after="120"/>
              <w:ind w:firstLine="0" w:firstLineChars="0"/>
              <w:jc w:val="center"/>
              <w:rPr>
                <w:ins w:id="4205" w:author="1060556579@qq.com" w:date="2019-10-22T10:28:00Z"/>
                <w:del w:id="4206" w:author="冰蓝城 [2]" w:date="2019-10-22T17:17:15Z"/>
                <w:b/>
              </w:rPr>
            </w:pPr>
            <w:ins w:id="4207" w:author="1060556579@qq.com" w:date="2019-10-22T10:28:00Z">
              <w:del w:id="4208" w:author="冰蓝城 [2]" w:date="2019-10-22T17:17:15Z">
                <w:r>
                  <w:rPr>
                    <w:rFonts w:hint="eastAsia"/>
                    <w:b/>
                  </w:rPr>
                  <w:delText>参数</w:delText>
                </w:r>
              </w:del>
            </w:ins>
          </w:p>
        </w:tc>
        <w:tc>
          <w:tcPr>
            <w:tcW w:w="2464" w:type="dxa"/>
          </w:tcPr>
          <w:p>
            <w:pPr>
              <w:spacing w:before="120" w:after="120"/>
              <w:ind w:firstLine="0" w:firstLineChars="0"/>
              <w:jc w:val="center"/>
              <w:rPr>
                <w:ins w:id="4209" w:author="1060556579@qq.com" w:date="2019-10-22T10:28:00Z"/>
                <w:del w:id="4210" w:author="冰蓝城 [2]" w:date="2019-10-22T17:17:15Z"/>
                <w:b/>
              </w:rPr>
            </w:pPr>
            <w:ins w:id="4211" w:author="1060556579@qq.com" w:date="2019-10-22T10:28:00Z">
              <w:del w:id="4212" w:author="冰蓝城 [2]" w:date="2019-10-22T17:17:15Z">
                <w:r>
                  <w:rPr>
                    <w:rFonts w:hint="eastAsia"/>
                    <w:b/>
                  </w:rPr>
                  <w:delText>返回值</w:delText>
                </w:r>
              </w:del>
            </w:ins>
          </w:p>
        </w:tc>
        <w:tc>
          <w:tcPr>
            <w:tcW w:w="2464" w:type="dxa"/>
          </w:tcPr>
          <w:p>
            <w:pPr>
              <w:spacing w:before="120" w:after="120"/>
              <w:ind w:firstLine="0" w:firstLineChars="0"/>
              <w:jc w:val="center"/>
              <w:rPr>
                <w:ins w:id="4213" w:author="1060556579@qq.com" w:date="2019-10-22T10:28:00Z"/>
                <w:del w:id="4214" w:author="冰蓝城 [2]" w:date="2019-10-22T17:17:15Z"/>
                <w:b/>
              </w:rPr>
            </w:pPr>
            <w:ins w:id="4215" w:author="1060556579@qq.com" w:date="2019-10-22T10:28:00Z">
              <w:del w:id="4216"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217" w:author="1060556579@qq.com" w:date="2019-10-22T10:28:00Z"/>
          <w:del w:id="4218" w:author="冰蓝城 [2]" w:date="2019-10-22T17:17:15Z"/>
        </w:trPr>
        <w:tc>
          <w:tcPr>
            <w:tcW w:w="2463" w:type="dxa"/>
            <w:vAlign w:val="center"/>
          </w:tcPr>
          <w:p>
            <w:pPr>
              <w:spacing w:before="120" w:after="120"/>
              <w:ind w:firstLine="0" w:firstLineChars="0"/>
              <w:jc w:val="center"/>
              <w:rPr>
                <w:ins w:id="4219" w:author="1060556579@qq.com" w:date="2019-10-22T10:28:00Z"/>
                <w:del w:id="4220" w:author="冰蓝城 [2]" w:date="2019-10-22T17:17:15Z"/>
                <w:b/>
                <w:bCs/>
                <w:kern w:val="44"/>
              </w:rPr>
            </w:pPr>
            <w:ins w:id="4221" w:author="1060556579@qq.com" w:date="2019-10-22T10:28:00Z">
              <w:del w:id="4222" w:author="冰蓝城 [2]" w:date="2019-10-22T17:17:15Z">
                <w:r>
                  <w:rPr/>
                  <w:delText>query_tag_send()</w:delText>
                </w:r>
              </w:del>
            </w:ins>
          </w:p>
        </w:tc>
        <w:tc>
          <w:tcPr>
            <w:tcW w:w="2463" w:type="dxa"/>
            <w:vAlign w:val="center"/>
          </w:tcPr>
          <w:p>
            <w:pPr>
              <w:spacing w:before="120" w:after="120"/>
              <w:ind w:firstLine="0" w:firstLineChars="0"/>
              <w:jc w:val="center"/>
              <w:rPr>
                <w:ins w:id="4223" w:author="1060556579@qq.com" w:date="2019-10-22T10:28:00Z"/>
                <w:del w:id="4224" w:author="冰蓝城 [2]" w:date="2019-10-22T17:17:15Z"/>
                <w:b/>
                <w:bCs/>
                <w:kern w:val="44"/>
              </w:rPr>
            </w:pPr>
            <w:ins w:id="4225" w:author="1060556579@qq.com" w:date="2019-10-22T10:28:00Z">
              <w:del w:id="4226" w:author="冰蓝城 [2]" w:date="2019-10-22T17:17:15Z">
                <w:r>
                  <w:rPr/>
                  <w:delText>string query_tag_info</w:delText>
                </w:r>
              </w:del>
            </w:ins>
          </w:p>
        </w:tc>
        <w:tc>
          <w:tcPr>
            <w:tcW w:w="2464" w:type="dxa"/>
            <w:vAlign w:val="center"/>
          </w:tcPr>
          <w:p>
            <w:pPr>
              <w:spacing w:before="120" w:after="120"/>
              <w:ind w:firstLine="0" w:firstLineChars="0"/>
              <w:jc w:val="center"/>
              <w:rPr>
                <w:ins w:id="4227" w:author="1060556579@qq.com" w:date="2019-10-22T10:28:00Z"/>
                <w:del w:id="4228" w:author="冰蓝城 [2]" w:date="2019-10-22T17:17:15Z"/>
                <w:b/>
                <w:bCs/>
                <w:kern w:val="44"/>
              </w:rPr>
            </w:pPr>
            <w:ins w:id="4229" w:author="1060556579@qq.com" w:date="2019-10-22T10:28:00Z">
              <w:del w:id="4230" w:author="冰蓝城 [2]" w:date="2019-10-22T17:17:15Z">
                <w:r>
                  <w:rPr>
                    <w:rFonts w:hint="eastAsia"/>
                  </w:rPr>
                  <w:delText>b</w:delText>
                </w:r>
              </w:del>
            </w:ins>
            <w:ins w:id="4231" w:author="1060556579@qq.com" w:date="2019-10-22T10:28:00Z">
              <w:del w:id="4232" w:author="冰蓝城 [2]" w:date="2019-10-22T17:17:15Z">
                <w:r>
                  <w:rPr/>
                  <w:delText>ool</w:delText>
                </w:r>
              </w:del>
            </w:ins>
          </w:p>
        </w:tc>
        <w:tc>
          <w:tcPr>
            <w:tcW w:w="2464" w:type="dxa"/>
            <w:vAlign w:val="center"/>
          </w:tcPr>
          <w:p>
            <w:pPr>
              <w:spacing w:before="120" w:after="120"/>
              <w:ind w:firstLine="0" w:firstLineChars="0"/>
              <w:rPr>
                <w:ins w:id="4233" w:author="1060556579@qq.com" w:date="2019-10-22T10:28:00Z"/>
                <w:del w:id="4234" w:author="冰蓝城 [2]" w:date="2019-10-22T17:17:15Z"/>
              </w:rPr>
            </w:pPr>
            <w:ins w:id="4235" w:author="1060556579@qq.com" w:date="2019-10-22T10:28:00Z">
              <w:del w:id="4236" w:author="冰蓝城 [2]" w:date="2019-10-22T17:17:15Z">
                <w:r>
                  <w:rPr>
                    <w:rFonts w:hint="eastAsia"/>
                  </w:rPr>
                  <w:delText>输入标记的信息（经度，维度，高度，时间）或标记的名字。</w:delText>
                </w:r>
              </w:del>
            </w:ins>
          </w:p>
          <w:p>
            <w:pPr>
              <w:spacing w:before="120" w:after="120"/>
              <w:ind w:firstLine="0" w:firstLineChars="0"/>
              <w:jc w:val="center"/>
              <w:rPr>
                <w:ins w:id="4237" w:author="1060556579@qq.com" w:date="2019-10-22T10:28:00Z"/>
                <w:del w:id="4238" w:author="冰蓝城 [2]" w:date="2019-10-22T17:17:15Z"/>
              </w:rPr>
            </w:pPr>
            <w:ins w:id="4239" w:author="1060556579@qq.com" w:date="2019-10-22T10:28:00Z">
              <w:del w:id="4240" w:author="冰蓝城 [2]" w:date="2019-10-22T17:17:15Z">
                <w:r>
                  <w:rPr>
                    <w:rFonts w:hint="eastAsia"/>
                  </w:rPr>
                  <w:delText>对标记表执行查询操作，将查询到的标记信息进行格式转换以及维度扩充 ,在客户端地图上展示从数据库中查询到的标记。返回是否查询成功。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241" w:author="1060556579@qq.com" w:date="2019-10-22T10:28:00Z"/>
          <w:del w:id="4242" w:author="冰蓝城 [2]" w:date="2019-10-22T17:17:15Z"/>
        </w:trPr>
        <w:tc>
          <w:tcPr>
            <w:tcW w:w="2463" w:type="dxa"/>
            <w:vAlign w:val="center"/>
          </w:tcPr>
          <w:p>
            <w:pPr>
              <w:ind w:firstLine="0" w:firstLineChars="0"/>
              <w:jc w:val="center"/>
              <w:rPr>
                <w:ins w:id="4243" w:author="1060556579@qq.com" w:date="2019-10-22T10:28:00Z"/>
                <w:del w:id="4244" w:author="冰蓝城 [2]" w:date="2019-10-22T17:17:15Z"/>
              </w:rPr>
            </w:pPr>
            <w:ins w:id="4245" w:author="1060556579@qq.com" w:date="2019-10-22T10:28:00Z">
              <w:del w:id="4246" w:author="冰蓝城 [2]" w:date="2019-10-22T17:17:15Z">
                <w:r>
                  <w:rPr/>
                  <w:delText>query_layer_send()</w:delText>
                </w:r>
              </w:del>
            </w:ins>
          </w:p>
        </w:tc>
        <w:tc>
          <w:tcPr>
            <w:tcW w:w="2463" w:type="dxa"/>
            <w:vAlign w:val="center"/>
          </w:tcPr>
          <w:p>
            <w:pPr>
              <w:ind w:firstLine="0" w:firstLineChars="0"/>
              <w:jc w:val="center"/>
              <w:rPr>
                <w:ins w:id="4247" w:author="1060556579@qq.com" w:date="2019-10-22T10:28:00Z"/>
                <w:del w:id="4248" w:author="冰蓝城 [2]" w:date="2019-10-22T17:17:15Z"/>
              </w:rPr>
            </w:pPr>
            <w:ins w:id="4249" w:author="1060556579@qq.com" w:date="2019-10-22T10:28:00Z">
              <w:del w:id="4250" w:author="冰蓝城 [2]" w:date="2019-10-22T17:17:15Z">
                <w:r>
                  <w:rPr/>
                  <w:delText>string query_layer_info</w:delText>
                </w:r>
              </w:del>
            </w:ins>
          </w:p>
        </w:tc>
        <w:tc>
          <w:tcPr>
            <w:tcW w:w="2464" w:type="dxa"/>
            <w:vAlign w:val="center"/>
          </w:tcPr>
          <w:p>
            <w:pPr>
              <w:ind w:firstLine="0" w:firstLineChars="0"/>
              <w:jc w:val="center"/>
              <w:rPr>
                <w:ins w:id="4251" w:author="1060556579@qq.com" w:date="2019-10-22T10:28:00Z"/>
                <w:del w:id="4252" w:author="冰蓝城 [2]" w:date="2019-10-22T17:17:15Z"/>
              </w:rPr>
            </w:pPr>
            <w:ins w:id="4253" w:author="1060556579@qq.com" w:date="2019-10-22T10:28:00Z">
              <w:del w:id="4254" w:author="冰蓝城 [2]" w:date="2019-10-22T17:17:15Z">
                <w:r>
                  <w:rPr>
                    <w:rFonts w:hint="eastAsia"/>
                  </w:rPr>
                  <w:delText>b</w:delText>
                </w:r>
              </w:del>
            </w:ins>
            <w:ins w:id="4255" w:author="1060556579@qq.com" w:date="2019-10-22T10:28:00Z">
              <w:del w:id="4256" w:author="冰蓝城 [2]" w:date="2019-10-22T17:17:15Z">
                <w:r>
                  <w:rPr/>
                  <w:delText>ool</w:delText>
                </w:r>
              </w:del>
            </w:ins>
          </w:p>
        </w:tc>
        <w:tc>
          <w:tcPr>
            <w:tcW w:w="2464" w:type="dxa"/>
            <w:vAlign w:val="center"/>
          </w:tcPr>
          <w:p>
            <w:pPr>
              <w:ind w:firstLine="0" w:firstLineChars="0"/>
              <w:jc w:val="center"/>
              <w:rPr>
                <w:ins w:id="4257" w:author="1060556579@qq.com" w:date="2019-10-22T10:28:00Z"/>
                <w:del w:id="4258" w:author="冰蓝城 [2]" w:date="2019-10-22T17:17:15Z"/>
              </w:rPr>
            </w:pPr>
            <w:ins w:id="4259" w:author="1060556579@qq.com" w:date="2019-10-22T10:28:00Z">
              <w:del w:id="4260" w:author="冰蓝城 [2]" w:date="2019-10-22T17:17:15Z">
                <w:r>
                  <w:rPr>
                    <w:rFonts w:hint="eastAsia"/>
                    <w:szCs w:val="24"/>
                  </w:rPr>
                  <w:delText>输入图层名称。对标</w:delText>
                </w:r>
              </w:del>
            </w:ins>
            <w:ins w:id="4261" w:author="1060556579@qq.com" w:date="2019-10-22T10:28:00Z">
              <w:del w:id="4262" w:author="冰蓝城 [2]" w:date="2019-10-22T17:17:15Z">
                <w:r>
                  <w:rPr>
                    <w:rFonts w:hint="eastAsia"/>
                  </w:rPr>
                  <w:delText>记表执行查询操作，将查询到的标记信息进行格式转换以及维度扩充，在地图上显示。返回是否查询成功。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263" w:author="1060556579@qq.com" w:date="2019-10-22T10:28:00Z"/>
          <w:del w:id="4264" w:author="冰蓝城 [2]" w:date="2019-10-22T17:17:15Z"/>
        </w:trPr>
        <w:tc>
          <w:tcPr>
            <w:tcW w:w="2463" w:type="dxa"/>
            <w:vAlign w:val="center"/>
          </w:tcPr>
          <w:p>
            <w:pPr>
              <w:ind w:firstLine="0" w:firstLineChars="0"/>
              <w:jc w:val="center"/>
              <w:rPr>
                <w:ins w:id="4265" w:author="1060556579@qq.com" w:date="2019-10-22T10:28:00Z"/>
                <w:del w:id="4266" w:author="冰蓝城 [2]" w:date="2019-10-22T17:17:15Z"/>
              </w:rPr>
            </w:pPr>
            <w:ins w:id="4267" w:author="1060556579@qq.com" w:date="2019-10-22T10:28:00Z">
              <w:del w:id="4268" w:author="冰蓝城 [2]" w:date="2019-10-22T17:17:15Z">
                <w:r>
                  <w:rPr/>
                  <w:delText>Query_liner_send()</w:delText>
                </w:r>
              </w:del>
            </w:ins>
          </w:p>
        </w:tc>
        <w:tc>
          <w:tcPr>
            <w:tcW w:w="2463" w:type="dxa"/>
            <w:vAlign w:val="center"/>
          </w:tcPr>
          <w:p>
            <w:pPr>
              <w:ind w:firstLine="0" w:firstLineChars="0"/>
              <w:jc w:val="center"/>
              <w:rPr>
                <w:ins w:id="4269" w:author="1060556579@qq.com" w:date="2019-10-22T10:28:00Z"/>
                <w:del w:id="4270" w:author="冰蓝城 [2]" w:date="2019-10-22T17:17:15Z"/>
              </w:rPr>
            </w:pPr>
            <w:ins w:id="4271" w:author="1060556579@qq.com" w:date="2019-10-22T10:28:00Z">
              <w:del w:id="4272" w:author="冰蓝城 [2]" w:date="2019-10-22T17:17:15Z">
                <w:r>
                  <w:rPr/>
                  <w:delText>string query_begin_place,query_end_place</w:delText>
                </w:r>
              </w:del>
            </w:ins>
          </w:p>
        </w:tc>
        <w:tc>
          <w:tcPr>
            <w:tcW w:w="2464" w:type="dxa"/>
            <w:vAlign w:val="center"/>
          </w:tcPr>
          <w:p>
            <w:pPr>
              <w:ind w:firstLine="0" w:firstLineChars="0"/>
              <w:jc w:val="center"/>
              <w:rPr>
                <w:ins w:id="4273" w:author="1060556579@qq.com" w:date="2019-10-22T10:28:00Z"/>
                <w:del w:id="4274" w:author="冰蓝城 [2]" w:date="2019-10-22T17:17:15Z"/>
              </w:rPr>
            </w:pPr>
            <w:ins w:id="4275" w:author="1060556579@qq.com" w:date="2019-10-22T10:28:00Z">
              <w:del w:id="4276" w:author="冰蓝城 [2]" w:date="2019-10-22T17:17:15Z">
                <w:r>
                  <w:rPr>
                    <w:rFonts w:hint="eastAsia"/>
                  </w:rPr>
                  <w:delText>b</w:delText>
                </w:r>
              </w:del>
            </w:ins>
            <w:ins w:id="4277" w:author="1060556579@qq.com" w:date="2019-10-22T10:28:00Z">
              <w:del w:id="4278" w:author="冰蓝城 [2]" w:date="2019-10-22T17:17:15Z">
                <w:r>
                  <w:rPr/>
                  <w:delText>ool</w:delText>
                </w:r>
              </w:del>
            </w:ins>
          </w:p>
        </w:tc>
        <w:tc>
          <w:tcPr>
            <w:tcW w:w="2464" w:type="dxa"/>
            <w:vAlign w:val="center"/>
          </w:tcPr>
          <w:p>
            <w:pPr>
              <w:ind w:firstLine="0" w:firstLineChars="0"/>
              <w:rPr>
                <w:ins w:id="4279" w:author="1060556579@qq.com" w:date="2019-10-22T10:28:00Z"/>
                <w:del w:id="4280" w:author="冰蓝城 [2]" w:date="2019-10-22T17:17:15Z"/>
              </w:rPr>
            </w:pPr>
            <w:ins w:id="4281" w:author="1060556579@qq.com" w:date="2019-10-22T10:28:00Z">
              <w:del w:id="4282" w:author="冰蓝城 [2]" w:date="2019-10-22T17:17:15Z">
                <w:r>
                  <w:rPr>
                    <w:rFonts w:hint="eastAsia"/>
                  </w:rPr>
                  <w:delText>输入起点及终点信息。对线路表执行查询操作，并按照路程进行升序排序，将查询到的线路进行格式转换，在客户端显示。返回是否查询成功。</w:delText>
                </w:r>
              </w:del>
            </w:ins>
          </w:p>
        </w:tc>
      </w:tr>
    </w:tbl>
    <w:p>
      <w:pPr>
        <w:ind w:firstLine="480"/>
        <w:rPr>
          <w:ins w:id="4283" w:author="1060556579@qq.com" w:date="2019-10-22T10:28:00Z"/>
          <w:del w:id="4284" w:author="冰蓝城 [2]" w:date="2019-10-22T17:17:15Z"/>
        </w:rPr>
      </w:pPr>
    </w:p>
    <w:p>
      <w:pPr>
        <w:ind w:firstLine="480"/>
        <w:rPr>
          <w:ins w:id="4286" w:author="FSMM _" w:date="2019-10-17T20:28:00Z"/>
          <w:del w:id="4287" w:author="冰蓝城 [2]" w:date="2019-10-22T17:17:15Z"/>
        </w:rPr>
        <w:pPrChange w:id="4285" w:author="1060556579@qq.com" w:date="2019-10-22T10:28:00Z">
          <w:pPr>
            <w:pStyle w:val="3"/>
            <w:ind w:firstLine="151"/>
          </w:pPr>
        </w:pPrChange>
      </w:pPr>
    </w:p>
    <w:p>
      <w:pPr>
        <w:pStyle w:val="4"/>
        <w:ind w:firstLine="281"/>
        <w:rPr>
          <w:ins w:id="4289" w:author="FSMM _" w:date="2019-10-17T21:08:00Z"/>
          <w:del w:id="4290" w:author="冰蓝城 [2]" w:date="2019-10-22T17:17:15Z"/>
        </w:rPr>
        <w:pPrChange w:id="4288" w:author="FSMM _" w:date="2019-10-17T20:33:00Z">
          <w:pPr>
            <w:pStyle w:val="3"/>
            <w:ind w:firstLine="151"/>
          </w:pPr>
        </w:pPrChange>
      </w:pPr>
      <w:ins w:id="4291" w:author="FSMM _" w:date="2019-10-17T20:28:00Z">
        <w:del w:id="4292" w:author="冰蓝城 [2]" w:date="2019-10-22T17:17:15Z">
          <w:bookmarkStart w:id="21" w:name="_Toc22591996"/>
          <w:r>
            <w:rPr>
              <w:rFonts w:hint="eastAsia"/>
            </w:rPr>
            <w:delText>4</w:delText>
          </w:r>
        </w:del>
      </w:ins>
      <w:ins w:id="4293" w:author="FSMM _" w:date="2019-10-17T20:28:00Z">
        <w:del w:id="4294" w:author="冰蓝城 [2]" w:date="2019-10-22T17:17:15Z">
          <w:r>
            <w:rPr/>
            <w:delText>.</w:delText>
          </w:r>
        </w:del>
      </w:ins>
      <w:ins w:id="4295" w:author="FSMM _" w:date="2019-10-17T20:33:00Z">
        <w:del w:id="4296" w:author="冰蓝城 [2]" w:date="2019-10-22T17:17:15Z">
          <w:r>
            <w:rPr/>
            <w:delText>2.</w:delText>
          </w:r>
        </w:del>
      </w:ins>
      <w:ins w:id="4297" w:author="FSMM _" w:date="2019-10-17T20:28:00Z">
        <w:del w:id="4298" w:author="冰蓝城 [2]" w:date="2019-10-22T17:17:15Z">
          <w:r>
            <w:rPr/>
            <w:delText xml:space="preserve">4 </w:delText>
          </w:r>
        </w:del>
      </w:ins>
      <w:ins w:id="4299" w:author="FSMM _" w:date="2019-10-17T20:28:00Z">
        <w:del w:id="4300" w:author="冰蓝城 [2]" w:date="2019-10-22T17:17:15Z">
          <w:r>
            <w:rPr>
              <w:rFonts w:hint="eastAsia"/>
            </w:rPr>
            <w:delText>离线数据同步</w:delText>
          </w:r>
          <w:bookmarkEnd w:id="21"/>
        </w:del>
      </w:ins>
    </w:p>
    <w:p>
      <w:pPr>
        <w:ind w:firstLine="480"/>
        <w:rPr>
          <w:ins w:id="4302" w:author="FSMM _" w:date="2019-10-17T21:12:00Z"/>
          <w:del w:id="4303" w:author="冰蓝城 [2]" w:date="2019-10-22T17:17:15Z"/>
        </w:rPr>
        <w:pPrChange w:id="4301" w:author="FSMM _" w:date="2019-10-17T21:09:00Z">
          <w:pPr>
            <w:pStyle w:val="3"/>
            <w:ind w:firstLine="151"/>
          </w:pPr>
        </w:pPrChange>
      </w:pPr>
      <w:ins w:id="4304" w:author="FSMM _" w:date="2019-10-17T21:08:00Z">
        <w:del w:id="4305" w:author="冰蓝城 [2]" w:date="2019-10-22T17:17:15Z">
          <w:r>
            <w:rPr>
              <w:rFonts w:hint="eastAsia"/>
            </w:rPr>
            <w:delText>离线数据</w:delText>
          </w:r>
        </w:del>
      </w:ins>
      <w:ins w:id="4306" w:author="FSMM _" w:date="2019-10-17T21:09:00Z">
        <w:del w:id="4307" w:author="冰蓝城 [2]" w:date="2019-10-22T17:17:15Z">
          <w:r>
            <w:rPr>
              <w:rFonts w:hint="eastAsia"/>
            </w:rPr>
            <w:delText>同步共包括4个功能，分别是离线标记、标记逐条上传、在线集中上传和本地数据同步。用户</w:delText>
          </w:r>
        </w:del>
      </w:ins>
      <w:ins w:id="4308" w:author="FSMM _" w:date="2019-10-17T21:10:00Z">
        <w:del w:id="4309" w:author="冰蓝城 [2]" w:date="2019-10-22T17:17:15Z">
          <w:r>
            <w:rPr>
              <w:rFonts w:hint="eastAsia"/>
            </w:rPr>
            <w:delText>在添加标记后，可以选择“提交”或“提交并上传”功能，若选择“提交”，则仅将</w:delText>
          </w:r>
        </w:del>
      </w:ins>
      <w:ins w:id="4310" w:author="FSMM _" w:date="2019-10-17T21:11:00Z">
        <w:del w:id="4311" w:author="冰蓝城 [2]" w:date="2019-10-22T17:17:15Z">
          <w:r>
            <w:rPr>
              <w:rFonts w:hint="eastAsia"/>
            </w:rPr>
            <w:delText>标记</w:delText>
          </w:r>
        </w:del>
      </w:ins>
      <w:ins w:id="4312" w:author="FSMM _" w:date="2019-10-17T21:10:00Z">
        <w:del w:id="4313" w:author="冰蓝城 [2]" w:date="2019-10-22T17:17:15Z">
          <w:r>
            <w:rPr>
              <w:rFonts w:hint="eastAsia"/>
            </w:rPr>
            <w:delText>保存在本地</w:delText>
          </w:r>
        </w:del>
      </w:ins>
      <w:ins w:id="4314" w:author="FSMM _" w:date="2019-10-17T21:11:00Z">
        <w:del w:id="4315" w:author="冰蓝城 [2]" w:date="2019-10-22T17:17:15Z">
          <w:r>
            <w:rPr>
              <w:rFonts w:hint="eastAsia"/>
            </w:rPr>
            <w:delText>数据库，该</w:delText>
          </w:r>
        </w:del>
      </w:ins>
      <w:ins w:id="4316" w:author="Windows 用户" w:date="2019-10-22T13:11:00Z">
        <w:del w:id="4317" w:author="冰蓝城 [2]" w:date="2019-10-22T17:17:15Z">
          <w:r>
            <w:rPr>
              <w:rFonts w:hint="eastAsia"/>
            </w:rPr>
            <w:delText>“未上传”</w:delText>
          </w:r>
        </w:del>
      </w:ins>
      <w:ins w:id="4318" w:author="杨俊" w:date="2019-10-20T18:15:00Z">
        <w:del w:id="4319" w:author="冰蓝城 [2]" w:date="2019-10-22T17:17:15Z">
          <w:r>
            <w:rPr/>
            <w:tab/>
          </w:r>
        </w:del>
      </w:ins>
      <w:ins w:id="4320" w:author="FSMM _" w:date="2019-10-17T21:11:00Z">
        <w:del w:id="4321" w:author="冰蓝城 [2]" w:date="2019-10-22T17:17:15Z">
          <w:r>
            <w:rPr>
              <w:rFonts w:hint="eastAsia"/>
            </w:rPr>
            <w:delText>标记为离线标记，显示“未上传”按钮标识。</w:delText>
          </w:r>
        </w:del>
      </w:ins>
    </w:p>
    <w:p>
      <w:pPr>
        <w:ind w:firstLine="480"/>
        <w:rPr>
          <w:ins w:id="4323" w:author="FSMM _" w:date="2019-10-17T21:12:00Z"/>
          <w:del w:id="4324" w:author="冰蓝城 [2]" w:date="2019-10-22T17:17:15Z"/>
        </w:rPr>
        <w:pPrChange w:id="4322" w:author="FSMM _" w:date="2019-10-17T21:09:00Z">
          <w:pPr>
            <w:pStyle w:val="3"/>
            <w:ind w:firstLine="151"/>
          </w:pPr>
        </w:pPrChange>
      </w:pPr>
      <w:ins w:id="4325" w:author="FSMM _" w:date="2019-10-17T21:11:00Z">
        <w:del w:id="4326" w:author="冰蓝城 [2]" w:date="2019-10-22T17:17:15Z">
          <w:r>
            <w:rPr>
              <w:rFonts w:hint="eastAsia"/>
            </w:rPr>
            <w:delText>当用户想上传某条标记时，点击“未上传”按钮，进行</w:delText>
          </w:r>
        </w:del>
      </w:ins>
      <w:ins w:id="4327" w:author="FSMM _" w:date="2019-10-17T21:12:00Z">
        <w:del w:id="4328" w:author="冰蓝城 [2]" w:date="2019-10-22T17:17:15Z">
          <w:r>
            <w:rPr>
              <w:rFonts w:hint="eastAsia"/>
            </w:rPr>
            <w:delText>上传，上传时会根据网络状态判断上传是否成功并返回给用户。</w:delText>
          </w:r>
        </w:del>
      </w:ins>
    </w:p>
    <w:p>
      <w:pPr>
        <w:ind w:firstLine="480"/>
        <w:rPr>
          <w:ins w:id="4330" w:author="FSMM _" w:date="2019-10-17T21:14:00Z"/>
          <w:del w:id="4331" w:author="冰蓝城 [2]" w:date="2019-10-22T17:17:15Z"/>
        </w:rPr>
        <w:pPrChange w:id="4329" w:author="FSMM _" w:date="2019-10-17T21:09:00Z">
          <w:pPr>
            <w:pStyle w:val="3"/>
            <w:ind w:firstLine="151"/>
          </w:pPr>
        </w:pPrChange>
      </w:pPr>
      <w:ins w:id="4332" w:author="FSMM _" w:date="2019-10-17T21:12:00Z">
        <w:del w:id="4333" w:author="冰蓝城 [2]" w:date="2019-10-22T17:17:15Z">
          <w:r>
            <w:rPr>
              <w:rFonts w:hint="eastAsia"/>
            </w:rPr>
            <w:delText>用户可以长按标记</w:delText>
          </w:r>
        </w:del>
      </w:ins>
      <w:ins w:id="4334" w:author="FSMM _" w:date="2019-10-17T21:14:00Z">
        <w:del w:id="4335" w:author="冰蓝城 [2]" w:date="2019-10-22T17:17:15Z">
          <w:r>
            <w:rPr>
              <w:rFonts w:hint="eastAsia"/>
            </w:rPr>
            <w:delText>进入选择模式，可选择多条或全选标记，进行集中上传。</w:delText>
          </w:r>
        </w:del>
      </w:ins>
    </w:p>
    <w:p>
      <w:pPr>
        <w:ind w:firstLine="480"/>
        <w:rPr>
          <w:ins w:id="4337" w:author="FSMM _" w:date="2019-10-17T21:18:00Z"/>
          <w:del w:id="4338" w:author="冰蓝城 [2]" w:date="2019-10-22T17:17:15Z"/>
        </w:rPr>
        <w:pPrChange w:id="4336" w:author="FSMM _" w:date="2019-10-17T21:18:00Z">
          <w:pPr>
            <w:pStyle w:val="3"/>
            <w:ind w:firstLine="151"/>
          </w:pPr>
        </w:pPrChange>
      </w:pPr>
      <w:ins w:id="4339" w:author="FSMM _" w:date="2019-10-17T21:15:00Z">
        <w:del w:id="4340" w:author="冰蓝城 [2]" w:date="2019-10-22T17:17:15Z">
          <w:r>
            <w:rPr>
              <w:rFonts w:hint="eastAsia"/>
            </w:rPr>
            <w:delText>用户下拉界面</w:delText>
          </w:r>
        </w:del>
      </w:ins>
      <w:ins w:id="4341" w:author="FSMM _" w:date="2019-10-17T21:16:00Z">
        <w:del w:id="4342" w:author="冰蓝城 [2]" w:date="2019-10-22T17:17:15Z">
          <w:r>
            <w:rPr>
              <w:rFonts w:hint="eastAsia"/>
            </w:rPr>
            <w:delText>，更新信息，自动进行本地数据与服务端数据同步</w:delText>
          </w:r>
        </w:del>
      </w:ins>
      <w:ins w:id="4343" w:author="FSMM _" w:date="2019-10-17T21:18:00Z">
        <w:del w:id="4344" w:author="冰蓝城 [2]" w:date="2019-10-22T17:17:15Z">
          <w:r>
            <w:rPr>
              <w:rFonts w:hint="eastAsia"/>
            </w:rPr>
            <w:delText>（参考Q</w:delText>
          </w:r>
        </w:del>
      </w:ins>
      <w:ins w:id="4345" w:author="FSMM _" w:date="2019-10-17T21:18:00Z">
        <w:del w:id="4346" w:author="冰蓝城 [2]" w:date="2019-10-22T17:17:15Z">
          <w:r>
            <w:rPr/>
            <w:delText>Q</w:delText>
          </w:r>
        </w:del>
      </w:ins>
      <w:ins w:id="4347" w:author="FSMM _" w:date="2019-10-17T21:18:00Z">
        <w:del w:id="4348" w:author="冰蓝城 [2]" w:date="2019-10-22T17:17:15Z">
          <w:r>
            <w:rPr>
              <w:rFonts w:hint="eastAsia"/>
            </w:rPr>
            <w:delText>消息刷新功能）。</w:delText>
          </w:r>
        </w:del>
      </w:ins>
    </w:p>
    <w:p>
      <w:pPr>
        <w:ind w:firstLine="480"/>
        <w:rPr>
          <w:ins w:id="4350" w:author="FSMM _" w:date="2019-10-17T21:19:00Z"/>
          <w:del w:id="4351" w:author="冰蓝城 [2]" w:date="2019-10-22T17:17:15Z"/>
        </w:rPr>
        <w:pPrChange w:id="4349" w:author="FSMM _" w:date="2019-10-17T21:19:00Z">
          <w:pPr>
            <w:pStyle w:val="3"/>
            <w:ind w:firstLine="151"/>
          </w:pPr>
        </w:pPrChange>
      </w:pPr>
      <w:ins w:id="4352" w:author="FSMM _" w:date="2019-10-17T21:18:00Z">
        <w:del w:id="4353" w:author="冰蓝城 [2]" w:date="2019-10-22T17:17:15Z">
          <w:r>
            <w:rPr>
              <w:rFonts w:hint="eastAsia"/>
            </w:rPr>
            <w:delText>离线数据同步的</w:delText>
          </w:r>
        </w:del>
      </w:ins>
      <w:ins w:id="4354" w:author="FSMM _" w:date="2019-10-17T21:19:00Z">
        <w:del w:id="4355" w:author="冰蓝城 [2]" w:date="2019-10-22T17:17:15Z">
          <w:r>
            <w:rPr>
              <w:rFonts w:hint="eastAsia"/>
            </w:rPr>
            <w:delText>流程图如下图所示：</w:delText>
          </w:r>
        </w:del>
      </w:ins>
    </w:p>
    <w:p>
      <w:pPr>
        <w:keepNext/>
        <w:ind w:firstLine="0" w:firstLineChars="0"/>
        <w:rPr>
          <w:ins w:id="4357" w:author="FSMM _" w:date="2019-10-17T21:35:00Z"/>
          <w:del w:id="4358" w:author="冰蓝城 [2]" w:date="2019-10-22T17:17:15Z"/>
        </w:rPr>
        <w:pPrChange w:id="4356" w:author="FSMM _" w:date="2019-10-17T21:35:00Z">
          <w:pPr>
            <w:ind w:firstLine="0" w:firstLineChars="0"/>
          </w:pPr>
        </w:pPrChange>
      </w:pPr>
      <w:ins w:id="4359" w:author="FSMM _" w:date="2019-10-17T21:34:00Z">
        <w:del w:id="4360" w:author="冰蓝城 [2]" w:date="2019-10-22T17:17:15Z">
          <w:r>
            <w:rPr>
              <w:color w:val="auto"/>
              <w:u w:val="none"/>
              <w:rPrChange w:id="4366" w:author="Unknown" w:date="">
                <w:rPr>
                  <w:color w:val="0000FF" w:themeColor="hyperlink"/>
                  <w:u w:val="single"/>
                </w:rPr>
              </w:rPrChange>
            </w:rPr>
            <w:drawing>
              <wp:inline distT="0" distB="0" distL="0" distR="0">
                <wp:extent cx="6118860" cy="4082415"/>
                <wp:effectExtent l="19050" t="19050" r="15240" b="133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6"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370" w:author="FSMM _" w:date="2019-10-17T21:36:00Z"/>
          <w:del w:id="4371" w:author="冰蓝城 [2]" w:date="2019-10-22T17:17:15Z"/>
        </w:rPr>
        <w:pPrChange w:id="4369" w:author="FSMM _" w:date="2019-10-17T21:35:00Z">
          <w:pPr>
            <w:pStyle w:val="3"/>
            <w:ind w:firstLine="151"/>
          </w:pPr>
        </w:pPrChange>
      </w:pPr>
      <w:ins w:id="4372" w:author="FSMM _" w:date="2019-10-17T21:35:00Z">
        <w:del w:id="4373" w:author="冰蓝城 [2]" w:date="2019-10-22T17:17:15Z">
          <w:r>
            <w:rPr>
              <w:rFonts w:hint="eastAsia"/>
            </w:rPr>
            <w:delText xml:space="preserve">图 </w:delText>
          </w:r>
        </w:del>
      </w:ins>
      <w:ins w:id="4374" w:author="FSMM _" w:date="2019-10-17T21:35:00Z">
        <w:del w:id="4375" w:author="冰蓝城 [2]" w:date="2019-10-22T17:17:15Z">
          <w:r>
            <w:rPr/>
            <w:fldChar w:fldCharType="begin"/>
          </w:r>
        </w:del>
      </w:ins>
      <w:ins w:id="4376" w:author="FSMM _" w:date="2019-10-17T21:35:00Z">
        <w:del w:id="4377" w:author="冰蓝城 [2]" w:date="2019-10-22T17:17:15Z">
          <w:r>
            <w:rPr/>
            <w:delInstrText xml:space="preserve"> </w:delInstrText>
          </w:r>
        </w:del>
      </w:ins>
      <w:ins w:id="4378" w:author="FSMM _" w:date="2019-10-17T21:35:00Z">
        <w:del w:id="4379" w:author="冰蓝城 [2]" w:date="2019-10-22T17:17:15Z">
          <w:r>
            <w:rPr>
              <w:rFonts w:hint="eastAsia"/>
            </w:rPr>
            <w:delInstrText xml:space="preserve">SEQ 图 \* ARABIC</w:delInstrText>
          </w:r>
        </w:del>
      </w:ins>
      <w:ins w:id="4380" w:author="FSMM _" w:date="2019-10-17T21:35:00Z">
        <w:del w:id="4381" w:author="冰蓝城 [2]" w:date="2019-10-22T17:17:15Z">
          <w:r>
            <w:rPr/>
            <w:delInstrText xml:space="preserve"> </w:delInstrText>
          </w:r>
        </w:del>
      </w:ins>
      <w:del w:id="4382" w:author="冰蓝城 [2]" w:date="2019-10-22T17:17:15Z">
        <w:r>
          <w:rPr/>
          <w:fldChar w:fldCharType="separate"/>
        </w:r>
      </w:del>
      <w:ins w:id="4383" w:author="FSMM _" w:date="2019-10-18T14:00:00Z">
        <w:del w:id="4384" w:author="冰蓝城 [2]" w:date="2019-10-22T17:17:15Z">
          <w:r>
            <w:rPr/>
            <w:delText>1</w:delText>
          </w:r>
        </w:del>
      </w:ins>
      <w:ins w:id="4385" w:author="FSMM _" w:date="2019-10-17T21:35:00Z">
        <w:del w:id="4386" w:author="冰蓝城 [2]" w:date="2019-10-22T17:17:15Z">
          <w:r>
            <w:rPr/>
            <w:fldChar w:fldCharType="end"/>
          </w:r>
        </w:del>
      </w:ins>
      <w:ins w:id="4387" w:author="FSMM _" w:date="2019-10-17T21:35:00Z">
        <w:del w:id="4388" w:author="冰蓝城 [2]" w:date="2019-10-22T17:17:15Z">
          <w:r>
            <w:rPr/>
            <w:delText xml:space="preserve"> </w:delText>
          </w:r>
        </w:del>
      </w:ins>
      <w:ins w:id="4389" w:author="FSMM _" w:date="2019-10-17T21:35:00Z">
        <w:del w:id="4390" w:author="冰蓝城 [2]" w:date="2019-10-22T17:17:15Z">
          <w:r>
            <w:rPr>
              <w:rFonts w:hint="eastAsia"/>
            </w:rPr>
            <w:delText>离线数据同步流程图</w:delText>
          </w:r>
        </w:del>
      </w:ins>
    </w:p>
    <w:p>
      <w:pPr>
        <w:ind w:firstLine="480"/>
        <w:rPr>
          <w:ins w:id="4392" w:author="FSMM _" w:date="2019-10-17T22:16:00Z"/>
          <w:del w:id="4393" w:author="冰蓝城 [2]" w:date="2019-10-22T17:17:15Z"/>
        </w:rPr>
        <w:pPrChange w:id="4391" w:author="FSMM _" w:date="2019-10-17T21:36:00Z">
          <w:pPr>
            <w:pStyle w:val="3"/>
            <w:ind w:firstLine="151"/>
          </w:pPr>
        </w:pPrChange>
      </w:pPr>
      <w:ins w:id="4394" w:author="FSMM _" w:date="2019-10-17T21:39:00Z">
        <w:del w:id="4395" w:author="冰蓝城 [2]" w:date="2019-10-22T17:17:15Z">
          <w:r>
            <w:rPr>
              <w:rFonts w:hint="eastAsia"/>
            </w:rPr>
            <w:delText>离线数据同步模块共有</w:delText>
          </w:r>
        </w:del>
      </w:ins>
      <w:ins w:id="4396" w:author="FSMM _" w:date="2019-10-17T21:41:00Z">
        <w:del w:id="4397" w:author="冰蓝城 [2]" w:date="2019-10-22T17:17:15Z">
          <w:r>
            <w:rPr>
              <w:rFonts w:hint="eastAsia"/>
            </w:rPr>
            <w:delText>4</w:delText>
          </w:r>
        </w:del>
      </w:ins>
      <w:ins w:id="4398" w:author="FSMM _" w:date="2019-10-17T21:39:00Z">
        <w:del w:id="4399" w:author="冰蓝城 [2]" w:date="2019-10-22T17:17:15Z">
          <w:r>
            <w:rPr>
              <w:rFonts w:hint="eastAsia"/>
            </w:rPr>
            <w:delText>个类，分别是离线标记类、</w:delText>
          </w:r>
        </w:del>
      </w:ins>
      <w:ins w:id="4400" w:author="FSMM _" w:date="2019-10-17T21:47:00Z">
        <w:del w:id="4401" w:author="冰蓝城 [2]" w:date="2019-10-22T17:17:15Z">
          <w:r>
            <w:rPr>
              <w:rFonts w:hint="eastAsia"/>
            </w:rPr>
            <w:delText>标记类、位置类、上传信息类</w:delText>
          </w:r>
        </w:del>
      </w:ins>
      <w:ins w:id="4402" w:author="FSMM _" w:date="2019-10-17T21:41:00Z">
        <w:del w:id="4403" w:author="冰蓝城 [2]" w:date="2019-10-22T17:17:15Z">
          <w:r>
            <w:rPr>
              <w:rFonts w:hint="eastAsia"/>
            </w:rPr>
            <w:delText>。</w:delText>
          </w:r>
        </w:del>
      </w:ins>
      <w:ins w:id="4404" w:author="FSMM _" w:date="2019-10-17T22:16:00Z">
        <w:del w:id="4405" w:author="冰蓝城 [2]" w:date="2019-10-22T17:17:15Z">
          <w:r>
            <w:rPr>
              <w:rFonts w:hint="eastAsia"/>
            </w:rPr>
            <w:delText>各类的实现及它们之间的关系如下：</w:delText>
          </w:r>
        </w:del>
      </w:ins>
    </w:p>
    <w:p>
      <w:pPr>
        <w:keepNext/>
        <w:ind w:firstLine="0" w:firstLineChars="0"/>
        <w:rPr>
          <w:ins w:id="4407" w:author="FSMM _" w:date="2019-10-17T22:18:00Z"/>
          <w:del w:id="4408" w:author="冰蓝城 [2]" w:date="2019-10-22T17:17:15Z"/>
        </w:rPr>
        <w:pPrChange w:id="4406" w:author="FSMM _" w:date="2019-10-17T22:18:00Z">
          <w:pPr>
            <w:ind w:firstLine="0" w:firstLineChars="0"/>
          </w:pPr>
        </w:pPrChange>
      </w:pPr>
      <w:ins w:id="4409" w:author="FSMM _" w:date="2019-10-17T22:17:00Z">
        <w:del w:id="4410" w:author="冰蓝城 [2]" w:date="2019-10-22T17:17:15Z">
          <w:r>
            <w:rPr>
              <w:color w:val="auto"/>
              <w:u w:val="none"/>
              <w:rPrChange w:id="4416" w:author="Unknown" w:date="">
                <w:rPr>
                  <w:color w:val="0000FF" w:themeColor="hyperlink"/>
                  <w:u w:val="single"/>
                </w:rPr>
              </w:rPrChange>
            </w:rPr>
            <w:drawing>
              <wp:inline distT="0" distB="0" distL="0" distR="0">
                <wp:extent cx="6120130" cy="3559175"/>
                <wp:effectExtent l="19050" t="19050" r="13970" b="222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7"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420" w:author="FSMM _" w:date="2019-10-17T21:41:00Z"/>
          <w:del w:id="4421" w:author="冰蓝城 [2]" w:date="2019-10-22T17:17:15Z"/>
        </w:rPr>
        <w:pPrChange w:id="4419" w:author="FSMM _" w:date="2019-10-17T22:18:00Z">
          <w:pPr>
            <w:pStyle w:val="3"/>
            <w:ind w:firstLine="151"/>
          </w:pPr>
        </w:pPrChange>
      </w:pPr>
      <w:ins w:id="4422" w:author="FSMM _" w:date="2019-10-17T22:18:00Z">
        <w:del w:id="4423" w:author="冰蓝城 [2]" w:date="2019-10-22T17:17:15Z">
          <w:r>
            <w:rPr>
              <w:rFonts w:hint="eastAsia"/>
            </w:rPr>
            <w:delText xml:space="preserve">图 </w:delText>
          </w:r>
        </w:del>
      </w:ins>
      <w:ins w:id="4424" w:author="FSMM _" w:date="2019-10-17T22:18:00Z">
        <w:del w:id="4425" w:author="冰蓝城 [2]" w:date="2019-10-22T17:17:15Z">
          <w:r>
            <w:rPr/>
            <w:fldChar w:fldCharType="begin"/>
          </w:r>
        </w:del>
      </w:ins>
      <w:ins w:id="4426" w:author="FSMM _" w:date="2019-10-17T22:18:00Z">
        <w:del w:id="4427" w:author="冰蓝城 [2]" w:date="2019-10-22T17:17:15Z">
          <w:r>
            <w:rPr/>
            <w:delInstrText xml:space="preserve"> </w:delInstrText>
          </w:r>
        </w:del>
      </w:ins>
      <w:ins w:id="4428" w:author="FSMM _" w:date="2019-10-17T22:18:00Z">
        <w:del w:id="4429" w:author="冰蓝城 [2]" w:date="2019-10-22T17:17:15Z">
          <w:r>
            <w:rPr>
              <w:rFonts w:hint="eastAsia"/>
            </w:rPr>
            <w:delInstrText xml:space="preserve">SEQ 图 \* ARABIC</w:delInstrText>
          </w:r>
        </w:del>
      </w:ins>
      <w:ins w:id="4430" w:author="FSMM _" w:date="2019-10-17T22:18:00Z">
        <w:del w:id="4431" w:author="冰蓝城 [2]" w:date="2019-10-22T17:17:15Z">
          <w:r>
            <w:rPr/>
            <w:delInstrText xml:space="preserve"> </w:delInstrText>
          </w:r>
        </w:del>
      </w:ins>
      <w:del w:id="4432" w:author="冰蓝城 [2]" w:date="2019-10-22T17:17:15Z">
        <w:r>
          <w:rPr/>
          <w:fldChar w:fldCharType="separate"/>
        </w:r>
      </w:del>
      <w:ins w:id="4433" w:author="FSMM _" w:date="2019-10-18T14:00:00Z">
        <w:del w:id="4434" w:author="冰蓝城 [2]" w:date="2019-10-22T17:17:15Z">
          <w:r>
            <w:rPr/>
            <w:delText>2</w:delText>
          </w:r>
        </w:del>
      </w:ins>
      <w:ins w:id="4435" w:author="FSMM _" w:date="2019-10-17T22:18:00Z">
        <w:del w:id="4436" w:author="冰蓝城 [2]" w:date="2019-10-22T17:17:15Z">
          <w:r>
            <w:rPr/>
            <w:fldChar w:fldCharType="end"/>
          </w:r>
        </w:del>
      </w:ins>
      <w:ins w:id="4437" w:author="FSMM _" w:date="2019-10-17T22:18:00Z">
        <w:del w:id="4438" w:author="冰蓝城 [2]" w:date="2019-10-22T17:17:15Z">
          <w:r>
            <w:rPr/>
            <w:delText xml:space="preserve"> </w:delText>
          </w:r>
        </w:del>
      </w:ins>
      <w:ins w:id="4439" w:author="FSMM _" w:date="2019-10-17T22:18:00Z">
        <w:del w:id="4440" w:author="冰蓝城 [2]" w:date="2019-10-22T17:17:15Z">
          <w:r>
            <w:rPr>
              <w:rFonts w:hint="eastAsia"/>
            </w:rPr>
            <w:delText>离线数据同步类图</w:delText>
          </w:r>
        </w:del>
      </w:ins>
    </w:p>
    <w:p>
      <w:pPr>
        <w:ind w:firstLine="439" w:firstLineChars="183"/>
        <w:rPr>
          <w:ins w:id="4442" w:author="FSMM _" w:date="2019-10-17T22:20:00Z"/>
          <w:del w:id="4443" w:author="冰蓝城 [2]" w:date="2019-10-22T17:17:15Z"/>
        </w:rPr>
        <w:pPrChange w:id="4441" w:author="FSMM _" w:date="2019-10-17T22:20:00Z">
          <w:pPr>
            <w:pStyle w:val="3"/>
            <w:ind w:firstLine="151"/>
          </w:pPr>
        </w:pPrChange>
      </w:pPr>
      <w:ins w:id="4444" w:author="FSMM _" w:date="2019-10-17T22:24:00Z">
        <w:del w:id="4445" w:author="冰蓝城 [2]" w:date="2019-10-22T17:17:15Z">
          <w:r>
            <w:rPr>
              <w:rFonts w:hint="eastAsia"/>
            </w:rPr>
            <w:delText>离线数据同步需要显示离线标记信息，并对选择上传的标记进行</w:delText>
          </w:r>
        </w:del>
      </w:ins>
      <w:ins w:id="4446" w:author="FSMM _" w:date="2019-10-17T22:25:00Z">
        <w:del w:id="4447" w:author="冰蓝城 [2]" w:date="2019-10-22T17:17:15Z">
          <w:r>
            <w:rPr>
              <w:rFonts w:hint="eastAsia"/>
            </w:rPr>
            <w:delText>上传操作。</w:delText>
          </w:r>
        </w:del>
      </w:ins>
      <w:ins w:id="4448" w:author="FSMM _" w:date="2019-10-17T22:19:00Z">
        <w:del w:id="4449" w:author="冰蓝城 [2]" w:date="2019-10-22T17:17:15Z">
          <w:r>
            <w:rPr>
              <w:rFonts w:hint="eastAsia"/>
            </w:rPr>
            <w:delText>该部分对应的</w:delText>
          </w:r>
        </w:del>
      </w:ins>
      <w:ins w:id="4450" w:author="FSMM _" w:date="2019-10-17T22:20:00Z">
        <w:del w:id="4451" w:author="冰蓝城 [2]" w:date="2019-10-22T17:17:15Z">
          <w:r>
            <w:rPr>
              <w:rFonts w:hint="eastAsia"/>
            </w:rPr>
            <w:delText>接口如下表所示：</w:delText>
          </w:r>
        </w:del>
      </w:ins>
    </w:p>
    <w:p>
      <w:pPr>
        <w:pStyle w:val="5"/>
        <w:keepNext/>
        <w:ind w:firstLine="400"/>
        <w:jc w:val="center"/>
        <w:rPr>
          <w:ins w:id="4453" w:author="FSMM _" w:date="2019-10-18T13:23:00Z"/>
          <w:del w:id="4454" w:author="冰蓝城 [2]" w:date="2019-10-22T17:17:15Z"/>
        </w:rPr>
        <w:pPrChange w:id="4452" w:author="FSMM _" w:date="2019-10-18T13:23:00Z">
          <w:pPr>
            <w:ind w:firstLine="480"/>
          </w:pPr>
        </w:pPrChange>
      </w:pPr>
      <w:ins w:id="4455" w:author="FSMM _" w:date="2019-10-18T13:23:00Z">
        <w:del w:id="4456" w:author="冰蓝城 [2]" w:date="2019-10-22T17:17:15Z">
          <w:r>
            <w:rPr>
              <w:rFonts w:hint="eastAsia"/>
            </w:rPr>
            <w:delText xml:space="preserve">表格 </w:delText>
          </w:r>
        </w:del>
      </w:ins>
      <w:ins w:id="4457" w:author="FSMM _" w:date="2019-10-18T13:23:00Z">
        <w:del w:id="4458" w:author="冰蓝城 [2]" w:date="2019-10-22T17:17:15Z">
          <w:r>
            <w:rPr/>
            <w:fldChar w:fldCharType="begin"/>
          </w:r>
        </w:del>
      </w:ins>
      <w:ins w:id="4459" w:author="FSMM _" w:date="2019-10-18T13:23:00Z">
        <w:del w:id="4460" w:author="冰蓝城 [2]" w:date="2019-10-22T17:17:15Z">
          <w:r>
            <w:rPr/>
            <w:delInstrText xml:space="preserve"> </w:delInstrText>
          </w:r>
        </w:del>
      </w:ins>
      <w:ins w:id="4461" w:author="FSMM _" w:date="2019-10-18T13:23:00Z">
        <w:del w:id="4462" w:author="冰蓝城 [2]" w:date="2019-10-22T17:17:15Z">
          <w:r>
            <w:rPr>
              <w:rFonts w:hint="eastAsia"/>
            </w:rPr>
            <w:delInstrText xml:space="preserve">SEQ 表格 \* ARABIC</w:delInstrText>
          </w:r>
        </w:del>
      </w:ins>
      <w:ins w:id="4463" w:author="FSMM _" w:date="2019-10-18T13:23:00Z">
        <w:del w:id="4464" w:author="冰蓝城 [2]" w:date="2019-10-22T17:17:15Z">
          <w:r>
            <w:rPr/>
            <w:delInstrText xml:space="preserve"> </w:delInstrText>
          </w:r>
        </w:del>
      </w:ins>
      <w:del w:id="4465" w:author="冰蓝城 [2]" w:date="2019-10-22T17:17:15Z">
        <w:r>
          <w:rPr/>
          <w:fldChar w:fldCharType="separate"/>
        </w:r>
      </w:del>
      <w:ins w:id="4466" w:author="杨俊" w:date="2019-10-21T09:30:00Z">
        <w:del w:id="4467" w:author="冰蓝城 [2]" w:date="2019-10-22T17:17:15Z">
          <w:r>
            <w:rPr/>
            <w:delText>1</w:delText>
          </w:r>
        </w:del>
      </w:ins>
      <w:ins w:id="4468" w:author="FSMM _" w:date="2019-10-18T13:23:00Z">
        <w:del w:id="4469" w:author="冰蓝城 [2]" w:date="2019-10-22T17:17:15Z">
          <w:r>
            <w:rPr/>
            <w:fldChar w:fldCharType="end"/>
          </w:r>
        </w:del>
      </w:ins>
      <w:ins w:id="4470" w:author="FSMM _" w:date="2019-10-18T13:23:00Z">
        <w:del w:id="4471" w:author="冰蓝城 [2]" w:date="2019-10-22T17:17:15Z">
          <w:r>
            <w:rPr/>
            <w:delText xml:space="preserve"> </w:delText>
          </w:r>
        </w:del>
      </w:ins>
      <w:ins w:id="4472" w:author="FSMM _" w:date="2019-10-18T13:23:00Z">
        <w:del w:id="4473" w:author="冰蓝城 [2]" w:date="2019-10-22T17:17:15Z">
          <w:r>
            <w:rPr>
              <w:rFonts w:hint="eastAsia"/>
            </w:rPr>
            <w:delText>离线数据同步接口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Change w:id="4474">
          <w:tblGrid>
            <w:gridCol w:w="2463"/>
            <w:gridCol w:w="2463"/>
            <w:gridCol w:w="2464"/>
            <w:gridCol w:w="2464"/>
          </w:tblGrid>
        </w:tblGridChange>
      </w:tblGrid>
      <w:tr>
        <w:tblPrEx>
          <w:tblLayout w:type="fixed"/>
        </w:tblPrEx>
        <w:trPr>
          <w:ins w:id="4475" w:author="FSMM _" w:date="2019-10-17T22:20:00Z"/>
          <w:del w:id="4476" w:author="冰蓝城 [2]" w:date="2019-10-22T17:17:15Z"/>
        </w:trPr>
        <w:tc>
          <w:tcPr>
            <w:tcW w:w="2463" w:type="dxa"/>
          </w:tcPr>
          <w:p>
            <w:pPr>
              <w:keepNext w:val="0"/>
              <w:keepLines w:val="0"/>
              <w:spacing w:before="120" w:beforeLines="-2147483648" w:after="120" w:afterLines="-2147483648"/>
              <w:ind w:firstLine="0" w:firstLineChars="0"/>
              <w:jc w:val="center"/>
              <w:outlineLvl w:val="9"/>
              <w:rPr>
                <w:ins w:id="4478" w:author="FSMM _" w:date="2019-10-17T22:20:00Z"/>
                <w:del w:id="4479" w:author="冰蓝城 [2]" w:date="2019-10-22T17:17:15Z"/>
                <w:b/>
                <w:bCs w:val="0"/>
                <w:kern w:val="0"/>
                <w:rPrChange w:id="4480" w:author="FSMM _" w:date="2019-10-18T14:02:00Z">
                  <w:rPr>
                    <w:ins w:id="4481" w:author="FSMM _" w:date="2019-10-17T22:20:00Z"/>
                    <w:del w:id="4482" w:author="冰蓝城 [2]" w:date="2019-10-22T17:17:15Z"/>
                    <w:b/>
                    <w:bCs/>
                    <w:kern w:val="44"/>
                  </w:rPr>
                </w:rPrChange>
              </w:rPr>
              <w:pPrChange w:id="4477" w:author="Administrator" w:date="2019-10-21T23:06:00Z">
                <w:pPr>
                  <w:keepNext/>
                  <w:keepLines/>
                  <w:spacing w:before="120" w:beforeLines="50" w:after="120" w:afterLines="50"/>
                  <w:ind w:firstLine="0" w:firstLineChars="0"/>
                  <w:outlineLvl w:val="0"/>
                </w:pPr>
              </w:pPrChange>
            </w:pPr>
            <w:ins w:id="4483" w:author="FSMM _" w:date="2019-10-17T22:20:00Z">
              <w:del w:id="4484" w:author="冰蓝城 [2]" w:date="2019-10-22T17:17:15Z">
                <w:r>
                  <w:rPr>
                    <w:rFonts w:hint="eastAsia"/>
                    <w:b/>
                    <w:color w:val="auto"/>
                    <w:u w:val="none"/>
                    <w:rPrChange w:id="4485" w:author="FSMM _" w:date="2019-10-18T14:02:00Z">
                      <w:rPr>
                        <w:rFonts w:hint="eastAsia"/>
                        <w:color w:val="0000FF" w:themeColor="hyperlink"/>
                        <w:u w:val="single"/>
                      </w:rPr>
                    </w:rPrChange>
                  </w:rPr>
                  <w:delText>接口名称</w:delText>
                </w:r>
              </w:del>
            </w:ins>
          </w:p>
        </w:tc>
        <w:tc>
          <w:tcPr>
            <w:tcW w:w="2463" w:type="dxa"/>
          </w:tcPr>
          <w:p>
            <w:pPr>
              <w:keepNext w:val="0"/>
              <w:keepLines w:val="0"/>
              <w:spacing w:before="120" w:beforeLines="-2147483648" w:after="120" w:afterLines="-2147483648"/>
              <w:ind w:firstLine="0" w:firstLineChars="0"/>
              <w:jc w:val="center"/>
              <w:outlineLvl w:val="9"/>
              <w:rPr>
                <w:ins w:id="4489" w:author="FSMM _" w:date="2019-10-17T22:20:00Z"/>
                <w:del w:id="4490" w:author="冰蓝城 [2]" w:date="2019-10-22T17:17:15Z"/>
                <w:b/>
                <w:bCs w:val="0"/>
                <w:kern w:val="0"/>
                <w:rPrChange w:id="4491" w:author="FSMM _" w:date="2019-10-18T14:02:00Z">
                  <w:rPr>
                    <w:ins w:id="4492" w:author="FSMM _" w:date="2019-10-17T22:20:00Z"/>
                    <w:del w:id="4493" w:author="冰蓝城 [2]" w:date="2019-10-22T17:17:15Z"/>
                    <w:b/>
                    <w:bCs/>
                    <w:kern w:val="44"/>
                  </w:rPr>
                </w:rPrChange>
              </w:rPr>
              <w:pPrChange w:id="4488" w:author="Administrator" w:date="2019-10-21T23:06:00Z">
                <w:pPr>
                  <w:keepNext/>
                  <w:keepLines/>
                  <w:spacing w:before="120" w:beforeLines="50" w:after="120" w:afterLines="50"/>
                  <w:ind w:firstLine="0" w:firstLineChars="0"/>
                  <w:outlineLvl w:val="0"/>
                </w:pPr>
              </w:pPrChange>
            </w:pPr>
            <w:ins w:id="4494" w:author="FSMM _" w:date="2019-10-17T22:20:00Z">
              <w:del w:id="4495" w:author="冰蓝城 [2]" w:date="2019-10-22T17:17:15Z">
                <w:r>
                  <w:rPr>
                    <w:rFonts w:hint="eastAsia"/>
                    <w:b/>
                    <w:color w:val="auto"/>
                    <w:u w:val="none"/>
                    <w:rPrChange w:id="4496" w:author="FSMM _" w:date="2019-10-18T14:02:00Z">
                      <w:rPr>
                        <w:rFonts w:hint="eastAsia"/>
                        <w:color w:val="0000FF" w:themeColor="hyperlink"/>
                        <w:u w:val="single"/>
                      </w:rPr>
                    </w:rPrChange>
                  </w:rPr>
                  <w:delText>参数</w:delText>
                </w:r>
              </w:del>
            </w:ins>
          </w:p>
        </w:tc>
        <w:tc>
          <w:tcPr>
            <w:tcW w:w="2464" w:type="dxa"/>
          </w:tcPr>
          <w:p>
            <w:pPr>
              <w:keepNext w:val="0"/>
              <w:keepLines w:val="0"/>
              <w:spacing w:before="120" w:beforeLines="-2147483648" w:after="120" w:afterLines="-2147483648"/>
              <w:ind w:firstLine="0" w:firstLineChars="0"/>
              <w:jc w:val="center"/>
              <w:outlineLvl w:val="9"/>
              <w:rPr>
                <w:ins w:id="4500" w:author="FSMM _" w:date="2019-10-17T22:20:00Z"/>
                <w:del w:id="4501" w:author="冰蓝城 [2]" w:date="2019-10-22T17:17:15Z"/>
                <w:b/>
                <w:bCs w:val="0"/>
                <w:kern w:val="0"/>
                <w:rPrChange w:id="4502" w:author="FSMM _" w:date="2019-10-18T14:02:00Z">
                  <w:rPr>
                    <w:ins w:id="4503" w:author="FSMM _" w:date="2019-10-17T22:20:00Z"/>
                    <w:del w:id="4504" w:author="冰蓝城 [2]" w:date="2019-10-22T17:17:15Z"/>
                    <w:b/>
                    <w:bCs/>
                    <w:kern w:val="44"/>
                  </w:rPr>
                </w:rPrChange>
              </w:rPr>
              <w:pPrChange w:id="4499" w:author="Administrator" w:date="2019-10-21T23:06:00Z">
                <w:pPr>
                  <w:keepNext/>
                  <w:keepLines/>
                  <w:spacing w:before="120" w:beforeLines="50" w:after="120" w:afterLines="50"/>
                  <w:ind w:firstLine="0" w:firstLineChars="0"/>
                  <w:outlineLvl w:val="0"/>
                </w:pPr>
              </w:pPrChange>
            </w:pPr>
            <w:ins w:id="4505" w:author="FSMM _" w:date="2019-10-17T22:20:00Z">
              <w:del w:id="4506" w:author="冰蓝城 [2]" w:date="2019-10-22T17:17:15Z">
                <w:r>
                  <w:rPr>
                    <w:rFonts w:hint="eastAsia"/>
                    <w:b/>
                    <w:color w:val="auto"/>
                    <w:u w:val="none"/>
                    <w:rPrChange w:id="4507" w:author="FSMM _" w:date="2019-10-18T14:02:00Z">
                      <w:rPr>
                        <w:rFonts w:hint="eastAsia"/>
                        <w:color w:val="0000FF" w:themeColor="hyperlink"/>
                        <w:u w:val="single"/>
                      </w:rPr>
                    </w:rPrChange>
                  </w:rPr>
                  <w:delText>返回值</w:delText>
                </w:r>
              </w:del>
            </w:ins>
          </w:p>
        </w:tc>
        <w:tc>
          <w:tcPr>
            <w:tcW w:w="2464" w:type="dxa"/>
          </w:tcPr>
          <w:p>
            <w:pPr>
              <w:keepNext w:val="0"/>
              <w:keepLines w:val="0"/>
              <w:spacing w:before="120" w:beforeLines="-2147483648" w:after="120" w:afterLines="-2147483648"/>
              <w:ind w:firstLine="0" w:firstLineChars="0"/>
              <w:jc w:val="center"/>
              <w:outlineLvl w:val="9"/>
              <w:rPr>
                <w:ins w:id="4511" w:author="FSMM _" w:date="2019-10-17T22:20:00Z"/>
                <w:del w:id="4512" w:author="冰蓝城 [2]" w:date="2019-10-22T17:17:15Z"/>
                <w:b/>
                <w:bCs w:val="0"/>
                <w:kern w:val="0"/>
                <w:rPrChange w:id="4513" w:author="FSMM _" w:date="2019-10-18T14:02:00Z">
                  <w:rPr>
                    <w:ins w:id="4514" w:author="FSMM _" w:date="2019-10-17T22:20:00Z"/>
                    <w:del w:id="4515" w:author="冰蓝城 [2]" w:date="2019-10-22T17:17:15Z"/>
                    <w:b/>
                    <w:bCs/>
                    <w:kern w:val="44"/>
                  </w:rPr>
                </w:rPrChange>
              </w:rPr>
              <w:pPrChange w:id="4510" w:author="Administrator" w:date="2019-10-21T23:06:00Z">
                <w:pPr>
                  <w:keepNext/>
                  <w:keepLines/>
                  <w:spacing w:before="120" w:beforeLines="50" w:after="120" w:afterLines="50"/>
                  <w:ind w:firstLine="0" w:firstLineChars="0"/>
                  <w:outlineLvl w:val="0"/>
                </w:pPr>
              </w:pPrChange>
            </w:pPr>
            <w:ins w:id="4516" w:author="FSMM _" w:date="2019-10-17T22:20:00Z">
              <w:del w:id="4517" w:author="冰蓝城 [2]" w:date="2019-10-22T17:17:15Z">
                <w:r>
                  <w:rPr>
                    <w:rFonts w:hint="eastAsia"/>
                    <w:b/>
                    <w:color w:val="auto"/>
                    <w:u w:val="none"/>
                    <w:rPrChange w:id="4518" w:author="FSMM _" w:date="2019-10-18T14:02:00Z">
                      <w:rPr>
                        <w:rFonts w:hint="eastAsia"/>
                        <w:color w:val="0000FF" w:themeColor="hyperlink"/>
                        <w:u w:val="single"/>
                      </w:rPr>
                    </w:rPrChange>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523" w:author="FSMM _" w:date="2019-10-17T22:26:00Z">
            <w:tblPrEx>
              <w:tblW w:w="9854" w:type="dxa"/>
              <w:tblLayout w:type="fixed"/>
              <w:tblCellMar>
                <w:top w:w="0" w:type="dxa"/>
                <w:left w:w="108" w:type="dxa"/>
                <w:bottom w:w="0" w:type="dxa"/>
                <w:right w:w="108" w:type="dxa"/>
              </w:tblCellMar>
            </w:tblPrEx>
          </w:tblPrExChange>
        </w:tblPrEx>
        <w:trPr>
          <w:ins w:id="4521" w:author="FSMM _" w:date="2019-10-17T22:20:00Z"/>
          <w:del w:id="4522" w:author="冰蓝城 [2]" w:date="2019-10-22T17:17:15Z"/>
        </w:trPr>
        <w:tc>
          <w:tcPr>
            <w:tcW w:w="2463" w:type="dxa"/>
            <w:vAlign w:val="center"/>
            <w:tcPrChange w:id="4524" w:author="FSMM _" w:date="2019-10-17T22:26:00Z">
              <w:tcPr>
                <w:tcW w:w="2463" w:type="dxa"/>
              </w:tcPr>
            </w:tcPrChange>
          </w:tcPr>
          <w:p>
            <w:pPr>
              <w:keepNext w:val="0"/>
              <w:keepLines w:val="0"/>
              <w:spacing w:before="120" w:beforeLines="-2147483648" w:after="120" w:afterLines="-2147483648"/>
              <w:ind w:firstLine="0" w:firstLineChars="0"/>
              <w:jc w:val="center"/>
              <w:outlineLvl w:val="9"/>
              <w:rPr>
                <w:ins w:id="4526" w:author="FSMM _" w:date="2019-10-17T22:20:00Z"/>
                <w:del w:id="4527" w:author="冰蓝城 [2]" w:date="2019-10-22T17:17:15Z"/>
                <w:b/>
                <w:bCs/>
                <w:kern w:val="44"/>
              </w:rPr>
              <w:pPrChange w:id="4525" w:author="Administrator" w:date="2019-10-21T23:06:00Z">
                <w:pPr>
                  <w:keepNext/>
                  <w:keepLines/>
                  <w:spacing w:before="120" w:beforeLines="50" w:after="120" w:afterLines="50"/>
                  <w:ind w:firstLine="0" w:firstLineChars="0"/>
                  <w:outlineLvl w:val="0"/>
                </w:pPr>
              </w:pPrChange>
            </w:pPr>
            <w:ins w:id="4528" w:author="FSMM _" w:date="2019-10-17T22:21:00Z">
              <w:del w:id="4529" w:author="冰蓝城 [2]" w:date="2019-10-22T17:17:15Z">
                <w:r>
                  <w:rPr/>
                  <w:delText>show_</w:delText>
                </w:r>
              </w:del>
            </w:ins>
            <w:ins w:id="4530" w:author="FSMM _" w:date="2019-10-17T22:22:00Z">
              <w:del w:id="4531" w:author="冰蓝城 [2]" w:date="2019-10-22T17:17:15Z">
                <w:r>
                  <w:rPr/>
                  <w:delText>offline_tag()</w:delText>
                </w:r>
              </w:del>
            </w:ins>
          </w:p>
        </w:tc>
        <w:tc>
          <w:tcPr>
            <w:tcW w:w="2463" w:type="dxa"/>
            <w:vAlign w:val="center"/>
            <w:tcPrChange w:id="4532" w:author="FSMM _" w:date="2019-10-17T22:26:00Z">
              <w:tcPr>
                <w:tcW w:w="2463" w:type="dxa"/>
              </w:tcPr>
            </w:tcPrChange>
          </w:tcPr>
          <w:p>
            <w:pPr>
              <w:keepNext w:val="0"/>
              <w:keepLines w:val="0"/>
              <w:spacing w:before="120" w:beforeLines="-2147483648" w:after="120" w:afterLines="-2147483648"/>
              <w:ind w:firstLine="0" w:firstLineChars="0"/>
              <w:jc w:val="center"/>
              <w:outlineLvl w:val="9"/>
              <w:rPr>
                <w:ins w:id="4534" w:author="FSMM _" w:date="2019-10-17T22:20:00Z"/>
                <w:del w:id="4535" w:author="冰蓝城 [2]" w:date="2019-10-22T17:17:15Z"/>
                <w:b/>
                <w:bCs/>
                <w:kern w:val="44"/>
              </w:rPr>
              <w:pPrChange w:id="4533" w:author="Administrator" w:date="2019-10-21T23:06:00Z">
                <w:pPr>
                  <w:keepNext/>
                  <w:keepLines/>
                  <w:spacing w:before="120" w:beforeLines="50" w:after="120" w:afterLines="50"/>
                  <w:ind w:firstLine="0" w:firstLineChars="0"/>
                  <w:outlineLvl w:val="0"/>
                </w:pPr>
              </w:pPrChange>
            </w:pPr>
            <w:ins w:id="4536" w:author="FSMM _" w:date="2019-10-17T22:23:00Z">
              <w:del w:id="4537" w:author="冰蓝城 [2]" w:date="2019-10-22T17:17:15Z">
                <w:r>
                  <w:rPr/>
                  <w:delText>int offline_tag_id</w:delText>
                </w:r>
              </w:del>
            </w:ins>
          </w:p>
        </w:tc>
        <w:tc>
          <w:tcPr>
            <w:tcW w:w="2464" w:type="dxa"/>
            <w:vAlign w:val="center"/>
            <w:tcPrChange w:id="4538" w:author="FSMM _" w:date="2019-10-17T22:26:00Z">
              <w:tcPr>
                <w:tcW w:w="2464" w:type="dxa"/>
              </w:tcPr>
            </w:tcPrChange>
          </w:tcPr>
          <w:p>
            <w:pPr>
              <w:keepNext w:val="0"/>
              <w:keepLines w:val="0"/>
              <w:spacing w:before="120" w:beforeLines="-2147483648" w:after="120" w:afterLines="-2147483648"/>
              <w:ind w:firstLine="0" w:firstLineChars="0"/>
              <w:jc w:val="center"/>
              <w:outlineLvl w:val="9"/>
              <w:rPr>
                <w:ins w:id="4540" w:author="FSMM _" w:date="2019-10-17T22:20:00Z"/>
                <w:del w:id="4541" w:author="冰蓝城 [2]" w:date="2019-10-22T17:17:15Z"/>
                <w:b/>
                <w:bCs/>
                <w:kern w:val="44"/>
              </w:rPr>
              <w:pPrChange w:id="4539" w:author="Administrator" w:date="2019-10-21T23:06:00Z">
                <w:pPr>
                  <w:keepNext/>
                  <w:keepLines/>
                  <w:spacing w:before="120" w:beforeLines="50" w:after="120" w:afterLines="50"/>
                  <w:ind w:firstLine="0" w:firstLineChars="0"/>
                  <w:outlineLvl w:val="0"/>
                </w:pPr>
              </w:pPrChange>
            </w:pPr>
            <w:ins w:id="4542" w:author="FSMM _" w:date="2019-10-17T22:23:00Z">
              <w:del w:id="4543" w:author="冰蓝城 [2]" w:date="2019-10-22T17:17:15Z">
                <w:r>
                  <w:rPr>
                    <w:rFonts w:hint="eastAsia"/>
                  </w:rPr>
                  <w:delText>b</w:delText>
                </w:r>
              </w:del>
            </w:ins>
            <w:ins w:id="4544" w:author="FSMM _" w:date="2019-10-17T22:23:00Z">
              <w:del w:id="4545" w:author="冰蓝城 [2]" w:date="2019-10-22T17:17:15Z">
                <w:r>
                  <w:rPr/>
                  <w:delText>ool</w:delText>
                </w:r>
              </w:del>
            </w:ins>
          </w:p>
        </w:tc>
        <w:tc>
          <w:tcPr>
            <w:tcW w:w="2464" w:type="dxa"/>
            <w:vAlign w:val="center"/>
            <w:tcPrChange w:id="4546" w:author="FSMM _" w:date="2019-10-17T22:26:00Z">
              <w:tcPr>
                <w:tcW w:w="2464" w:type="dxa"/>
              </w:tcPr>
            </w:tcPrChange>
          </w:tcPr>
          <w:p>
            <w:pPr>
              <w:keepNext w:val="0"/>
              <w:keepLines w:val="0"/>
              <w:spacing w:before="120" w:beforeLines="-2147483648" w:after="120" w:afterLines="-2147483648"/>
              <w:ind w:firstLine="0" w:firstLineChars="0"/>
              <w:jc w:val="center"/>
              <w:outlineLvl w:val="9"/>
              <w:rPr>
                <w:ins w:id="4548" w:author="FSMM _" w:date="2019-10-17T22:20:00Z"/>
                <w:del w:id="4549" w:author="冰蓝城 [2]" w:date="2019-10-22T17:17:15Z"/>
                <w:b/>
                <w:bCs/>
                <w:kern w:val="44"/>
              </w:rPr>
              <w:pPrChange w:id="4547" w:author="Administrator" w:date="2019-10-21T23:06:00Z">
                <w:pPr>
                  <w:keepNext/>
                  <w:keepLines/>
                  <w:spacing w:before="120" w:beforeLines="50" w:after="120" w:afterLines="50"/>
                  <w:ind w:firstLine="0" w:firstLineChars="0"/>
                  <w:outlineLvl w:val="0"/>
                </w:pPr>
              </w:pPrChange>
            </w:pPr>
            <w:ins w:id="4550" w:author="FSMM _" w:date="2019-10-17T22:23:00Z">
              <w:del w:id="4551" w:author="冰蓝城 [2]" w:date="2019-10-22T17:17:15Z">
                <w:r>
                  <w:rPr>
                    <w:rFonts w:hint="eastAsia"/>
                  </w:rPr>
                  <w:delText>根据离线标记的id显示离线比较（包括“未上传”标识按钮），</w:delText>
                </w:r>
              </w:del>
            </w:ins>
            <w:ins w:id="4552" w:author="FSMM _" w:date="2019-10-17T22:24:00Z">
              <w:del w:id="4553" w:author="冰蓝城 [2]" w:date="2019-10-22T17:17:15Z">
                <w:r>
                  <w:rPr>
                    <w:rFonts w:hint="eastAsia"/>
                  </w:rPr>
                  <w:delText>返回是否显示成功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556" w:author="FSMM _" w:date="2019-10-17T22:26:00Z">
            <w:tblPrEx>
              <w:tblW w:w="9854" w:type="dxa"/>
              <w:tblLayout w:type="fixed"/>
              <w:tblCellMar>
                <w:top w:w="0" w:type="dxa"/>
                <w:left w:w="108" w:type="dxa"/>
                <w:bottom w:w="0" w:type="dxa"/>
                <w:right w:w="108" w:type="dxa"/>
              </w:tblCellMar>
            </w:tblPrEx>
          </w:tblPrExChange>
        </w:tblPrEx>
        <w:trPr>
          <w:ins w:id="4554" w:author="FSMM _" w:date="2019-10-17T22:24:00Z"/>
          <w:del w:id="4555" w:author="冰蓝城 [2]" w:date="2019-10-22T17:17:15Z"/>
        </w:trPr>
        <w:tc>
          <w:tcPr>
            <w:tcW w:w="2463" w:type="dxa"/>
            <w:vAlign w:val="center"/>
            <w:tcPrChange w:id="4557" w:author="FSMM _" w:date="2019-10-17T22:26:00Z">
              <w:tcPr>
                <w:tcW w:w="2463" w:type="dxa"/>
              </w:tcPr>
            </w:tcPrChange>
          </w:tcPr>
          <w:p>
            <w:pPr>
              <w:ind w:firstLine="0" w:firstLineChars="0"/>
              <w:jc w:val="center"/>
              <w:rPr>
                <w:ins w:id="4559" w:author="FSMM _" w:date="2019-10-17T22:24:00Z"/>
                <w:del w:id="4560" w:author="冰蓝城 [2]" w:date="2019-10-22T17:17:15Z"/>
              </w:rPr>
              <w:pPrChange w:id="4558" w:author="FSMM _" w:date="2019-10-17T22:26:00Z">
                <w:pPr>
                  <w:ind w:firstLine="0" w:firstLineChars="0"/>
                </w:pPr>
              </w:pPrChange>
            </w:pPr>
            <w:ins w:id="4561" w:author="FSMM _" w:date="2019-10-17T22:25:00Z">
              <w:del w:id="4562" w:author="冰蓝城 [2]" w:date="2019-10-22T17:17:15Z">
                <w:r>
                  <w:rPr/>
                  <w:delText>upload_offline_tag()</w:delText>
                </w:r>
              </w:del>
            </w:ins>
          </w:p>
        </w:tc>
        <w:tc>
          <w:tcPr>
            <w:tcW w:w="2463" w:type="dxa"/>
            <w:vAlign w:val="center"/>
            <w:tcPrChange w:id="4563" w:author="FSMM _" w:date="2019-10-17T22:26:00Z">
              <w:tcPr>
                <w:tcW w:w="2463" w:type="dxa"/>
              </w:tcPr>
            </w:tcPrChange>
          </w:tcPr>
          <w:p>
            <w:pPr>
              <w:ind w:firstLine="0" w:firstLineChars="0"/>
              <w:jc w:val="center"/>
              <w:rPr>
                <w:ins w:id="4565" w:author="FSMM _" w:date="2019-10-17T22:24:00Z"/>
                <w:del w:id="4566" w:author="冰蓝城 [2]" w:date="2019-10-22T17:17:15Z"/>
              </w:rPr>
              <w:pPrChange w:id="4564" w:author="FSMM _" w:date="2019-10-17T22:26:00Z">
                <w:pPr>
                  <w:ind w:firstLine="0" w:firstLineChars="0"/>
                </w:pPr>
              </w:pPrChange>
            </w:pPr>
            <w:ins w:id="4567" w:author="FSMM _" w:date="2019-10-17T22:25:00Z">
              <w:del w:id="4568" w:author="冰蓝城 [2]" w:date="2019-10-22T17:17:15Z">
                <w:r>
                  <w:rPr/>
                  <w:delText>int select_tag_id</w:delText>
                </w:r>
              </w:del>
            </w:ins>
          </w:p>
        </w:tc>
        <w:tc>
          <w:tcPr>
            <w:tcW w:w="2464" w:type="dxa"/>
            <w:vAlign w:val="center"/>
            <w:tcPrChange w:id="4569" w:author="FSMM _" w:date="2019-10-17T22:26:00Z">
              <w:tcPr>
                <w:tcW w:w="2464" w:type="dxa"/>
              </w:tcPr>
            </w:tcPrChange>
          </w:tcPr>
          <w:p>
            <w:pPr>
              <w:ind w:firstLine="0" w:firstLineChars="0"/>
              <w:jc w:val="center"/>
              <w:rPr>
                <w:ins w:id="4571" w:author="FSMM _" w:date="2019-10-17T22:24:00Z"/>
                <w:del w:id="4572" w:author="冰蓝城 [2]" w:date="2019-10-22T17:17:15Z"/>
              </w:rPr>
              <w:pPrChange w:id="4570" w:author="FSMM _" w:date="2019-10-17T22:26:00Z">
                <w:pPr>
                  <w:ind w:firstLine="0" w:firstLineChars="0"/>
                </w:pPr>
              </w:pPrChange>
            </w:pPr>
            <w:ins w:id="4573" w:author="FSMM _" w:date="2019-10-17T22:25:00Z">
              <w:del w:id="4574" w:author="冰蓝城 [2]" w:date="2019-10-22T17:17:15Z">
                <w:r>
                  <w:rPr>
                    <w:rFonts w:hint="eastAsia"/>
                  </w:rPr>
                  <w:delText>b</w:delText>
                </w:r>
              </w:del>
            </w:ins>
            <w:ins w:id="4575" w:author="FSMM _" w:date="2019-10-17T22:25:00Z">
              <w:del w:id="4576" w:author="冰蓝城 [2]" w:date="2019-10-22T17:17:15Z">
                <w:r>
                  <w:rPr/>
                  <w:delText>ool</w:delText>
                </w:r>
              </w:del>
            </w:ins>
          </w:p>
        </w:tc>
        <w:tc>
          <w:tcPr>
            <w:tcW w:w="2464" w:type="dxa"/>
            <w:vAlign w:val="center"/>
            <w:tcPrChange w:id="4577" w:author="FSMM _" w:date="2019-10-17T22:26:00Z">
              <w:tcPr>
                <w:tcW w:w="2464" w:type="dxa"/>
              </w:tcPr>
            </w:tcPrChange>
          </w:tcPr>
          <w:p>
            <w:pPr>
              <w:ind w:firstLine="0" w:firstLineChars="0"/>
              <w:jc w:val="center"/>
              <w:rPr>
                <w:ins w:id="4579" w:author="FSMM _" w:date="2019-10-17T22:24:00Z"/>
                <w:del w:id="4580" w:author="冰蓝城 [2]" w:date="2019-10-22T17:17:15Z"/>
              </w:rPr>
              <w:pPrChange w:id="4578" w:author="FSMM _" w:date="2019-10-17T22:26:00Z">
                <w:pPr>
                  <w:ind w:firstLine="0" w:firstLineChars="0"/>
                </w:pPr>
              </w:pPrChange>
            </w:pPr>
            <w:ins w:id="4581" w:author="FSMM _" w:date="2019-10-17T22:25:00Z">
              <w:del w:id="4582" w:author="冰蓝城 [2]" w:date="2019-10-22T17:17:15Z">
                <w:r>
                  <w:rPr>
                    <w:rFonts w:hint="eastAsia"/>
                  </w:rPr>
                  <w:delText>根据选择标记的id将</w:delText>
                </w:r>
              </w:del>
            </w:ins>
            <w:ins w:id="4583" w:author="FSMM _" w:date="2019-10-17T22:26:00Z">
              <w:del w:id="4584" w:author="冰蓝城 [2]" w:date="2019-10-22T17:17:15Z">
                <w:r>
                  <w:rPr>
                    <w:rFonts w:hint="eastAsia"/>
                  </w:rPr>
                  <w:delText>标记上传至服务器</w:delText>
                </w:r>
              </w:del>
            </w:ins>
          </w:p>
        </w:tc>
      </w:tr>
    </w:tbl>
    <w:p>
      <w:pPr>
        <w:ind w:firstLine="0" w:firstLineChars="0"/>
        <w:rPr>
          <w:ins w:id="4586" w:author="FSMM _" w:date="2019-10-17T20:28:00Z"/>
          <w:del w:id="4587" w:author="冰蓝城 [2]" w:date="2019-10-22T17:17:15Z"/>
        </w:rPr>
        <w:pPrChange w:id="4585" w:author="FSMM _" w:date="2019-10-17T22:20:00Z">
          <w:pPr>
            <w:pStyle w:val="3"/>
            <w:ind w:firstLine="151"/>
          </w:pPr>
        </w:pPrChange>
      </w:pPr>
    </w:p>
    <w:p>
      <w:pPr>
        <w:pStyle w:val="4"/>
        <w:ind w:firstLine="281"/>
        <w:rPr>
          <w:ins w:id="4589" w:author="FSMM _" w:date="2019-10-17T22:26:00Z"/>
          <w:del w:id="4590" w:author="冰蓝城 [2]" w:date="2019-10-22T17:17:15Z"/>
        </w:rPr>
        <w:pPrChange w:id="4588" w:author="FSMM _" w:date="2019-10-17T20:33:00Z">
          <w:pPr>
            <w:pStyle w:val="3"/>
            <w:ind w:firstLine="151"/>
          </w:pPr>
        </w:pPrChange>
      </w:pPr>
      <w:ins w:id="4591" w:author="FSMM _" w:date="2019-10-17T20:28:00Z">
        <w:del w:id="4592" w:author="冰蓝城 [2]" w:date="2019-10-22T17:17:15Z">
          <w:bookmarkStart w:id="22" w:name="_Toc22591997"/>
          <w:r>
            <w:rPr/>
            <w:delText>4.</w:delText>
          </w:r>
        </w:del>
      </w:ins>
      <w:ins w:id="4593" w:author="FSMM _" w:date="2019-10-17T20:33:00Z">
        <w:del w:id="4594" w:author="冰蓝城 [2]" w:date="2019-10-22T17:17:15Z">
          <w:r>
            <w:rPr/>
            <w:delText>2.</w:delText>
          </w:r>
        </w:del>
      </w:ins>
      <w:ins w:id="4595" w:author="FSMM _" w:date="2019-10-17T20:28:00Z">
        <w:del w:id="4596" w:author="冰蓝城 [2]" w:date="2019-10-22T17:17:15Z">
          <w:r>
            <w:rPr/>
            <w:delText xml:space="preserve">5 </w:delText>
          </w:r>
        </w:del>
      </w:ins>
      <w:ins w:id="4597" w:author="FSMM _" w:date="2019-10-17T20:28:00Z">
        <w:del w:id="4598" w:author="冰蓝城 [2]" w:date="2019-10-22T17:17:15Z">
          <w:r>
            <w:rPr>
              <w:rFonts w:hint="eastAsia"/>
            </w:rPr>
            <w:delText>标记信息分享</w:delText>
          </w:r>
          <w:bookmarkEnd w:id="22"/>
        </w:del>
      </w:ins>
    </w:p>
    <w:p>
      <w:pPr>
        <w:ind w:firstLine="480"/>
        <w:rPr>
          <w:ins w:id="4600" w:author="FSMM _" w:date="2019-10-18T13:25:00Z"/>
          <w:del w:id="4601" w:author="冰蓝城 [2]" w:date="2019-10-22T17:17:15Z"/>
        </w:rPr>
        <w:pPrChange w:id="4599" w:author="FSMM _" w:date="2019-10-17T22:26:00Z">
          <w:pPr>
            <w:pStyle w:val="3"/>
            <w:ind w:firstLine="151"/>
          </w:pPr>
        </w:pPrChange>
      </w:pPr>
      <w:ins w:id="4602" w:author="FSMM _" w:date="2019-10-17T22:27:00Z">
        <w:del w:id="4603" w:author="冰蓝城 [2]" w:date="2019-10-22T17:17:15Z">
          <w:r>
            <w:rPr>
              <w:rFonts w:hint="eastAsia"/>
            </w:rPr>
            <w:delText>标记信息分析包括标记分享和线路分享两个部分。</w:delText>
          </w:r>
        </w:del>
      </w:ins>
      <w:ins w:id="4604" w:author="FSMM _" w:date="2019-10-17T22:28:00Z">
        <w:del w:id="4605" w:author="冰蓝城 [2]" w:date="2019-10-22T17:17:15Z">
          <w:r>
            <w:rPr>
              <w:rFonts w:hint="eastAsia"/>
            </w:rPr>
            <w:delText>当用户想向第三方平台分享标记时，</w:delText>
          </w:r>
        </w:del>
      </w:ins>
      <w:ins w:id="4606" w:author="FSMM _" w:date="2019-10-18T13:23:00Z">
        <w:del w:id="4607" w:author="冰蓝城 [2]" w:date="2019-10-22T17:17:15Z">
          <w:r>
            <w:rPr>
              <w:rFonts w:hint="eastAsia"/>
            </w:rPr>
            <w:delText>长按标记进入选择模式，选择</w:delText>
          </w:r>
        </w:del>
      </w:ins>
      <w:ins w:id="4608" w:author="FSMM _" w:date="2019-10-18T13:24:00Z">
        <w:del w:id="4609" w:author="冰蓝城 [2]" w:date="2019-10-22T17:17:15Z">
          <w:r>
            <w:rPr>
              <w:rFonts w:hint="eastAsia"/>
            </w:rPr>
            <w:delText>一条或多条标记，点击“分享”按钮，选择想要分享的第三方平台，</w:delText>
          </w:r>
        </w:del>
      </w:ins>
      <w:ins w:id="4610" w:author="FSMM _" w:date="2019-10-18T13:28:00Z">
        <w:del w:id="4611" w:author="冰蓝城 [2]" w:date="2019-10-22T17:17:15Z">
          <w:r>
            <w:rPr>
              <w:rFonts w:hint="eastAsia"/>
            </w:rPr>
            <w:delText>添加分享文字信息，</w:delText>
          </w:r>
        </w:del>
      </w:ins>
      <w:ins w:id="4612" w:author="FSMM _" w:date="2019-10-18T13:24:00Z">
        <w:del w:id="4613" w:author="冰蓝城 [2]" w:date="2019-10-22T17:17:15Z">
          <w:r>
            <w:rPr>
              <w:rFonts w:hint="eastAsia"/>
            </w:rPr>
            <w:delText>分享标记</w:delText>
          </w:r>
        </w:del>
      </w:ins>
      <w:ins w:id="4614" w:author="FSMM _" w:date="2019-10-18T13:25:00Z">
        <w:del w:id="4615" w:author="冰蓝城 [2]" w:date="2019-10-22T17:17:15Z">
          <w:r>
            <w:rPr>
              <w:rFonts w:hint="eastAsia"/>
            </w:rPr>
            <w:delText>；线路同理。</w:delText>
          </w:r>
        </w:del>
      </w:ins>
    </w:p>
    <w:p>
      <w:pPr>
        <w:ind w:firstLine="480"/>
        <w:rPr>
          <w:ins w:id="4617" w:author="FSMM _" w:date="2019-10-18T13:25:00Z"/>
          <w:del w:id="4618" w:author="冰蓝城 [2]" w:date="2019-10-22T17:17:15Z"/>
        </w:rPr>
        <w:pPrChange w:id="4616" w:author="FSMM _" w:date="2019-10-17T22:26:00Z">
          <w:pPr>
            <w:pStyle w:val="3"/>
            <w:ind w:firstLine="151"/>
          </w:pPr>
        </w:pPrChange>
      </w:pPr>
      <w:ins w:id="4619" w:author="FSMM _" w:date="2019-10-18T13:25:00Z">
        <w:del w:id="4620" w:author="冰蓝城 [2]" w:date="2019-10-22T17:17:15Z">
          <w:r>
            <w:rPr>
              <w:rFonts w:hint="eastAsia"/>
            </w:rPr>
            <w:delText>标记信息分享的流程图如下图所示：</w:delText>
          </w:r>
        </w:del>
      </w:ins>
    </w:p>
    <w:p>
      <w:pPr>
        <w:keepNext/>
        <w:ind w:firstLine="0" w:firstLineChars="0"/>
        <w:jc w:val="center"/>
        <w:rPr>
          <w:ins w:id="4622" w:author="FSMM _" w:date="2019-10-18T13:32:00Z"/>
          <w:del w:id="4623" w:author="冰蓝城 [2]" w:date="2019-10-22T17:17:15Z"/>
        </w:rPr>
        <w:pPrChange w:id="4621" w:author="FSMM _" w:date="2019-10-18T13:32:00Z">
          <w:pPr>
            <w:ind w:firstLine="0" w:firstLineChars="0"/>
            <w:jc w:val="center"/>
          </w:pPr>
        </w:pPrChange>
      </w:pPr>
      <w:ins w:id="4624" w:author="FSMM _" w:date="2019-10-18T13:31:00Z">
        <w:del w:id="4625" w:author="冰蓝城 [2]" w:date="2019-10-22T17:17:15Z">
          <w:r>
            <w:rPr>
              <w:color w:val="auto"/>
              <w:u w:val="none"/>
              <w:rPrChange w:id="4631" w:author="Unknown" w:date="">
                <w:rPr>
                  <w:color w:val="0000FF" w:themeColor="hyperlink"/>
                  <w:u w:val="single"/>
                </w:rPr>
              </w:rPrChange>
            </w:rPr>
            <w:drawing>
              <wp:inline distT="0" distB="0" distL="0" distR="0">
                <wp:extent cx="2662555" cy="3009900"/>
                <wp:effectExtent l="19050" t="19050" r="2349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8"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635" w:author="FSMM _" w:date="2019-10-18T13:32:00Z"/>
          <w:del w:id="4636" w:author="冰蓝城 [2]" w:date="2019-10-22T17:17:15Z"/>
        </w:rPr>
        <w:pPrChange w:id="4634" w:author="FSMM _" w:date="2019-10-18T13:32:00Z">
          <w:pPr>
            <w:pStyle w:val="3"/>
            <w:ind w:firstLine="151"/>
          </w:pPr>
        </w:pPrChange>
      </w:pPr>
      <w:ins w:id="4637" w:author="FSMM _" w:date="2019-10-18T13:32:00Z">
        <w:del w:id="4638" w:author="冰蓝城 [2]" w:date="2019-10-22T17:17:15Z">
          <w:r>
            <w:rPr>
              <w:rFonts w:hint="eastAsia"/>
            </w:rPr>
            <w:delText xml:space="preserve">图 </w:delText>
          </w:r>
        </w:del>
      </w:ins>
      <w:ins w:id="4639" w:author="FSMM _" w:date="2019-10-18T13:32:00Z">
        <w:del w:id="4640" w:author="冰蓝城 [2]" w:date="2019-10-22T17:17:15Z">
          <w:r>
            <w:rPr/>
            <w:fldChar w:fldCharType="begin"/>
          </w:r>
        </w:del>
      </w:ins>
      <w:ins w:id="4641" w:author="FSMM _" w:date="2019-10-18T13:32:00Z">
        <w:del w:id="4642" w:author="冰蓝城 [2]" w:date="2019-10-22T17:17:15Z">
          <w:r>
            <w:rPr/>
            <w:delInstrText xml:space="preserve"> </w:delInstrText>
          </w:r>
        </w:del>
      </w:ins>
      <w:ins w:id="4643" w:author="FSMM _" w:date="2019-10-18T13:32:00Z">
        <w:del w:id="4644" w:author="冰蓝城 [2]" w:date="2019-10-22T17:17:15Z">
          <w:r>
            <w:rPr>
              <w:rFonts w:hint="eastAsia"/>
            </w:rPr>
            <w:delInstrText xml:space="preserve">SEQ 图 \* ARABIC</w:delInstrText>
          </w:r>
        </w:del>
      </w:ins>
      <w:ins w:id="4645" w:author="FSMM _" w:date="2019-10-18T13:32:00Z">
        <w:del w:id="4646" w:author="冰蓝城 [2]" w:date="2019-10-22T17:17:15Z">
          <w:r>
            <w:rPr/>
            <w:delInstrText xml:space="preserve"> </w:delInstrText>
          </w:r>
        </w:del>
      </w:ins>
      <w:del w:id="4647" w:author="冰蓝城 [2]" w:date="2019-10-22T17:17:15Z">
        <w:r>
          <w:rPr/>
          <w:fldChar w:fldCharType="separate"/>
        </w:r>
      </w:del>
      <w:ins w:id="4648" w:author="FSMM _" w:date="2019-10-18T14:00:00Z">
        <w:del w:id="4649" w:author="冰蓝城 [2]" w:date="2019-10-22T17:17:15Z">
          <w:r>
            <w:rPr/>
            <w:delText>3</w:delText>
          </w:r>
        </w:del>
      </w:ins>
      <w:ins w:id="4650" w:author="FSMM _" w:date="2019-10-18T13:32:00Z">
        <w:del w:id="4651" w:author="冰蓝城 [2]" w:date="2019-10-22T17:17:15Z">
          <w:r>
            <w:rPr/>
            <w:fldChar w:fldCharType="end"/>
          </w:r>
        </w:del>
      </w:ins>
      <w:ins w:id="4652" w:author="FSMM _" w:date="2019-10-18T13:32:00Z">
        <w:del w:id="4653" w:author="冰蓝城 [2]" w:date="2019-10-22T17:17:15Z">
          <w:r>
            <w:rPr/>
            <w:delText xml:space="preserve"> </w:delText>
          </w:r>
        </w:del>
      </w:ins>
      <w:ins w:id="4654" w:author="FSMM _" w:date="2019-10-18T13:32:00Z">
        <w:del w:id="4655" w:author="冰蓝城 [2]" w:date="2019-10-22T17:17:15Z">
          <w:r>
            <w:rPr>
              <w:rFonts w:hint="eastAsia"/>
            </w:rPr>
            <w:delText>标记信息分享流程图</w:delText>
          </w:r>
        </w:del>
      </w:ins>
    </w:p>
    <w:p>
      <w:pPr>
        <w:ind w:firstLine="480"/>
        <w:rPr>
          <w:ins w:id="4656" w:author="FSMM _" w:date="2019-10-18T13:33:00Z"/>
          <w:del w:id="4657" w:author="冰蓝城 [2]" w:date="2019-10-22T17:17:15Z"/>
        </w:rPr>
      </w:pPr>
      <w:ins w:id="4658" w:author="FSMM _" w:date="2019-10-18T13:34:00Z">
        <w:del w:id="4659" w:author="冰蓝城 [2]" w:date="2019-10-22T17:17:15Z">
          <w:r>
            <w:rPr>
              <w:rFonts w:hint="eastAsia"/>
            </w:rPr>
            <w:delText>标记信息分享</w:delText>
          </w:r>
        </w:del>
      </w:ins>
      <w:ins w:id="4660" w:author="FSMM _" w:date="2019-10-18T13:33:00Z">
        <w:del w:id="4661" w:author="冰蓝城 [2]" w:date="2019-10-22T17:17:15Z">
          <w:r>
            <w:rPr>
              <w:rFonts w:hint="eastAsia"/>
            </w:rPr>
            <w:delText>模块共有</w:delText>
          </w:r>
        </w:del>
      </w:ins>
      <w:ins w:id="4662" w:author="FSMM _" w:date="2019-10-18T13:38:00Z">
        <w:del w:id="4663" w:author="冰蓝城 [2]" w:date="2019-10-22T17:17:15Z">
          <w:r>
            <w:rPr/>
            <w:delText>6</w:delText>
          </w:r>
        </w:del>
      </w:ins>
      <w:ins w:id="4664" w:author="FSMM _" w:date="2019-10-18T13:33:00Z">
        <w:del w:id="4665" w:author="冰蓝城 [2]" w:date="2019-10-22T17:17:15Z">
          <w:r>
            <w:rPr>
              <w:rFonts w:hint="eastAsia"/>
            </w:rPr>
            <w:delText>个类，分别是</w:delText>
          </w:r>
        </w:del>
      </w:ins>
      <w:ins w:id="4666" w:author="FSMM _" w:date="2019-10-18T13:35:00Z">
        <w:del w:id="4667" w:author="冰蓝城 [2]" w:date="2019-10-22T17:17:15Z">
          <w:r>
            <w:rPr>
              <w:rFonts w:hint="eastAsia"/>
            </w:rPr>
            <w:delText>分享类、</w:delText>
          </w:r>
        </w:del>
      </w:ins>
      <w:ins w:id="4668" w:author="FSMM _" w:date="2019-10-18T13:34:00Z">
        <w:del w:id="4669" w:author="冰蓝城 [2]" w:date="2019-10-22T17:17:15Z">
          <w:r>
            <w:rPr>
              <w:rFonts w:hint="eastAsia"/>
            </w:rPr>
            <w:delText>分享标记</w:delText>
          </w:r>
        </w:del>
      </w:ins>
      <w:ins w:id="4670" w:author="FSMM _" w:date="2019-10-18T13:33:00Z">
        <w:del w:id="4671" w:author="冰蓝城 [2]" w:date="2019-10-22T17:17:15Z">
          <w:r>
            <w:rPr>
              <w:rFonts w:hint="eastAsia"/>
            </w:rPr>
            <w:delText>类、</w:delText>
          </w:r>
        </w:del>
      </w:ins>
      <w:ins w:id="4672" w:author="FSMM _" w:date="2019-10-18T13:34:00Z">
        <w:del w:id="4673" w:author="冰蓝城 [2]" w:date="2019-10-22T17:17:15Z">
          <w:r>
            <w:rPr>
              <w:rFonts w:hint="eastAsia"/>
            </w:rPr>
            <w:delText>分享线路</w:delText>
          </w:r>
        </w:del>
      </w:ins>
      <w:ins w:id="4674" w:author="FSMM _" w:date="2019-10-18T13:33:00Z">
        <w:del w:id="4675" w:author="冰蓝城 [2]" w:date="2019-10-22T17:17:15Z">
          <w:r>
            <w:rPr>
              <w:rFonts w:hint="eastAsia"/>
            </w:rPr>
            <w:delText>类</w:delText>
          </w:r>
        </w:del>
      </w:ins>
      <w:ins w:id="4676" w:author="FSMM _" w:date="2019-10-18T13:35:00Z">
        <w:del w:id="4677" w:author="冰蓝城 [2]" w:date="2019-10-22T17:17:15Z">
          <w:r>
            <w:rPr>
              <w:rFonts w:hint="eastAsia"/>
            </w:rPr>
            <w:delText>、链路类</w:delText>
          </w:r>
        </w:del>
      </w:ins>
      <w:ins w:id="4678" w:author="FSMM _" w:date="2019-10-18T13:33:00Z">
        <w:del w:id="4679" w:author="冰蓝城 [2]" w:date="2019-10-22T17:17:15Z">
          <w:r>
            <w:rPr>
              <w:rFonts w:hint="eastAsia"/>
            </w:rPr>
            <w:delText>、位置类、上传信息类。各类的实现及它们之间的关系如下：</w:delText>
          </w:r>
        </w:del>
      </w:ins>
    </w:p>
    <w:p>
      <w:pPr>
        <w:keepNext/>
        <w:ind w:firstLine="0" w:firstLineChars="0"/>
        <w:jc w:val="center"/>
        <w:rPr>
          <w:ins w:id="4681" w:author="FSMM _" w:date="2019-10-18T14:00:00Z"/>
          <w:del w:id="4682" w:author="冰蓝城 [2]" w:date="2019-10-22T17:17:15Z"/>
        </w:rPr>
        <w:pPrChange w:id="4680" w:author="FSMM _" w:date="2019-10-18T14:00:00Z">
          <w:pPr>
            <w:ind w:firstLine="0" w:firstLineChars="0"/>
            <w:jc w:val="center"/>
          </w:pPr>
        </w:pPrChange>
      </w:pPr>
      <w:ins w:id="4683" w:author="FSMM _" w:date="2019-10-18T14:00:00Z">
        <w:del w:id="4684" w:author="冰蓝城 [2]" w:date="2019-10-22T17:17:15Z">
          <w:r>
            <w:rPr>
              <w:color w:val="auto"/>
              <w:u w:val="none"/>
              <w:rPrChange w:id="4690" w:author="Unknown" w:date="">
                <w:rPr>
                  <w:color w:val="0000FF" w:themeColor="hyperlink"/>
                  <w:u w:val="single"/>
                </w:rPr>
              </w:rPrChange>
            </w:rPr>
            <w:drawing>
              <wp:inline distT="0" distB="0" distL="0" distR="0">
                <wp:extent cx="5575935" cy="4139565"/>
                <wp:effectExtent l="19050" t="19050" r="24765" b="133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9"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del>
      </w:ins>
    </w:p>
    <w:p>
      <w:pPr>
        <w:pStyle w:val="5"/>
        <w:ind w:firstLine="400"/>
        <w:jc w:val="center"/>
        <w:rPr>
          <w:ins w:id="4694" w:author="FSMM _" w:date="2019-10-18T14:00:00Z"/>
          <w:del w:id="4695" w:author="冰蓝城 [2]" w:date="2019-10-22T17:17:15Z"/>
        </w:rPr>
        <w:pPrChange w:id="4693" w:author="FSMM _" w:date="2019-10-18T14:00:00Z">
          <w:pPr>
            <w:pStyle w:val="3"/>
            <w:ind w:firstLine="151"/>
          </w:pPr>
        </w:pPrChange>
      </w:pPr>
      <w:ins w:id="4696" w:author="FSMM _" w:date="2019-10-18T14:00:00Z">
        <w:del w:id="4697" w:author="冰蓝城 [2]" w:date="2019-10-22T17:17:15Z">
          <w:r>
            <w:rPr>
              <w:rFonts w:hint="eastAsia"/>
            </w:rPr>
            <w:delText xml:space="preserve">图 </w:delText>
          </w:r>
        </w:del>
      </w:ins>
      <w:ins w:id="4698" w:author="FSMM _" w:date="2019-10-18T14:00:00Z">
        <w:del w:id="4699" w:author="冰蓝城 [2]" w:date="2019-10-22T17:17:15Z">
          <w:r>
            <w:rPr/>
            <w:fldChar w:fldCharType="begin"/>
          </w:r>
        </w:del>
      </w:ins>
      <w:ins w:id="4700" w:author="FSMM _" w:date="2019-10-18T14:00:00Z">
        <w:del w:id="4701" w:author="冰蓝城 [2]" w:date="2019-10-22T17:17:15Z">
          <w:r>
            <w:rPr/>
            <w:delInstrText xml:space="preserve"> </w:delInstrText>
          </w:r>
        </w:del>
      </w:ins>
      <w:ins w:id="4702" w:author="FSMM _" w:date="2019-10-18T14:00:00Z">
        <w:del w:id="4703" w:author="冰蓝城 [2]" w:date="2019-10-22T17:17:15Z">
          <w:r>
            <w:rPr>
              <w:rFonts w:hint="eastAsia"/>
            </w:rPr>
            <w:delInstrText xml:space="preserve">SEQ 图 \* ARABIC</w:delInstrText>
          </w:r>
        </w:del>
      </w:ins>
      <w:ins w:id="4704" w:author="FSMM _" w:date="2019-10-18T14:00:00Z">
        <w:del w:id="4705" w:author="冰蓝城 [2]" w:date="2019-10-22T17:17:15Z">
          <w:r>
            <w:rPr/>
            <w:delInstrText xml:space="preserve"> </w:delInstrText>
          </w:r>
        </w:del>
      </w:ins>
      <w:del w:id="4706" w:author="冰蓝城 [2]" w:date="2019-10-22T17:17:15Z">
        <w:r>
          <w:rPr/>
          <w:fldChar w:fldCharType="separate"/>
        </w:r>
      </w:del>
      <w:ins w:id="4707" w:author="FSMM _" w:date="2019-10-18T14:00:00Z">
        <w:del w:id="4708" w:author="冰蓝城 [2]" w:date="2019-10-22T17:17:15Z">
          <w:r>
            <w:rPr/>
            <w:delText>4</w:delText>
          </w:r>
        </w:del>
      </w:ins>
      <w:ins w:id="4709" w:author="FSMM _" w:date="2019-10-18T14:00:00Z">
        <w:del w:id="4710" w:author="冰蓝城 [2]" w:date="2019-10-22T17:17:15Z">
          <w:r>
            <w:rPr/>
            <w:fldChar w:fldCharType="end"/>
          </w:r>
        </w:del>
      </w:ins>
      <w:ins w:id="4711" w:author="FSMM _" w:date="2019-10-18T14:00:00Z">
        <w:del w:id="4712" w:author="冰蓝城 [2]" w:date="2019-10-22T17:17:15Z">
          <w:r>
            <w:rPr/>
            <w:delText xml:space="preserve"> </w:delText>
          </w:r>
        </w:del>
      </w:ins>
      <w:ins w:id="4713" w:author="FSMM _" w:date="2019-10-18T14:00:00Z">
        <w:del w:id="4714" w:author="冰蓝城 [2]" w:date="2019-10-22T17:17:15Z">
          <w:r>
            <w:rPr>
              <w:rFonts w:hint="eastAsia"/>
            </w:rPr>
            <w:delText>标记分享类图</w:delText>
          </w:r>
        </w:del>
      </w:ins>
    </w:p>
    <w:p>
      <w:pPr>
        <w:ind w:firstLine="439" w:firstLineChars="183"/>
        <w:rPr>
          <w:ins w:id="4715" w:author="FSMM _" w:date="2019-10-18T14:01:00Z"/>
          <w:del w:id="4716" w:author="冰蓝城 [2]" w:date="2019-10-22T17:17:15Z"/>
        </w:rPr>
      </w:pPr>
      <w:ins w:id="4717" w:author="FSMM _" w:date="2019-10-18T14:00:00Z">
        <w:del w:id="4718" w:author="冰蓝城 [2]" w:date="2019-10-22T17:17:15Z">
          <w:r>
            <w:rPr>
              <w:rFonts w:hint="eastAsia"/>
            </w:rPr>
            <w:delText>标记信息分享需要选择</w:delText>
          </w:r>
        </w:del>
      </w:ins>
      <w:ins w:id="4719" w:author="FSMM _" w:date="2019-10-18T14:01:00Z">
        <w:del w:id="4720" w:author="冰蓝城 [2]" w:date="2019-10-22T17:17:15Z">
          <w:r>
            <w:rPr>
              <w:rFonts w:hint="eastAsia"/>
            </w:rPr>
            <w:delText>要分享的标记或路线</w:delText>
          </w:r>
        </w:del>
      </w:ins>
      <w:ins w:id="4721" w:author="FSMM _" w:date="2019-10-18T14:00:00Z">
        <w:del w:id="4722" w:author="冰蓝城 [2]" w:date="2019-10-22T17:17:15Z">
          <w:r>
            <w:rPr>
              <w:rFonts w:hint="eastAsia"/>
            </w:rPr>
            <w:delText>，</w:delText>
          </w:r>
        </w:del>
      </w:ins>
      <w:ins w:id="4723" w:author="FSMM _" w:date="2019-10-18T14:01:00Z">
        <w:del w:id="4724" w:author="冰蓝城 [2]" w:date="2019-10-22T17:17:15Z">
          <w:r>
            <w:rPr>
              <w:rFonts w:hint="eastAsia"/>
            </w:rPr>
            <w:delText>添加分享信息，选择第三方平台并分享</w:delText>
          </w:r>
        </w:del>
      </w:ins>
      <w:ins w:id="4725" w:author="FSMM _" w:date="2019-10-18T14:00:00Z">
        <w:del w:id="4726" w:author="冰蓝城 [2]" w:date="2019-10-22T17:17:15Z">
          <w:r>
            <w:rPr>
              <w:rFonts w:hint="eastAsia"/>
            </w:rPr>
            <w:delText>。该部分对应的接口如下表所示：</w:delText>
          </w:r>
        </w:del>
      </w:ins>
    </w:p>
    <w:p>
      <w:pPr>
        <w:pStyle w:val="5"/>
        <w:keepNext/>
        <w:ind w:firstLine="400"/>
        <w:jc w:val="center"/>
        <w:rPr>
          <w:ins w:id="4728" w:author="FSMM _" w:date="2019-10-18T14:09:00Z"/>
          <w:del w:id="4729" w:author="冰蓝城 [2]" w:date="2019-10-22T17:17:15Z"/>
        </w:rPr>
        <w:pPrChange w:id="4727" w:author="FSMM _" w:date="2019-10-18T14:09:00Z">
          <w:pPr>
            <w:ind w:firstLine="480"/>
          </w:pPr>
        </w:pPrChange>
      </w:pPr>
      <w:ins w:id="4730" w:author="FSMM _" w:date="2019-10-18T14:09:00Z">
        <w:del w:id="4731" w:author="冰蓝城 [2]" w:date="2019-10-22T17:17:15Z">
          <w:r>
            <w:rPr>
              <w:rFonts w:hint="eastAsia"/>
            </w:rPr>
            <w:delText xml:space="preserve">表格 </w:delText>
          </w:r>
        </w:del>
      </w:ins>
      <w:ins w:id="4732" w:author="FSMM _" w:date="2019-10-18T14:09:00Z">
        <w:del w:id="4733" w:author="冰蓝城 [2]" w:date="2019-10-22T17:17:15Z">
          <w:r>
            <w:rPr/>
            <w:fldChar w:fldCharType="begin"/>
          </w:r>
        </w:del>
      </w:ins>
      <w:ins w:id="4734" w:author="FSMM _" w:date="2019-10-18T14:09:00Z">
        <w:del w:id="4735" w:author="冰蓝城 [2]" w:date="2019-10-22T17:17:15Z">
          <w:r>
            <w:rPr/>
            <w:delInstrText xml:space="preserve"> </w:delInstrText>
          </w:r>
        </w:del>
      </w:ins>
      <w:ins w:id="4736" w:author="FSMM _" w:date="2019-10-18T14:09:00Z">
        <w:del w:id="4737" w:author="冰蓝城 [2]" w:date="2019-10-22T17:17:15Z">
          <w:r>
            <w:rPr>
              <w:rFonts w:hint="eastAsia"/>
            </w:rPr>
            <w:delInstrText xml:space="preserve">SEQ 表格 \* ARABIC</w:delInstrText>
          </w:r>
        </w:del>
      </w:ins>
      <w:ins w:id="4738" w:author="FSMM _" w:date="2019-10-18T14:09:00Z">
        <w:del w:id="4739" w:author="冰蓝城 [2]" w:date="2019-10-22T17:17:15Z">
          <w:r>
            <w:rPr/>
            <w:delInstrText xml:space="preserve"> </w:delInstrText>
          </w:r>
        </w:del>
      </w:ins>
      <w:del w:id="4740" w:author="冰蓝城 [2]" w:date="2019-10-22T17:17:15Z">
        <w:r>
          <w:rPr/>
          <w:fldChar w:fldCharType="separate"/>
        </w:r>
      </w:del>
      <w:ins w:id="4741" w:author="杨俊" w:date="2019-10-21T09:30:00Z">
        <w:del w:id="4742" w:author="冰蓝城 [2]" w:date="2019-10-22T17:17:15Z">
          <w:r>
            <w:rPr/>
            <w:delText>2</w:delText>
          </w:r>
        </w:del>
      </w:ins>
      <w:ins w:id="4743" w:author="FSMM _" w:date="2019-10-18T14:09:00Z">
        <w:del w:id="4744" w:author="冰蓝城 [2]" w:date="2019-10-22T17:17:15Z">
          <w:r>
            <w:rPr/>
            <w:fldChar w:fldCharType="end"/>
          </w:r>
        </w:del>
      </w:ins>
      <w:ins w:id="4745" w:author="FSMM _" w:date="2019-10-18T14:09:00Z">
        <w:del w:id="4746" w:author="冰蓝城 [2]" w:date="2019-10-22T17:17:15Z">
          <w:r>
            <w:rPr/>
            <w:delText xml:space="preserve"> </w:delText>
          </w:r>
        </w:del>
      </w:ins>
      <w:ins w:id="4747" w:author="FSMM _" w:date="2019-10-18T14:09:00Z">
        <w:del w:id="4748" w:author="冰蓝城 [2]" w:date="2019-10-22T17:17:15Z">
          <w:r>
            <w:rPr>
              <w:rFonts w:hint="eastAsia"/>
            </w:rPr>
            <w:delText>标记分享接口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749" w:author="FSMM _" w:date="2019-10-18T14:02:00Z"/>
          <w:del w:id="4750" w:author="冰蓝城 [2]" w:date="2019-10-22T17:17:15Z"/>
        </w:trPr>
        <w:tc>
          <w:tcPr>
            <w:tcW w:w="2463" w:type="dxa"/>
          </w:tcPr>
          <w:p>
            <w:pPr>
              <w:ind w:firstLine="0" w:firstLineChars="0"/>
              <w:jc w:val="center"/>
              <w:rPr>
                <w:ins w:id="4751" w:author="FSMM _" w:date="2019-10-18T14:02:00Z"/>
                <w:del w:id="4752" w:author="冰蓝城 [2]" w:date="2019-10-22T17:17:15Z"/>
                <w:b/>
              </w:rPr>
            </w:pPr>
            <w:ins w:id="4753" w:author="FSMM _" w:date="2019-10-18T14:02:00Z">
              <w:del w:id="4754" w:author="冰蓝城 [2]" w:date="2019-10-22T17:17:15Z">
                <w:r>
                  <w:rPr>
                    <w:rFonts w:hint="eastAsia"/>
                    <w:b/>
                  </w:rPr>
                  <w:delText>接口名称</w:delText>
                </w:r>
              </w:del>
            </w:ins>
          </w:p>
        </w:tc>
        <w:tc>
          <w:tcPr>
            <w:tcW w:w="2463" w:type="dxa"/>
          </w:tcPr>
          <w:p>
            <w:pPr>
              <w:ind w:firstLine="0" w:firstLineChars="0"/>
              <w:jc w:val="center"/>
              <w:rPr>
                <w:ins w:id="4755" w:author="FSMM _" w:date="2019-10-18T14:02:00Z"/>
                <w:del w:id="4756" w:author="冰蓝城 [2]" w:date="2019-10-22T17:17:15Z"/>
                <w:b/>
              </w:rPr>
            </w:pPr>
            <w:ins w:id="4757" w:author="FSMM _" w:date="2019-10-18T14:02:00Z">
              <w:del w:id="4758" w:author="冰蓝城 [2]" w:date="2019-10-22T17:17:15Z">
                <w:r>
                  <w:rPr>
                    <w:rFonts w:hint="eastAsia"/>
                    <w:b/>
                  </w:rPr>
                  <w:delText>参数</w:delText>
                </w:r>
              </w:del>
            </w:ins>
          </w:p>
        </w:tc>
        <w:tc>
          <w:tcPr>
            <w:tcW w:w="2464" w:type="dxa"/>
          </w:tcPr>
          <w:p>
            <w:pPr>
              <w:ind w:firstLine="0" w:firstLineChars="0"/>
              <w:jc w:val="center"/>
              <w:rPr>
                <w:ins w:id="4759" w:author="FSMM _" w:date="2019-10-18T14:02:00Z"/>
                <w:del w:id="4760" w:author="冰蓝城 [2]" w:date="2019-10-22T17:17:15Z"/>
                <w:b/>
              </w:rPr>
            </w:pPr>
            <w:ins w:id="4761" w:author="FSMM _" w:date="2019-10-18T14:02:00Z">
              <w:del w:id="4762" w:author="冰蓝城 [2]" w:date="2019-10-22T17:17:15Z">
                <w:r>
                  <w:rPr>
                    <w:rFonts w:hint="eastAsia"/>
                    <w:b/>
                  </w:rPr>
                  <w:delText>返回值</w:delText>
                </w:r>
              </w:del>
            </w:ins>
          </w:p>
        </w:tc>
        <w:tc>
          <w:tcPr>
            <w:tcW w:w="2464" w:type="dxa"/>
          </w:tcPr>
          <w:p>
            <w:pPr>
              <w:ind w:firstLine="0" w:firstLineChars="0"/>
              <w:jc w:val="center"/>
              <w:rPr>
                <w:ins w:id="4763" w:author="FSMM _" w:date="2019-10-18T14:02:00Z"/>
                <w:del w:id="4764" w:author="冰蓝城 [2]" w:date="2019-10-22T17:17:15Z"/>
                <w:b/>
              </w:rPr>
            </w:pPr>
            <w:ins w:id="4765" w:author="FSMM _" w:date="2019-10-18T14:02:00Z">
              <w:del w:id="4766"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767" w:author="FSMM _" w:date="2019-10-18T14:02:00Z"/>
          <w:del w:id="4768" w:author="冰蓝城 [2]" w:date="2019-10-22T17:17:15Z"/>
        </w:trPr>
        <w:tc>
          <w:tcPr>
            <w:tcW w:w="2463" w:type="dxa"/>
            <w:vAlign w:val="center"/>
          </w:tcPr>
          <w:p>
            <w:pPr>
              <w:ind w:firstLine="0" w:firstLineChars="0"/>
              <w:jc w:val="center"/>
              <w:rPr>
                <w:ins w:id="4769" w:author="FSMM _" w:date="2019-10-18T14:02:00Z"/>
                <w:del w:id="4770" w:author="冰蓝城 [2]" w:date="2019-10-22T17:17:15Z"/>
              </w:rPr>
            </w:pPr>
            <w:ins w:id="4771" w:author="FSMM _" w:date="2019-10-18T14:02:00Z">
              <w:del w:id="4772" w:author="冰蓝城 [2]" w:date="2019-10-22T17:17:15Z">
                <w:r>
                  <w:rPr>
                    <w:rFonts w:hint="eastAsia"/>
                  </w:rPr>
                  <w:delText>select</w:delText>
                </w:r>
              </w:del>
            </w:ins>
            <w:ins w:id="4773" w:author="FSMM _" w:date="2019-10-18T14:02:00Z">
              <w:del w:id="4774" w:author="冰蓝城 [2]" w:date="2019-10-22T17:17:15Z">
                <w:r>
                  <w:rPr/>
                  <w:delText>_</w:delText>
                </w:r>
              </w:del>
            </w:ins>
            <w:ins w:id="4775" w:author="FSMM _" w:date="2019-10-18T14:02:00Z">
              <w:del w:id="4776" w:author="冰蓝城 [2]" w:date="2019-10-22T17:17:15Z">
                <w:r>
                  <w:rPr>
                    <w:rFonts w:hint="eastAsia"/>
                  </w:rPr>
                  <w:delText>share</w:delText>
                </w:r>
              </w:del>
            </w:ins>
            <w:ins w:id="4777" w:author="FSMM _" w:date="2019-10-18T14:02:00Z">
              <w:del w:id="4778" w:author="冰蓝城 [2]" w:date="2019-10-22T17:17:15Z">
                <w:r>
                  <w:rPr/>
                  <w:delText>_tag()</w:delText>
                </w:r>
              </w:del>
            </w:ins>
          </w:p>
        </w:tc>
        <w:tc>
          <w:tcPr>
            <w:tcW w:w="2463" w:type="dxa"/>
            <w:vAlign w:val="center"/>
          </w:tcPr>
          <w:p>
            <w:pPr>
              <w:ind w:firstLine="0" w:firstLineChars="0"/>
              <w:jc w:val="center"/>
              <w:rPr>
                <w:ins w:id="4779" w:author="FSMM _" w:date="2019-10-18T14:02:00Z"/>
                <w:del w:id="4780" w:author="冰蓝城 [2]" w:date="2019-10-22T17:17:15Z"/>
              </w:rPr>
            </w:pPr>
            <w:ins w:id="4781" w:author="FSMM _" w:date="2019-10-18T14:02:00Z">
              <w:del w:id="4782" w:author="冰蓝城 [2]" w:date="2019-10-22T17:17:15Z">
                <w:r>
                  <w:rPr/>
                  <w:delText xml:space="preserve">int </w:delText>
                </w:r>
              </w:del>
            </w:ins>
            <w:ins w:id="4783" w:author="FSMM _" w:date="2019-10-18T14:02:00Z">
              <w:del w:id="4784" w:author="冰蓝城 [2]" w:date="2019-10-22T17:17:15Z">
                <w:r>
                  <w:rPr>
                    <w:rFonts w:hint="eastAsia"/>
                  </w:rPr>
                  <w:delText>select</w:delText>
                </w:r>
              </w:del>
            </w:ins>
            <w:ins w:id="4785" w:author="FSMM _" w:date="2019-10-18T14:02:00Z">
              <w:del w:id="4786" w:author="冰蓝城 [2]" w:date="2019-10-22T17:17:15Z">
                <w:r>
                  <w:rPr/>
                  <w:delText>_tag_id</w:delText>
                </w:r>
              </w:del>
            </w:ins>
          </w:p>
        </w:tc>
        <w:tc>
          <w:tcPr>
            <w:tcW w:w="2464" w:type="dxa"/>
            <w:vAlign w:val="center"/>
          </w:tcPr>
          <w:p>
            <w:pPr>
              <w:ind w:firstLine="0" w:firstLineChars="0"/>
              <w:jc w:val="center"/>
              <w:rPr>
                <w:ins w:id="4787" w:author="FSMM _" w:date="2019-10-18T14:02:00Z"/>
                <w:del w:id="4788" w:author="冰蓝城 [2]" w:date="2019-10-22T17:17:15Z"/>
              </w:rPr>
            </w:pPr>
            <w:ins w:id="4789" w:author="FSMM _" w:date="2019-10-18T14:03:00Z">
              <w:del w:id="4790" w:author="冰蓝城 [2]" w:date="2019-10-22T17:17:15Z">
                <w:r>
                  <w:rPr>
                    <w:rFonts w:hint="eastAsia"/>
                  </w:rPr>
                  <w:delText>int</w:delText>
                </w:r>
              </w:del>
            </w:ins>
          </w:p>
        </w:tc>
        <w:tc>
          <w:tcPr>
            <w:tcW w:w="2464" w:type="dxa"/>
            <w:vAlign w:val="center"/>
          </w:tcPr>
          <w:p>
            <w:pPr>
              <w:ind w:firstLine="0" w:firstLineChars="0"/>
              <w:jc w:val="center"/>
              <w:rPr>
                <w:ins w:id="4791" w:author="FSMM _" w:date="2019-10-18T14:02:00Z"/>
                <w:del w:id="4792" w:author="冰蓝城 [2]" w:date="2019-10-22T17:17:15Z"/>
              </w:rPr>
            </w:pPr>
            <w:ins w:id="4793" w:author="FSMM _" w:date="2019-10-18T14:02:00Z">
              <w:del w:id="4794" w:author="冰蓝城 [2]" w:date="2019-10-22T17:17:15Z">
                <w:r>
                  <w:rPr>
                    <w:rFonts w:hint="eastAsia"/>
                  </w:rPr>
                  <w:delText>根据</w:delText>
                </w:r>
              </w:del>
            </w:ins>
            <w:ins w:id="4795" w:author="FSMM _" w:date="2019-10-18T14:03:00Z">
              <w:del w:id="4796" w:author="冰蓝城 [2]" w:date="2019-10-22T17:17:15Z">
                <w:r>
                  <w:rPr>
                    <w:rFonts w:hint="eastAsia"/>
                  </w:rPr>
                  <w:delText>选择</w:delText>
                </w:r>
              </w:del>
            </w:ins>
            <w:ins w:id="4797" w:author="FSMM _" w:date="2019-10-18T14:02:00Z">
              <w:del w:id="4798" w:author="冰蓝城 [2]" w:date="2019-10-22T17:17:15Z">
                <w:r>
                  <w:rPr>
                    <w:rFonts w:hint="eastAsia"/>
                  </w:rPr>
                  <w:delText>标记的id</w:delText>
                </w:r>
              </w:del>
            </w:ins>
            <w:ins w:id="4799" w:author="FSMM _" w:date="2019-10-18T14:04:00Z">
              <w:del w:id="4800" w:author="冰蓝城 [2]" w:date="2019-10-22T17:17:15Z">
                <w:r>
                  <w:rPr>
                    <w:rFonts w:hint="eastAsia"/>
                  </w:rPr>
                  <w:delText>进行选择，</w:delText>
                </w:r>
              </w:del>
            </w:ins>
            <w:ins w:id="4801" w:author="FSMM _" w:date="2019-10-18T14:02:00Z">
              <w:del w:id="4802" w:author="冰蓝城 [2]" w:date="2019-10-22T17:17:15Z">
                <w:r>
                  <w:rPr>
                    <w:rFonts w:hint="eastAsia"/>
                  </w:rPr>
                  <w:delText>返回</w:delText>
                </w:r>
              </w:del>
            </w:ins>
            <w:ins w:id="4803" w:author="FSMM _" w:date="2019-10-18T14:04:00Z">
              <w:del w:id="4804" w:author="冰蓝城 [2]" w:date="2019-10-22T17:17:15Z">
                <w:r>
                  <w:rPr>
                    <w:rFonts w:hint="eastAsia"/>
                  </w:rPr>
                  <w:delText>其id</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805" w:author="FSMM _" w:date="2019-10-18T14:02:00Z"/>
          <w:del w:id="4806" w:author="冰蓝城 [2]" w:date="2019-10-22T17:17:15Z"/>
        </w:trPr>
        <w:tc>
          <w:tcPr>
            <w:tcW w:w="2463" w:type="dxa"/>
            <w:vAlign w:val="center"/>
          </w:tcPr>
          <w:p>
            <w:pPr>
              <w:ind w:firstLine="0" w:firstLineChars="0"/>
              <w:jc w:val="center"/>
              <w:rPr>
                <w:ins w:id="4807" w:author="FSMM _" w:date="2019-10-18T14:02:00Z"/>
                <w:del w:id="4808" w:author="冰蓝城 [2]" w:date="2019-10-22T17:17:15Z"/>
              </w:rPr>
            </w:pPr>
            <w:ins w:id="4809" w:author="FSMM _" w:date="2019-10-18T14:04:00Z">
              <w:del w:id="4810" w:author="冰蓝城 [2]" w:date="2019-10-22T17:17:15Z">
                <w:r>
                  <w:rPr>
                    <w:rFonts w:hint="eastAsia"/>
                  </w:rPr>
                  <w:delText>select</w:delText>
                </w:r>
              </w:del>
            </w:ins>
            <w:ins w:id="4811" w:author="FSMM _" w:date="2019-10-18T14:02:00Z">
              <w:del w:id="4812" w:author="冰蓝城 [2]" w:date="2019-10-22T17:17:15Z">
                <w:r>
                  <w:rPr/>
                  <w:delText>_</w:delText>
                </w:r>
              </w:del>
            </w:ins>
            <w:ins w:id="4813" w:author="FSMM _" w:date="2019-10-18T14:04:00Z">
              <w:del w:id="4814" w:author="冰蓝城 [2]" w:date="2019-10-22T17:17:15Z">
                <w:r>
                  <w:rPr>
                    <w:rFonts w:hint="eastAsia"/>
                  </w:rPr>
                  <w:delText>share</w:delText>
                </w:r>
              </w:del>
            </w:ins>
            <w:ins w:id="4815" w:author="FSMM _" w:date="2019-10-18T14:02:00Z">
              <w:del w:id="4816" w:author="冰蓝城 [2]" w:date="2019-10-22T17:17:15Z">
                <w:r>
                  <w:rPr/>
                  <w:delText>_</w:delText>
                </w:r>
              </w:del>
            </w:ins>
            <w:ins w:id="4817" w:author="FSMM _" w:date="2019-10-18T14:04:00Z">
              <w:del w:id="4818" w:author="冰蓝城 [2]" w:date="2019-10-22T17:17:15Z">
                <w:r>
                  <w:rPr>
                    <w:rFonts w:hint="eastAsia"/>
                  </w:rPr>
                  <w:delText>line</w:delText>
                </w:r>
              </w:del>
            </w:ins>
            <w:ins w:id="4819" w:author="FSMM _" w:date="2019-10-18T14:02:00Z">
              <w:del w:id="4820" w:author="冰蓝城 [2]" w:date="2019-10-22T17:17:15Z">
                <w:r>
                  <w:rPr/>
                  <w:delText>()</w:delText>
                </w:r>
              </w:del>
            </w:ins>
          </w:p>
        </w:tc>
        <w:tc>
          <w:tcPr>
            <w:tcW w:w="2463" w:type="dxa"/>
            <w:vAlign w:val="center"/>
          </w:tcPr>
          <w:p>
            <w:pPr>
              <w:ind w:firstLine="0" w:firstLineChars="0"/>
              <w:jc w:val="center"/>
              <w:rPr>
                <w:ins w:id="4821" w:author="FSMM _" w:date="2019-10-18T14:02:00Z"/>
                <w:del w:id="4822" w:author="冰蓝城 [2]" w:date="2019-10-22T17:17:15Z"/>
              </w:rPr>
            </w:pPr>
            <w:ins w:id="4823" w:author="FSMM _" w:date="2019-10-18T14:02:00Z">
              <w:del w:id="4824" w:author="冰蓝城 [2]" w:date="2019-10-22T17:17:15Z">
                <w:r>
                  <w:rPr/>
                  <w:delText>int select_</w:delText>
                </w:r>
              </w:del>
            </w:ins>
            <w:ins w:id="4825" w:author="FSMM _" w:date="2019-10-18T14:04:00Z">
              <w:del w:id="4826" w:author="冰蓝城 [2]" w:date="2019-10-22T17:17:15Z">
                <w:r>
                  <w:rPr>
                    <w:rFonts w:hint="eastAsia"/>
                  </w:rPr>
                  <w:delText>line</w:delText>
                </w:r>
              </w:del>
            </w:ins>
            <w:ins w:id="4827" w:author="FSMM _" w:date="2019-10-18T14:02:00Z">
              <w:del w:id="4828" w:author="冰蓝城 [2]" w:date="2019-10-22T17:17:15Z">
                <w:r>
                  <w:rPr/>
                  <w:delText>_id</w:delText>
                </w:r>
              </w:del>
            </w:ins>
          </w:p>
        </w:tc>
        <w:tc>
          <w:tcPr>
            <w:tcW w:w="2464" w:type="dxa"/>
            <w:vAlign w:val="center"/>
          </w:tcPr>
          <w:p>
            <w:pPr>
              <w:ind w:firstLine="0" w:firstLineChars="0"/>
              <w:jc w:val="center"/>
              <w:rPr>
                <w:ins w:id="4829" w:author="FSMM _" w:date="2019-10-18T14:02:00Z"/>
                <w:del w:id="4830" w:author="冰蓝城 [2]" w:date="2019-10-22T17:17:15Z"/>
              </w:rPr>
            </w:pPr>
            <w:ins w:id="4831" w:author="FSMM _" w:date="2019-10-18T14:04:00Z">
              <w:del w:id="4832" w:author="冰蓝城 [2]" w:date="2019-10-22T17:17:15Z">
                <w:r>
                  <w:rPr>
                    <w:rFonts w:hint="eastAsia"/>
                  </w:rPr>
                  <w:delText>int</w:delText>
                </w:r>
              </w:del>
            </w:ins>
          </w:p>
        </w:tc>
        <w:tc>
          <w:tcPr>
            <w:tcW w:w="2464" w:type="dxa"/>
            <w:vAlign w:val="center"/>
          </w:tcPr>
          <w:p>
            <w:pPr>
              <w:ind w:firstLine="0" w:firstLineChars="0"/>
              <w:jc w:val="center"/>
              <w:rPr>
                <w:ins w:id="4833" w:author="FSMM _" w:date="2019-10-18T14:02:00Z"/>
                <w:del w:id="4834" w:author="冰蓝城 [2]" w:date="2019-10-22T17:17:15Z"/>
              </w:rPr>
            </w:pPr>
            <w:ins w:id="4835" w:author="FSMM _" w:date="2019-10-18T14:02:00Z">
              <w:del w:id="4836" w:author="冰蓝城 [2]" w:date="2019-10-22T17:17:15Z">
                <w:r>
                  <w:rPr>
                    <w:rFonts w:hint="eastAsia"/>
                  </w:rPr>
                  <w:delText>根据选择</w:delText>
                </w:r>
              </w:del>
            </w:ins>
            <w:ins w:id="4837" w:author="FSMM _" w:date="2019-10-18T14:04:00Z">
              <w:del w:id="4838" w:author="冰蓝城 [2]" w:date="2019-10-22T17:17:15Z">
                <w:r>
                  <w:rPr>
                    <w:rFonts w:hint="eastAsia"/>
                  </w:rPr>
                  <w:delText>线路</w:delText>
                </w:r>
              </w:del>
            </w:ins>
            <w:ins w:id="4839" w:author="FSMM _" w:date="2019-10-18T14:02:00Z">
              <w:del w:id="4840" w:author="冰蓝城 [2]" w:date="2019-10-22T17:17:15Z">
                <w:r>
                  <w:rPr>
                    <w:rFonts w:hint="eastAsia"/>
                  </w:rPr>
                  <w:delText>的id</w:delText>
                </w:r>
              </w:del>
            </w:ins>
            <w:ins w:id="4841" w:author="FSMM _" w:date="2019-10-18T14:04:00Z">
              <w:del w:id="4842" w:author="冰蓝城 [2]" w:date="2019-10-22T17:17:15Z">
                <w:r>
                  <w:rPr>
                    <w:rFonts w:hint="eastAsia"/>
                  </w:rPr>
                  <w:delText>进行选择，返回</w:delText>
                </w:r>
              </w:del>
            </w:ins>
            <w:ins w:id="4843" w:author="FSMM _" w:date="2019-10-18T14:05:00Z">
              <w:del w:id="4844" w:author="冰蓝城 [2]" w:date="2019-10-22T17:17:15Z">
                <w:r>
                  <w:rPr>
                    <w:rFonts w:hint="eastAsia"/>
                  </w:rPr>
                  <w:delText>其id</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845" w:author="FSMM _" w:date="2019-10-18T14:05:00Z"/>
          <w:del w:id="4846" w:author="冰蓝城 [2]" w:date="2019-10-22T17:17:15Z"/>
        </w:trPr>
        <w:tc>
          <w:tcPr>
            <w:tcW w:w="2463" w:type="dxa"/>
            <w:vAlign w:val="center"/>
          </w:tcPr>
          <w:p>
            <w:pPr>
              <w:ind w:firstLine="0" w:firstLineChars="0"/>
              <w:jc w:val="center"/>
              <w:rPr>
                <w:ins w:id="4847" w:author="FSMM _" w:date="2019-10-18T14:05:00Z"/>
                <w:del w:id="4848" w:author="冰蓝城 [2]" w:date="2019-10-22T17:17:15Z"/>
              </w:rPr>
            </w:pPr>
            <w:ins w:id="4849" w:author="FSMM _" w:date="2019-10-18T14:05:00Z">
              <w:del w:id="4850" w:author="冰蓝城 [2]" w:date="2019-10-22T17:17:15Z">
                <w:r>
                  <w:rPr/>
                  <w:delText>add_share_info()</w:delText>
                </w:r>
              </w:del>
            </w:ins>
          </w:p>
        </w:tc>
        <w:tc>
          <w:tcPr>
            <w:tcW w:w="2463" w:type="dxa"/>
            <w:vAlign w:val="center"/>
          </w:tcPr>
          <w:p>
            <w:pPr>
              <w:ind w:firstLine="0" w:firstLineChars="0"/>
              <w:jc w:val="center"/>
              <w:rPr>
                <w:ins w:id="4851" w:author="FSMM _" w:date="2019-10-18T14:05:00Z"/>
                <w:del w:id="4852" w:author="冰蓝城 [2]" w:date="2019-10-22T17:17:15Z"/>
              </w:rPr>
            </w:pPr>
            <w:ins w:id="4853" w:author="FSMM _" w:date="2019-10-18T14:05:00Z">
              <w:del w:id="4854" w:author="冰蓝城 [2]" w:date="2019-10-22T17:17:15Z">
                <w:r>
                  <w:rPr/>
                  <w:delText>string share_info</w:delText>
                </w:r>
              </w:del>
            </w:ins>
          </w:p>
        </w:tc>
        <w:tc>
          <w:tcPr>
            <w:tcW w:w="2464" w:type="dxa"/>
            <w:vAlign w:val="center"/>
          </w:tcPr>
          <w:p>
            <w:pPr>
              <w:ind w:firstLine="0" w:firstLineChars="0"/>
              <w:jc w:val="center"/>
              <w:rPr>
                <w:ins w:id="4855" w:author="FSMM _" w:date="2019-10-18T14:05:00Z"/>
                <w:del w:id="4856" w:author="冰蓝城 [2]" w:date="2019-10-22T17:17:15Z"/>
              </w:rPr>
            </w:pPr>
            <w:ins w:id="4857" w:author="FSMM _" w:date="2019-10-18T14:05:00Z">
              <w:del w:id="4858" w:author="冰蓝城 [2]" w:date="2019-10-22T17:17:15Z">
                <w:r>
                  <w:rPr>
                    <w:rFonts w:hint="eastAsia"/>
                  </w:rPr>
                  <w:delText>b</w:delText>
                </w:r>
              </w:del>
            </w:ins>
            <w:ins w:id="4859" w:author="FSMM _" w:date="2019-10-18T14:05:00Z">
              <w:del w:id="4860" w:author="冰蓝城 [2]" w:date="2019-10-22T17:17:15Z">
                <w:r>
                  <w:rPr/>
                  <w:delText>ool</w:delText>
                </w:r>
              </w:del>
            </w:ins>
          </w:p>
        </w:tc>
        <w:tc>
          <w:tcPr>
            <w:tcW w:w="2464" w:type="dxa"/>
            <w:vAlign w:val="center"/>
          </w:tcPr>
          <w:p>
            <w:pPr>
              <w:ind w:firstLine="0" w:firstLineChars="0"/>
              <w:jc w:val="center"/>
              <w:rPr>
                <w:ins w:id="4861" w:author="FSMM _" w:date="2019-10-18T14:05:00Z"/>
                <w:del w:id="4862" w:author="冰蓝城 [2]" w:date="2019-10-22T17:17:15Z"/>
              </w:rPr>
            </w:pPr>
            <w:ins w:id="4863" w:author="FSMM _" w:date="2019-10-18T14:05:00Z">
              <w:del w:id="4864" w:author="冰蓝城 [2]" w:date="2019-10-22T17:17:15Z">
                <w:r>
                  <w:rPr>
                    <w:rFonts w:hint="eastAsia"/>
                  </w:rPr>
                  <w:delText>添加分享内容，返回是否添加</w:delText>
                </w:r>
              </w:del>
            </w:ins>
            <w:ins w:id="4865" w:author="FSMM _" w:date="2019-10-18T14:06:00Z">
              <w:del w:id="4866" w:author="冰蓝城 [2]" w:date="2019-10-22T17:17:15Z">
                <w:r>
                  <w:rPr>
                    <w:rFonts w:hint="eastAsia"/>
                  </w:rPr>
                  <w:delText>成功</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867" w:author="FSMM _" w:date="2019-10-18T14:06:00Z"/>
          <w:del w:id="4868" w:author="冰蓝城 [2]" w:date="2019-10-22T17:17:15Z"/>
        </w:trPr>
        <w:tc>
          <w:tcPr>
            <w:tcW w:w="2463" w:type="dxa"/>
            <w:vAlign w:val="center"/>
          </w:tcPr>
          <w:p>
            <w:pPr>
              <w:ind w:firstLine="0" w:firstLineChars="0"/>
              <w:jc w:val="center"/>
              <w:rPr>
                <w:ins w:id="4869" w:author="FSMM _" w:date="2019-10-18T14:06:00Z"/>
                <w:del w:id="4870" w:author="冰蓝城 [2]" w:date="2019-10-22T17:17:15Z"/>
              </w:rPr>
            </w:pPr>
            <w:ins w:id="4871" w:author="FSMM _" w:date="2019-10-18T14:06:00Z">
              <w:del w:id="4872" w:author="冰蓝城 [2]" w:date="2019-10-22T17:17:15Z">
                <w:r>
                  <w:rPr/>
                  <w:delText>select_platform()</w:delText>
                </w:r>
              </w:del>
            </w:ins>
          </w:p>
        </w:tc>
        <w:tc>
          <w:tcPr>
            <w:tcW w:w="2463" w:type="dxa"/>
            <w:vAlign w:val="center"/>
          </w:tcPr>
          <w:p>
            <w:pPr>
              <w:ind w:firstLine="0" w:firstLineChars="0"/>
              <w:jc w:val="center"/>
              <w:rPr>
                <w:ins w:id="4873" w:author="FSMM _" w:date="2019-10-18T14:06:00Z"/>
                <w:del w:id="4874" w:author="冰蓝城 [2]" w:date="2019-10-22T17:17:15Z"/>
              </w:rPr>
            </w:pPr>
            <w:ins w:id="4875" w:author="FSMM _" w:date="2019-10-18T14:06:00Z">
              <w:del w:id="4876" w:author="冰蓝城 [2]" w:date="2019-10-22T17:17:15Z">
                <w:r>
                  <w:rPr/>
                  <w:delText>int platform_id</w:delText>
                </w:r>
              </w:del>
            </w:ins>
          </w:p>
        </w:tc>
        <w:tc>
          <w:tcPr>
            <w:tcW w:w="2464" w:type="dxa"/>
            <w:vAlign w:val="center"/>
          </w:tcPr>
          <w:p>
            <w:pPr>
              <w:ind w:firstLine="0" w:firstLineChars="0"/>
              <w:jc w:val="center"/>
              <w:rPr>
                <w:ins w:id="4877" w:author="FSMM _" w:date="2019-10-18T14:06:00Z"/>
                <w:del w:id="4878" w:author="冰蓝城 [2]" w:date="2019-10-22T17:17:15Z"/>
              </w:rPr>
            </w:pPr>
            <w:ins w:id="4879" w:author="FSMM _" w:date="2019-10-18T14:06:00Z">
              <w:del w:id="4880" w:author="冰蓝城 [2]" w:date="2019-10-22T17:17:15Z">
                <w:r>
                  <w:rPr>
                    <w:rFonts w:hint="eastAsia"/>
                  </w:rPr>
                  <w:delText>i</w:delText>
                </w:r>
              </w:del>
            </w:ins>
            <w:ins w:id="4881" w:author="FSMM _" w:date="2019-10-18T14:06:00Z">
              <w:del w:id="4882" w:author="冰蓝城 [2]" w:date="2019-10-22T17:17:15Z">
                <w:r>
                  <w:rPr/>
                  <w:delText>nt</w:delText>
                </w:r>
              </w:del>
            </w:ins>
          </w:p>
        </w:tc>
        <w:tc>
          <w:tcPr>
            <w:tcW w:w="2464" w:type="dxa"/>
            <w:vAlign w:val="center"/>
          </w:tcPr>
          <w:p>
            <w:pPr>
              <w:ind w:firstLine="0" w:firstLineChars="0"/>
              <w:jc w:val="center"/>
              <w:rPr>
                <w:ins w:id="4883" w:author="FSMM _" w:date="2019-10-18T14:06:00Z"/>
                <w:del w:id="4884" w:author="冰蓝城 [2]" w:date="2019-10-22T17:17:15Z"/>
              </w:rPr>
            </w:pPr>
            <w:ins w:id="4885" w:author="FSMM _" w:date="2019-10-18T14:06:00Z">
              <w:del w:id="4886" w:author="冰蓝城 [2]" w:date="2019-10-22T17:17:15Z">
                <w:r>
                  <w:rPr>
                    <w:rFonts w:hint="eastAsia"/>
                  </w:rPr>
                  <w:delText>根据</w:delText>
                </w:r>
              </w:del>
            </w:ins>
            <w:ins w:id="4887" w:author="FSMM _" w:date="2019-10-18T14:07:00Z">
              <w:del w:id="4888" w:author="冰蓝城 [2]" w:date="2019-10-22T17:17:15Z">
                <w:r>
                  <w:rPr>
                    <w:rFonts w:hint="eastAsia"/>
                  </w:rPr>
                  <w:delText>第三方平台</w:delText>
                </w:r>
              </w:del>
            </w:ins>
            <w:ins w:id="4889" w:author="FSMM _" w:date="2019-10-18T14:06:00Z">
              <w:del w:id="4890" w:author="冰蓝城 [2]" w:date="2019-10-22T17:17:15Z">
                <w:r>
                  <w:rPr>
                    <w:rFonts w:hint="eastAsia"/>
                  </w:rPr>
                  <w:delText>的id进行选择，返回其id</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4891" w:author="FSMM _" w:date="2019-10-18T14:07:00Z"/>
          <w:del w:id="4892" w:author="冰蓝城 [2]" w:date="2019-10-22T17:17:15Z"/>
        </w:trPr>
        <w:tc>
          <w:tcPr>
            <w:tcW w:w="2463" w:type="dxa"/>
            <w:vAlign w:val="center"/>
          </w:tcPr>
          <w:p>
            <w:pPr>
              <w:ind w:firstLine="0" w:firstLineChars="0"/>
              <w:jc w:val="center"/>
              <w:rPr>
                <w:ins w:id="4893" w:author="FSMM _" w:date="2019-10-18T14:07:00Z"/>
                <w:del w:id="4894" w:author="冰蓝城 [2]" w:date="2019-10-22T17:17:15Z"/>
              </w:rPr>
            </w:pPr>
            <w:ins w:id="4895" w:author="FSMM _" w:date="2019-10-18T14:07:00Z">
              <w:del w:id="4896" w:author="冰蓝城 [2]" w:date="2019-10-22T17:17:15Z">
                <w:r>
                  <w:rPr>
                    <w:rFonts w:hint="eastAsia"/>
                  </w:rPr>
                  <w:delText>share</w:delText>
                </w:r>
              </w:del>
            </w:ins>
            <w:ins w:id="4897" w:author="FSMM _" w:date="2019-10-18T14:07:00Z">
              <w:del w:id="4898" w:author="冰蓝城 [2]" w:date="2019-10-22T17:17:15Z">
                <w:r>
                  <w:rPr/>
                  <w:delText>()</w:delText>
                </w:r>
              </w:del>
            </w:ins>
          </w:p>
        </w:tc>
        <w:tc>
          <w:tcPr>
            <w:tcW w:w="2463" w:type="dxa"/>
            <w:vAlign w:val="center"/>
          </w:tcPr>
          <w:p>
            <w:pPr>
              <w:ind w:firstLine="0" w:firstLineChars="0"/>
              <w:jc w:val="center"/>
              <w:rPr>
                <w:ins w:id="4899" w:author="FSMM _" w:date="2019-10-18T14:07:00Z"/>
                <w:del w:id="4900" w:author="冰蓝城 [2]" w:date="2019-10-22T17:17:15Z"/>
              </w:rPr>
            </w:pPr>
            <w:ins w:id="4901" w:author="FSMM _" w:date="2019-10-18T14:08:00Z">
              <w:del w:id="4902" w:author="冰蓝城 [2]" w:date="2019-10-22T17:17:15Z">
                <w:r>
                  <w:rPr/>
                  <w:delText>int share_platform_id</w:delText>
                </w:r>
              </w:del>
            </w:ins>
          </w:p>
        </w:tc>
        <w:tc>
          <w:tcPr>
            <w:tcW w:w="2464" w:type="dxa"/>
            <w:vAlign w:val="center"/>
          </w:tcPr>
          <w:p>
            <w:pPr>
              <w:ind w:firstLine="0" w:firstLineChars="0"/>
              <w:jc w:val="center"/>
              <w:rPr>
                <w:ins w:id="4903" w:author="FSMM _" w:date="2019-10-18T14:07:00Z"/>
                <w:del w:id="4904" w:author="冰蓝城 [2]" w:date="2019-10-22T17:17:15Z"/>
              </w:rPr>
            </w:pPr>
            <w:ins w:id="4905" w:author="FSMM _" w:date="2019-10-18T14:08:00Z">
              <w:del w:id="4906" w:author="冰蓝城 [2]" w:date="2019-10-22T17:17:15Z">
                <w:r>
                  <w:rPr/>
                  <w:delText>bool</w:delText>
                </w:r>
              </w:del>
            </w:ins>
          </w:p>
        </w:tc>
        <w:tc>
          <w:tcPr>
            <w:tcW w:w="2464" w:type="dxa"/>
            <w:vAlign w:val="center"/>
          </w:tcPr>
          <w:p>
            <w:pPr>
              <w:ind w:firstLine="0" w:firstLineChars="0"/>
              <w:jc w:val="center"/>
              <w:rPr>
                <w:ins w:id="4907" w:author="FSMM _" w:date="2019-10-18T14:07:00Z"/>
                <w:del w:id="4908" w:author="冰蓝城 [2]" w:date="2019-10-22T17:17:15Z"/>
              </w:rPr>
            </w:pPr>
            <w:ins w:id="4909" w:author="FSMM _" w:date="2019-10-18T14:08:00Z">
              <w:del w:id="4910" w:author="冰蓝城 [2]" w:date="2019-10-22T17:17:15Z">
                <w:r>
                  <w:rPr>
                    <w:rFonts w:hint="eastAsia"/>
                  </w:rPr>
                  <w:delText>将分享类中的实例化内容分享</w:delText>
                </w:r>
              </w:del>
            </w:ins>
            <w:ins w:id="4911" w:author="FSMM _" w:date="2019-10-18T14:09:00Z">
              <w:del w:id="4912" w:author="冰蓝城 [2]" w:date="2019-10-22T17:17:15Z">
                <w:r>
                  <w:rPr>
                    <w:rFonts w:hint="eastAsia"/>
                  </w:rPr>
                  <w:delText>至所选平台，返回是否成功</w:delText>
                </w:r>
              </w:del>
            </w:ins>
          </w:p>
        </w:tc>
      </w:tr>
    </w:tbl>
    <w:p>
      <w:pPr>
        <w:ind w:firstLine="0" w:firstLineChars="0"/>
        <w:rPr>
          <w:ins w:id="4914" w:author="FSMM _" w:date="2019-10-18T14:00:00Z"/>
          <w:del w:id="4915" w:author="冰蓝城 [2]" w:date="2019-10-22T17:17:15Z"/>
        </w:rPr>
        <w:pPrChange w:id="4913" w:author="FSMM _" w:date="2019-10-18T14:01:00Z">
          <w:pPr>
            <w:ind w:firstLine="439" w:firstLineChars="183"/>
          </w:pPr>
        </w:pPrChange>
      </w:pPr>
    </w:p>
    <w:p>
      <w:pPr>
        <w:ind w:firstLine="480"/>
        <w:rPr>
          <w:ins w:id="4917" w:author="FSMM _" w:date="2019-10-17T20:28:00Z"/>
          <w:del w:id="4918" w:author="冰蓝城 [2]" w:date="2019-10-22T17:17:15Z"/>
        </w:rPr>
        <w:pPrChange w:id="4916" w:author="FSMM _" w:date="2019-10-18T14:00:00Z">
          <w:pPr>
            <w:pStyle w:val="3"/>
            <w:ind w:firstLine="151"/>
          </w:pPr>
        </w:pPrChange>
      </w:pPr>
    </w:p>
    <w:p>
      <w:pPr>
        <w:pStyle w:val="4"/>
        <w:ind w:firstLine="281"/>
        <w:rPr>
          <w:ins w:id="4920" w:author="杨俊" w:date="2019-10-20T17:23:00Z"/>
          <w:del w:id="4921" w:author="冰蓝城 [2]" w:date="2019-10-22T17:17:15Z"/>
        </w:rPr>
        <w:pPrChange w:id="4919" w:author="杨俊" w:date="2019-10-20T17:23:00Z">
          <w:pPr>
            <w:pStyle w:val="3"/>
            <w:ind w:firstLine="151"/>
          </w:pPr>
        </w:pPrChange>
      </w:pPr>
      <w:ins w:id="4922" w:author="FSMM _" w:date="2019-10-17T20:28:00Z">
        <w:del w:id="4923" w:author="冰蓝城 [2]" w:date="2019-10-22T17:17:15Z">
          <w:bookmarkStart w:id="23" w:name="_Toc22591998"/>
          <w:r>
            <w:rPr>
              <w:rFonts w:hint="eastAsia"/>
            </w:rPr>
            <w:delText>4</w:delText>
          </w:r>
        </w:del>
      </w:ins>
      <w:ins w:id="4924" w:author="FSMM _" w:date="2019-10-17T20:28:00Z">
        <w:del w:id="4925" w:author="冰蓝城 [2]" w:date="2019-10-22T17:17:15Z">
          <w:r>
            <w:rPr/>
            <w:delText>.</w:delText>
          </w:r>
        </w:del>
      </w:ins>
      <w:ins w:id="4926" w:author="FSMM _" w:date="2019-10-17T20:33:00Z">
        <w:del w:id="4927" w:author="冰蓝城 [2]" w:date="2019-10-22T17:17:15Z">
          <w:r>
            <w:rPr/>
            <w:delText>2.</w:delText>
          </w:r>
        </w:del>
      </w:ins>
      <w:ins w:id="4928" w:author="FSMM _" w:date="2019-10-17T20:28:00Z">
        <w:del w:id="4929" w:author="冰蓝城 [2]" w:date="2019-10-22T17:17:15Z">
          <w:r>
            <w:rPr/>
            <w:delText xml:space="preserve">6 </w:delText>
          </w:r>
        </w:del>
      </w:ins>
      <w:ins w:id="4930" w:author="杨俊" w:date="2019-10-20T17:22:00Z">
        <w:del w:id="4931" w:author="冰蓝城 [2]" w:date="2019-10-22T17:17:15Z">
          <w:r>
            <w:rPr>
              <w:rFonts w:hint="eastAsia"/>
            </w:rPr>
            <w:delText>信息标记</w:delText>
          </w:r>
          <w:bookmarkEnd w:id="23"/>
        </w:del>
      </w:ins>
    </w:p>
    <w:p>
      <w:pPr>
        <w:ind w:firstLine="480"/>
        <w:rPr>
          <w:ins w:id="4933" w:author="杨俊" w:date="2019-10-20T19:01:00Z"/>
          <w:del w:id="4934" w:author="冰蓝城 [2]" w:date="2019-10-22T17:17:15Z"/>
        </w:rPr>
        <w:pPrChange w:id="4932" w:author="杨俊" w:date="2019-10-20T17:24:00Z">
          <w:pPr>
            <w:pStyle w:val="3"/>
            <w:ind w:firstLine="151"/>
          </w:pPr>
        </w:pPrChange>
      </w:pPr>
      <w:ins w:id="4935" w:author="杨俊" w:date="2019-10-20T17:24:00Z">
        <w:del w:id="4936" w:author="冰蓝城 [2]" w:date="2019-10-22T17:17:15Z">
          <w:r>
            <w:rPr>
              <w:rFonts w:hint="eastAsia"/>
            </w:rPr>
            <w:delText>用户可以在地图的指定位置进行信息标记，</w:delText>
          </w:r>
        </w:del>
      </w:ins>
      <w:ins w:id="4937" w:author="杨俊" w:date="2019-10-20T17:30:00Z">
        <w:del w:id="4938" w:author="冰蓝城 [2]" w:date="2019-10-22T17:17:15Z">
          <w:r>
            <w:rPr>
              <w:rFonts w:hint="eastAsia"/>
            </w:rPr>
            <w:delText>并可以在标记处添加具体标记内容。之后</w:delText>
          </w:r>
        </w:del>
      </w:ins>
      <w:ins w:id="4939" w:author="杨俊" w:date="2019-10-20T17:31:00Z">
        <w:del w:id="4940" w:author="冰蓝城 [2]" w:date="2019-10-22T17:17:15Z">
          <w:r>
            <w:rPr>
              <w:rFonts w:hint="eastAsia"/>
            </w:rPr>
            <w:delText>可以将标记保存至相应图层，也可以将不同</w:delText>
          </w:r>
        </w:del>
      </w:ins>
      <w:ins w:id="4941" w:author="杨俊" w:date="2019-10-20T17:32:00Z">
        <w:del w:id="4942" w:author="冰蓝城 [2]" w:date="2019-10-22T17:17:15Z">
          <w:r>
            <w:rPr>
              <w:rFonts w:hint="eastAsia"/>
            </w:rPr>
            <w:delText>位置标记连接起来，保存至路径标记。</w:delText>
          </w:r>
        </w:del>
      </w:ins>
    </w:p>
    <w:p>
      <w:pPr>
        <w:ind w:firstLine="480"/>
        <w:rPr>
          <w:ins w:id="4944" w:author="杨俊" w:date="2019-10-20T19:16:00Z"/>
          <w:del w:id="4945" w:author="冰蓝城 [2]" w:date="2019-10-22T17:17:15Z"/>
        </w:rPr>
        <w:pPrChange w:id="4943" w:author="杨俊" w:date="2019-10-20T17:24:00Z">
          <w:pPr>
            <w:pStyle w:val="3"/>
            <w:ind w:firstLine="151"/>
          </w:pPr>
        </w:pPrChange>
      </w:pPr>
      <w:ins w:id="4946" w:author="杨俊" w:date="2019-10-20T19:01:00Z">
        <w:del w:id="4947" w:author="冰蓝城 [2]" w:date="2019-10-22T17:17:15Z">
          <w:r>
            <w:rPr>
              <w:rFonts w:hint="eastAsia"/>
            </w:rPr>
            <w:delText>位置标记的流程图如</w:delText>
          </w:r>
        </w:del>
      </w:ins>
      <w:ins w:id="4948" w:author="杨俊" w:date="2019-10-20T19:16:00Z">
        <w:del w:id="4949" w:author="冰蓝城 [2]" w:date="2019-10-22T17:17:15Z">
          <w:r>
            <w:rPr>
              <w:rFonts w:hint="eastAsia"/>
            </w:rPr>
            <w:delText>下图所示：</w:delText>
          </w:r>
        </w:del>
      </w:ins>
    </w:p>
    <w:p>
      <w:pPr>
        <w:keepNext/>
        <w:ind w:firstLine="480"/>
        <w:rPr>
          <w:ins w:id="4951" w:author="杨俊" w:date="2019-10-21T08:50:00Z"/>
          <w:del w:id="4952" w:author="冰蓝城 [2]" w:date="2019-10-22T17:17:15Z"/>
        </w:rPr>
        <w:pPrChange w:id="4950" w:author="杨俊" w:date="2019-10-21T08:50:00Z">
          <w:pPr>
            <w:ind w:firstLine="480"/>
          </w:pPr>
        </w:pPrChange>
      </w:pPr>
      <w:ins w:id="4953" w:author="杨俊" w:date="2019-10-20T19:37:00Z">
        <w:del w:id="4954" w:author="冰蓝城 [2]" w:date="2019-10-22T17:17:15Z"/>
      </w:ins>
      <w:ins w:id="4955" w:author="杨俊" w:date="2019-10-20T19:37:00Z">
        <w:del w:id="4956" w:author="冰蓝城 [2]" w:date="2019-10-22T17:17:15Z"/>
      </w:ins>
      <w:ins w:id="4957" w:author="杨俊" w:date="2019-10-20T19:37:00Z">
        <w:del w:id="4958" w:author="冰蓝城 [2]" w:date="2019-10-22T17:17:15Z"/>
      </w:ins>
      <w:ins w:id="4959" w:author="杨俊" w:date="2019-10-20T19:37:00Z">
        <w:del w:id="4960" w:author="冰蓝城 [2]" w:date="2019-10-22T17:17:15Z">
          <w:r>
            <w:rPr/>
            <w:object>
              <v:shape id="_x0000_i1025" o:spt="75" type="#_x0000_t75" style="height:585pt;width:451.5pt;" o:ole="t" filled="f" o:preferrelative="t" stroked="f" coordsize="21600,21600">
                <v:path/>
                <v:fill on="f" focussize="0,0"/>
                <v:stroke on="f" joinstyle="miter"/>
                <v:imagedata r:id="rId21" o:title=""/>
                <o:lock v:ext="edit" aspectratio="t"/>
                <w10:wrap type="none"/>
                <w10:anchorlock/>
              </v:shape>
              <o:OLEObject Type="Embed" ProgID="Visio.Drawing.15" ShapeID="_x0000_i1025" DrawAspect="Content" ObjectID="_1468075725" r:id="rId20">
                <o:LockedField>false</o:LockedField>
              </o:OLEObject>
            </w:object>
          </w:r>
        </w:del>
      </w:ins>
      <w:ins w:id="4963" w:author="杨俊" w:date="2019-10-20T19:37:00Z">
        <w:del w:id="4964" w:author="冰蓝城 [2]" w:date="2019-10-22T17:17:15Z"/>
      </w:ins>
    </w:p>
    <w:p>
      <w:pPr>
        <w:pStyle w:val="5"/>
        <w:ind w:firstLine="420"/>
        <w:jc w:val="center"/>
        <w:rPr>
          <w:ins w:id="4966" w:author="杨俊" w:date="2019-10-21T08:50:00Z"/>
          <w:del w:id="4967" w:author="冰蓝城 [2]" w:date="2019-10-22T17:17:15Z"/>
          <w:rFonts w:ascii="楷体" w:hAnsi="楷体" w:eastAsia="楷体"/>
          <w:sz w:val="21"/>
          <w:szCs w:val="21"/>
          <w:rPrChange w:id="4968" w:author="杨俊" w:date="2019-10-21T08:51:00Z">
            <w:rPr>
              <w:ins w:id="4969" w:author="杨俊" w:date="2019-10-21T08:50:00Z"/>
              <w:del w:id="4970" w:author="冰蓝城 [2]" w:date="2019-10-22T17:17:15Z"/>
            </w:rPr>
          </w:rPrChange>
        </w:rPr>
        <w:pPrChange w:id="4965" w:author="杨俊" w:date="2019-10-21T08:50:00Z">
          <w:pPr>
            <w:pStyle w:val="5"/>
            <w:ind w:firstLine="400"/>
          </w:pPr>
        </w:pPrChange>
      </w:pPr>
      <w:ins w:id="4971" w:author="杨俊" w:date="2019-10-21T08:50:00Z">
        <w:del w:id="4972" w:author="冰蓝城 [2]" w:date="2019-10-22T17:17:15Z">
          <w:r>
            <w:rPr>
              <w:rFonts w:hint="eastAsia" w:ascii="楷体" w:hAnsi="楷体" w:eastAsia="楷体"/>
              <w:color w:val="auto"/>
              <w:sz w:val="21"/>
              <w:szCs w:val="21"/>
              <w:u w:val="none"/>
              <w:rPrChange w:id="4973" w:author="杨俊" w:date="2019-10-21T08:51:00Z">
                <w:rPr>
                  <w:rFonts w:hint="eastAsia"/>
                  <w:color w:val="0000FF" w:themeColor="hyperlink"/>
                  <w:u w:val="single"/>
                </w:rPr>
              </w:rPrChange>
            </w:rPr>
            <w:delText>图</w:delText>
          </w:r>
        </w:del>
      </w:ins>
      <w:ins w:id="4976" w:author="杨俊" w:date="2019-10-21T08:50:00Z">
        <w:del w:id="4977" w:author="冰蓝城 [2]" w:date="2019-10-22T17:17:15Z">
          <w:r>
            <w:rPr>
              <w:rFonts w:ascii="楷体" w:hAnsi="楷体" w:eastAsia="楷体"/>
              <w:color w:val="auto"/>
              <w:sz w:val="21"/>
              <w:szCs w:val="21"/>
              <w:u w:val="none"/>
              <w:rPrChange w:id="4978" w:author="杨俊" w:date="2019-10-21T08:51:00Z">
                <w:rPr>
                  <w:color w:val="0000FF" w:themeColor="hyperlink"/>
                  <w:u w:val="single"/>
                </w:rPr>
              </w:rPrChange>
            </w:rPr>
            <w:delText xml:space="preserve">1 </w:delText>
          </w:r>
        </w:del>
      </w:ins>
      <w:ins w:id="4981" w:author="杨俊" w:date="2019-10-21T08:51:00Z">
        <w:del w:id="4982" w:author="冰蓝城 [2]" w:date="2019-10-22T17:17:15Z">
          <w:r>
            <w:rPr>
              <w:rFonts w:hint="eastAsia" w:ascii="楷体" w:hAnsi="楷体" w:eastAsia="楷体"/>
              <w:color w:val="auto"/>
              <w:sz w:val="21"/>
              <w:szCs w:val="21"/>
              <w:u w:val="none"/>
              <w:rPrChange w:id="4983" w:author="杨俊" w:date="2019-10-21T08:51:00Z">
                <w:rPr>
                  <w:rFonts w:hint="eastAsia"/>
                  <w:color w:val="0000FF" w:themeColor="hyperlink"/>
                  <w:u w:val="single"/>
                </w:rPr>
              </w:rPrChange>
            </w:rPr>
            <w:delText>位置标记</w:delText>
          </w:r>
        </w:del>
      </w:ins>
      <w:ins w:id="4986" w:author="杨俊" w:date="2019-10-21T08:52:00Z">
        <w:del w:id="4987" w:author="冰蓝城 [2]" w:date="2019-10-22T17:17:15Z">
          <w:r>
            <w:rPr>
              <w:rFonts w:hint="eastAsia" w:ascii="楷体" w:hAnsi="楷体" w:eastAsia="楷体"/>
              <w:sz w:val="21"/>
              <w:szCs w:val="21"/>
            </w:rPr>
            <w:delText>流程图</w:delText>
          </w:r>
        </w:del>
      </w:ins>
    </w:p>
    <w:p>
      <w:pPr>
        <w:ind w:firstLine="480"/>
        <w:rPr>
          <w:ins w:id="4989" w:author="FSMM _" w:date="2019-10-17T20:28:00Z"/>
          <w:del w:id="4990" w:author="冰蓝城 [2]" w:date="2019-10-22T17:17:15Z"/>
        </w:rPr>
        <w:pPrChange w:id="4988" w:author="杨俊" w:date="2019-10-20T17:24:00Z">
          <w:pPr>
            <w:pStyle w:val="3"/>
            <w:ind w:firstLine="151"/>
          </w:pPr>
        </w:pPrChange>
      </w:pPr>
      <w:ins w:id="4991" w:author="FSMM _" w:date="2019-10-17T20:28:00Z">
        <w:del w:id="4992" w:author="冰蓝城 [2]" w:date="2019-10-22T17:17:15Z">
          <w:r>
            <w:rPr>
              <w:rFonts w:hint="eastAsia"/>
            </w:rPr>
            <w:delText>图层选择</w:delText>
          </w:r>
        </w:del>
      </w:ins>
    </w:p>
    <w:p>
      <w:pPr>
        <w:ind w:firstLine="480"/>
        <w:rPr>
          <w:ins w:id="4994" w:author="杨俊" w:date="2019-10-20T19:54:00Z"/>
          <w:del w:id="4995" w:author="冰蓝城 [2]" w:date="2019-10-22T17:17:15Z"/>
        </w:rPr>
        <w:pPrChange w:id="4993" w:author="杨俊" w:date="2019-10-20T19:39:00Z">
          <w:pPr>
            <w:pStyle w:val="3"/>
            <w:ind w:firstLine="151"/>
          </w:pPr>
        </w:pPrChange>
      </w:pPr>
      <w:ins w:id="4996" w:author="杨俊" w:date="2019-10-20T19:38:00Z">
        <w:del w:id="4997" w:author="冰蓝城 [2]" w:date="2019-10-22T17:17:15Z">
          <w:r>
            <w:rPr>
              <w:rFonts w:hint="eastAsia"/>
            </w:rPr>
            <w:delText>线路标记的流程图</w:delText>
          </w:r>
        </w:del>
      </w:ins>
      <w:ins w:id="4998" w:author="杨俊" w:date="2019-10-20T19:39:00Z">
        <w:del w:id="4999" w:author="冰蓝城 [2]" w:date="2019-10-22T17:17:15Z">
          <w:r>
            <w:rPr>
              <w:rFonts w:hint="eastAsia"/>
            </w:rPr>
            <w:delText>如下图：</w:delText>
          </w:r>
        </w:del>
      </w:ins>
    </w:p>
    <w:p>
      <w:pPr>
        <w:ind w:firstLine="480"/>
        <w:jc w:val="center"/>
        <w:rPr>
          <w:ins w:id="5001" w:author="杨俊" w:date="2019-10-21T08:51:00Z"/>
          <w:del w:id="5002" w:author="冰蓝城 [2]" w:date="2019-10-22T17:17:15Z"/>
        </w:rPr>
        <w:pPrChange w:id="5000" w:author="杨俊" w:date="2019-10-21T08:51:00Z">
          <w:pPr>
            <w:pStyle w:val="3"/>
            <w:ind w:firstLine="151"/>
          </w:pPr>
        </w:pPrChange>
      </w:pPr>
      <w:ins w:id="5003" w:author="杨俊" w:date="2019-10-20T19:58:00Z">
        <w:del w:id="5004" w:author="冰蓝城 [2]" w:date="2019-10-22T17:17:15Z">
          <w:r>
            <w:rPr/>
            <w:pict>
              <v:shape id="_x0000_i1026" o:spt="75" type="#_x0000_t75" style="height:574.5pt;width:282.75pt;" filled="f" o:preferrelative="t" stroked="f" coordsize="21600,21600">
                <v:path/>
                <v:fill on="f" focussize="0,0"/>
                <v:stroke on="f" joinstyle="miter"/>
                <v:imagedata r:id="rId22" o:title=""/>
                <o:lock v:ext="edit" aspectratio="t"/>
                <w10:wrap type="none"/>
                <w10:anchorlock/>
              </v:shape>
            </w:pict>
          </w:r>
        </w:del>
      </w:ins>
    </w:p>
    <w:p>
      <w:pPr>
        <w:ind w:firstLine="420"/>
        <w:jc w:val="center"/>
        <w:rPr>
          <w:ins w:id="5008" w:author="杨俊" w:date="2019-10-20T19:39:00Z"/>
          <w:del w:id="5009" w:author="冰蓝城 [2]" w:date="2019-10-22T17:17:15Z"/>
        </w:rPr>
        <w:pPrChange w:id="5007" w:author="杨俊" w:date="2019-10-21T08:51:00Z">
          <w:pPr>
            <w:pStyle w:val="3"/>
            <w:ind w:firstLine="105"/>
          </w:pPr>
        </w:pPrChange>
      </w:pPr>
      <w:ins w:id="5010" w:author="杨俊" w:date="2019-10-21T08:51:00Z">
        <w:del w:id="5011" w:author="冰蓝城 [2]" w:date="2019-10-22T17:17:15Z">
          <w:r>
            <w:rPr>
              <w:rFonts w:hint="eastAsia" w:ascii="楷体" w:hAnsi="楷体" w:eastAsia="楷体"/>
              <w:sz w:val="21"/>
              <w:szCs w:val="21"/>
            </w:rPr>
            <w:delText>图2</w:delText>
          </w:r>
        </w:del>
      </w:ins>
      <w:ins w:id="5012" w:author="杨俊" w:date="2019-10-21T08:51:00Z">
        <w:del w:id="5013" w:author="冰蓝城 [2]" w:date="2019-10-22T17:17:15Z">
          <w:r>
            <w:rPr>
              <w:rFonts w:ascii="楷体" w:hAnsi="楷体" w:eastAsia="楷体"/>
              <w:sz w:val="21"/>
              <w:szCs w:val="21"/>
            </w:rPr>
            <w:delText xml:space="preserve"> </w:delText>
          </w:r>
        </w:del>
      </w:ins>
      <w:ins w:id="5014" w:author="杨俊" w:date="2019-10-21T08:51:00Z">
        <w:del w:id="5015" w:author="冰蓝城 [2]" w:date="2019-10-22T17:17:15Z">
          <w:r>
            <w:rPr>
              <w:rFonts w:hint="eastAsia" w:ascii="楷体" w:hAnsi="楷体" w:eastAsia="楷体"/>
              <w:sz w:val="21"/>
              <w:szCs w:val="21"/>
            </w:rPr>
            <w:delText>路线标记</w:delText>
          </w:r>
        </w:del>
      </w:ins>
      <w:ins w:id="5016" w:author="杨俊" w:date="2019-10-21T08:52:00Z">
        <w:del w:id="5017" w:author="冰蓝城 [2]" w:date="2019-10-22T17:17:15Z">
          <w:r>
            <w:rPr>
              <w:rFonts w:hint="eastAsia" w:ascii="楷体" w:hAnsi="楷体" w:eastAsia="楷体"/>
              <w:sz w:val="21"/>
              <w:szCs w:val="21"/>
            </w:rPr>
            <w:delText>流程图</w:delText>
          </w:r>
        </w:del>
      </w:ins>
    </w:p>
    <w:p>
      <w:pPr>
        <w:ind w:firstLine="480"/>
        <w:rPr>
          <w:ins w:id="5019" w:author="杨俊" w:date="2019-10-21T08:43:00Z"/>
          <w:del w:id="5020" w:author="冰蓝城 [2]" w:date="2019-10-22T17:17:15Z"/>
        </w:rPr>
        <w:pPrChange w:id="5018" w:author="杨俊" w:date="2019-10-21T08:43:00Z">
          <w:pPr>
            <w:pStyle w:val="3"/>
            <w:ind w:firstLine="151"/>
          </w:pPr>
        </w:pPrChange>
      </w:pPr>
      <w:ins w:id="5021" w:author="杨俊" w:date="2019-10-20T19:41:00Z">
        <w:del w:id="5022" w:author="冰蓝城 [2]" w:date="2019-10-22T17:17:15Z">
          <w:r>
            <w:rPr>
              <w:rFonts w:hint="eastAsia"/>
            </w:rPr>
            <w:delText>保存图层的流程图如下图：</w:delText>
          </w:r>
        </w:del>
      </w:ins>
    </w:p>
    <w:p>
      <w:pPr>
        <w:ind w:firstLine="480"/>
        <w:jc w:val="center"/>
        <w:rPr>
          <w:ins w:id="5024" w:author="杨俊" w:date="2019-10-21T08:51:00Z"/>
          <w:del w:id="5025" w:author="冰蓝城 [2]" w:date="2019-10-22T17:17:15Z"/>
        </w:rPr>
        <w:pPrChange w:id="5023" w:author="杨俊" w:date="2019-10-21T08:51:00Z">
          <w:pPr>
            <w:pStyle w:val="3"/>
            <w:ind w:firstLine="151"/>
          </w:pPr>
        </w:pPrChange>
      </w:pPr>
      <w:ins w:id="5026" w:author="杨俊" w:date="2019-10-21T08:43:00Z">
        <w:del w:id="5027" w:author="冰蓝城 [2]" w:date="2019-10-22T17:17:15Z">
          <w:r>
            <w:rPr/>
            <w:pict>
              <v:shape id="_x0000_i1027" o:spt="75" type="#_x0000_t75" style="height:434.25pt;width:244.5pt;" filled="f" o:preferrelative="t" stroked="f" coordsize="21600,21600">
                <v:path/>
                <v:fill on="f" focussize="0,0"/>
                <v:stroke on="f" joinstyle="miter"/>
                <v:imagedata r:id="rId23" o:title=""/>
                <o:lock v:ext="edit" aspectratio="t"/>
                <w10:wrap type="none"/>
                <w10:anchorlock/>
              </v:shape>
            </w:pict>
          </w:r>
        </w:del>
      </w:ins>
    </w:p>
    <w:p>
      <w:pPr>
        <w:ind w:firstLine="420"/>
        <w:jc w:val="center"/>
        <w:rPr>
          <w:ins w:id="5031" w:author="杨俊" w:date="2019-10-21T09:07:00Z"/>
          <w:del w:id="5032" w:author="冰蓝城 [2]" w:date="2019-10-22T17:17:15Z"/>
          <w:rFonts w:ascii="楷体" w:hAnsi="楷体" w:eastAsia="楷体"/>
          <w:sz w:val="21"/>
          <w:szCs w:val="21"/>
        </w:rPr>
        <w:pPrChange w:id="5030" w:author="杨俊" w:date="2019-10-21T08:51:00Z">
          <w:pPr>
            <w:pStyle w:val="3"/>
            <w:ind w:firstLine="105"/>
          </w:pPr>
        </w:pPrChange>
      </w:pPr>
      <w:ins w:id="5033" w:author="杨俊" w:date="2019-10-21T08:51:00Z">
        <w:del w:id="5034" w:author="冰蓝城 [2]" w:date="2019-10-22T17:17:15Z">
          <w:r>
            <w:rPr>
              <w:rFonts w:hint="eastAsia" w:ascii="楷体" w:hAnsi="楷体" w:eastAsia="楷体"/>
              <w:sz w:val="21"/>
              <w:szCs w:val="21"/>
            </w:rPr>
            <w:delText>图3</w:delText>
          </w:r>
        </w:del>
      </w:ins>
      <w:ins w:id="5035" w:author="杨俊" w:date="2019-10-21T08:51:00Z">
        <w:del w:id="5036" w:author="冰蓝城 [2]" w:date="2019-10-22T17:17:15Z">
          <w:r>
            <w:rPr>
              <w:rFonts w:ascii="楷体" w:hAnsi="楷体" w:eastAsia="楷体"/>
              <w:sz w:val="21"/>
              <w:szCs w:val="21"/>
            </w:rPr>
            <w:delText xml:space="preserve"> </w:delText>
          </w:r>
        </w:del>
      </w:ins>
      <w:ins w:id="5037" w:author="杨俊" w:date="2019-10-21T08:52:00Z">
        <w:del w:id="5038" w:author="冰蓝城 [2]" w:date="2019-10-22T17:17:15Z">
          <w:r>
            <w:rPr>
              <w:rFonts w:hint="eastAsia" w:ascii="楷体" w:hAnsi="楷体" w:eastAsia="楷体"/>
              <w:sz w:val="21"/>
              <w:szCs w:val="21"/>
            </w:rPr>
            <w:delText>图层保存流程图</w:delText>
          </w:r>
        </w:del>
      </w:ins>
    </w:p>
    <w:p>
      <w:pPr>
        <w:ind w:firstLine="480"/>
        <w:rPr>
          <w:ins w:id="5040" w:author="杨俊" w:date="2019-10-21T09:10:00Z"/>
          <w:del w:id="5041" w:author="冰蓝城 [2]" w:date="2019-10-22T17:17:15Z"/>
        </w:rPr>
        <w:pPrChange w:id="5039" w:author="杨俊" w:date="2019-10-21T09:07:00Z">
          <w:pPr>
            <w:pStyle w:val="3"/>
            <w:ind w:firstLine="151"/>
          </w:pPr>
        </w:pPrChange>
      </w:pPr>
      <w:ins w:id="5042" w:author="杨俊" w:date="2019-10-21T09:08:00Z">
        <w:del w:id="5043" w:author="冰蓝城 [2]" w:date="2019-10-22T17:17:15Z">
          <w:r>
            <w:rPr>
              <w:rFonts w:hint="eastAsia"/>
            </w:rPr>
            <w:delText>信息标记需要选择选择指定位置，</w:delText>
          </w:r>
        </w:del>
      </w:ins>
      <w:ins w:id="5044" w:author="杨俊" w:date="2019-10-21T09:09:00Z">
        <w:del w:id="5045" w:author="冰蓝城 [2]" w:date="2019-10-22T17:17:15Z">
          <w:r>
            <w:rPr>
              <w:rFonts w:hint="eastAsia"/>
            </w:rPr>
            <w:delText>添加位置标记和内容标记，并将其保存至相应路线，也可将其保存至相应图层，其接口信息</w:delText>
          </w:r>
        </w:del>
      </w:ins>
      <w:ins w:id="5046" w:author="杨俊" w:date="2019-10-21T09:10:00Z">
        <w:del w:id="5047" w:author="冰蓝城 [2]" w:date="2019-10-22T17:17:15Z">
          <w:r>
            <w:rPr>
              <w:rFonts w:hint="eastAsia"/>
            </w:rPr>
            <w:delText>如下表所示：</w:delText>
          </w:r>
        </w:del>
      </w:ins>
    </w:p>
    <w:p>
      <w:pPr>
        <w:pStyle w:val="5"/>
        <w:keepNext/>
        <w:ind w:firstLine="420"/>
        <w:jc w:val="center"/>
        <w:rPr>
          <w:ins w:id="5049" w:author="杨俊" w:date="2019-10-21T09:30:00Z"/>
          <w:del w:id="5050" w:author="冰蓝城 [2]" w:date="2019-10-22T17:17:15Z"/>
          <w:rFonts w:ascii="楷体" w:hAnsi="楷体" w:eastAsia="楷体"/>
          <w:sz w:val="21"/>
          <w:szCs w:val="21"/>
          <w:rPrChange w:id="5051" w:author="杨俊" w:date="2019-10-21T09:30:00Z">
            <w:rPr>
              <w:ins w:id="5052" w:author="杨俊" w:date="2019-10-21T09:30:00Z"/>
              <w:del w:id="5053" w:author="冰蓝城 [2]" w:date="2019-10-22T17:17:15Z"/>
            </w:rPr>
          </w:rPrChange>
        </w:rPr>
        <w:pPrChange w:id="5048" w:author="杨俊" w:date="2019-10-21T09:30:00Z">
          <w:pPr>
            <w:ind w:firstLine="420"/>
          </w:pPr>
        </w:pPrChange>
      </w:pPr>
      <w:ins w:id="5054" w:author="杨俊" w:date="2019-10-21T09:30:00Z">
        <w:del w:id="5055" w:author="冰蓝城 [2]" w:date="2019-10-22T17:17:15Z">
          <w:r>
            <w:rPr>
              <w:rFonts w:hint="eastAsia" w:ascii="楷体" w:hAnsi="楷体" w:eastAsia="楷体"/>
              <w:sz w:val="21"/>
              <w:szCs w:val="21"/>
            </w:rPr>
            <w:delText>表格1</w:delText>
          </w:r>
        </w:del>
      </w:ins>
      <w:ins w:id="5056" w:author="杨俊" w:date="2019-10-21T09:30:00Z">
        <w:del w:id="5057" w:author="冰蓝城 [2]" w:date="2019-10-22T17:17:15Z">
          <w:r>
            <w:rPr>
              <w:rFonts w:ascii="楷体" w:hAnsi="楷体" w:eastAsia="楷体"/>
              <w:sz w:val="21"/>
              <w:szCs w:val="21"/>
            </w:rPr>
            <w:delText xml:space="preserve"> </w:delText>
          </w:r>
        </w:del>
      </w:ins>
      <w:ins w:id="5058" w:author="杨俊" w:date="2019-10-21T09:30:00Z">
        <w:del w:id="5059" w:author="冰蓝城 [2]" w:date="2019-10-22T17:17:15Z">
          <w:r>
            <w:rPr>
              <w:rFonts w:hint="eastAsia" w:ascii="楷体" w:hAnsi="楷体" w:eastAsia="楷体"/>
              <w:sz w:val="21"/>
              <w:szCs w:val="21"/>
            </w:rPr>
            <w:delText>信息标记模块接口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5060" w:author="杨俊" w:date="2019-10-21T09:24:00Z">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660"/>
        <w:gridCol w:w="2551"/>
        <w:gridCol w:w="993"/>
        <w:gridCol w:w="3650"/>
        <w:tblGridChange w:id="5061">
          <w:tblGrid>
            <w:gridCol w:w="2463"/>
            <w:gridCol w:w="197"/>
            <w:gridCol w:w="2266"/>
            <w:gridCol w:w="285"/>
            <w:gridCol w:w="2179"/>
            <w:gridCol w:w="246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064"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062" w:author="杨俊" w:date="2019-10-21T09:10:00Z"/>
          <w:del w:id="5063" w:author="冰蓝城 [2]" w:date="2019-10-22T17:17:15Z"/>
        </w:trPr>
        <w:tc>
          <w:tcPr>
            <w:tcW w:w="2660" w:type="dxa"/>
            <w:tcPrChange w:id="5065" w:author="杨俊" w:date="2019-10-21T09:24:00Z">
              <w:tcPr>
                <w:tcW w:w="2463" w:type="dxa"/>
              </w:tcPr>
            </w:tcPrChange>
          </w:tcPr>
          <w:p>
            <w:pPr>
              <w:ind w:firstLine="0" w:firstLineChars="0"/>
              <w:jc w:val="center"/>
              <w:rPr>
                <w:ins w:id="5067" w:author="杨俊" w:date="2019-10-21T09:10:00Z"/>
                <w:del w:id="5068" w:author="冰蓝城 [2]" w:date="2019-10-22T17:17:15Z"/>
              </w:rPr>
              <w:pPrChange w:id="5066" w:author="杨俊" w:date="2019-10-21T09:10:00Z">
                <w:pPr>
                  <w:ind w:firstLine="0" w:firstLineChars="0"/>
                </w:pPr>
              </w:pPrChange>
            </w:pPr>
            <w:ins w:id="5069" w:author="杨俊" w:date="2019-10-21T09:10:00Z">
              <w:del w:id="5070" w:author="冰蓝城 [2]" w:date="2019-10-22T17:17:15Z">
                <w:r>
                  <w:rPr>
                    <w:rFonts w:hint="eastAsia"/>
                    <w:b/>
                  </w:rPr>
                  <w:delText>接口名称</w:delText>
                </w:r>
              </w:del>
            </w:ins>
          </w:p>
        </w:tc>
        <w:tc>
          <w:tcPr>
            <w:tcW w:w="2551" w:type="dxa"/>
            <w:tcPrChange w:id="5071" w:author="杨俊" w:date="2019-10-21T09:24:00Z">
              <w:tcPr>
                <w:tcW w:w="2463" w:type="dxa"/>
                <w:gridSpan w:val="2"/>
              </w:tcPr>
            </w:tcPrChange>
          </w:tcPr>
          <w:p>
            <w:pPr>
              <w:ind w:firstLine="0" w:firstLineChars="0"/>
              <w:jc w:val="center"/>
              <w:rPr>
                <w:ins w:id="5073" w:author="杨俊" w:date="2019-10-21T09:10:00Z"/>
                <w:del w:id="5074" w:author="冰蓝城 [2]" w:date="2019-10-22T17:17:15Z"/>
              </w:rPr>
              <w:pPrChange w:id="5072" w:author="杨俊" w:date="2019-10-21T09:10:00Z">
                <w:pPr>
                  <w:ind w:firstLine="0" w:firstLineChars="0"/>
                </w:pPr>
              </w:pPrChange>
            </w:pPr>
            <w:ins w:id="5075" w:author="杨俊" w:date="2019-10-21T09:10:00Z">
              <w:del w:id="5076" w:author="冰蓝城 [2]" w:date="2019-10-22T17:17:15Z">
                <w:r>
                  <w:rPr>
                    <w:rFonts w:hint="eastAsia"/>
                    <w:b/>
                  </w:rPr>
                  <w:delText>参数</w:delText>
                </w:r>
              </w:del>
            </w:ins>
          </w:p>
        </w:tc>
        <w:tc>
          <w:tcPr>
            <w:tcW w:w="993" w:type="dxa"/>
            <w:tcPrChange w:id="5077" w:author="杨俊" w:date="2019-10-21T09:24:00Z">
              <w:tcPr>
                <w:tcW w:w="2464" w:type="dxa"/>
                <w:gridSpan w:val="2"/>
              </w:tcPr>
            </w:tcPrChange>
          </w:tcPr>
          <w:p>
            <w:pPr>
              <w:ind w:firstLine="0" w:firstLineChars="0"/>
              <w:jc w:val="center"/>
              <w:rPr>
                <w:ins w:id="5079" w:author="杨俊" w:date="2019-10-21T09:10:00Z"/>
                <w:del w:id="5080" w:author="冰蓝城 [2]" w:date="2019-10-22T17:17:15Z"/>
              </w:rPr>
              <w:pPrChange w:id="5078" w:author="杨俊" w:date="2019-10-21T09:10:00Z">
                <w:pPr>
                  <w:ind w:firstLine="0" w:firstLineChars="0"/>
                </w:pPr>
              </w:pPrChange>
            </w:pPr>
            <w:ins w:id="5081" w:author="杨俊" w:date="2019-10-21T09:10:00Z">
              <w:del w:id="5082" w:author="冰蓝城 [2]" w:date="2019-10-22T17:17:15Z">
                <w:r>
                  <w:rPr>
                    <w:rFonts w:hint="eastAsia"/>
                    <w:b/>
                  </w:rPr>
                  <w:delText>返回值</w:delText>
                </w:r>
              </w:del>
            </w:ins>
          </w:p>
        </w:tc>
        <w:tc>
          <w:tcPr>
            <w:tcW w:w="3650" w:type="dxa"/>
            <w:tcPrChange w:id="5083" w:author="杨俊" w:date="2019-10-21T09:24:00Z">
              <w:tcPr>
                <w:tcW w:w="2464" w:type="dxa"/>
              </w:tcPr>
            </w:tcPrChange>
          </w:tcPr>
          <w:p>
            <w:pPr>
              <w:ind w:firstLine="0" w:firstLineChars="0"/>
              <w:jc w:val="center"/>
              <w:rPr>
                <w:ins w:id="5085" w:author="杨俊" w:date="2019-10-21T09:10:00Z"/>
                <w:del w:id="5086" w:author="冰蓝城 [2]" w:date="2019-10-22T17:17:15Z"/>
              </w:rPr>
              <w:pPrChange w:id="5084" w:author="杨俊" w:date="2019-10-21T09:10:00Z">
                <w:pPr>
                  <w:ind w:firstLine="0" w:firstLineChars="0"/>
                </w:pPr>
              </w:pPrChange>
            </w:pPr>
            <w:ins w:id="5087" w:author="杨俊" w:date="2019-10-21T09:10:00Z">
              <w:del w:id="5088"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091"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089" w:author="杨俊" w:date="2019-10-21T09:10:00Z"/>
          <w:del w:id="5090" w:author="冰蓝城 [2]" w:date="2019-10-22T17:17:15Z"/>
        </w:trPr>
        <w:tc>
          <w:tcPr>
            <w:tcW w:w="2660" w:type="dxa"/>
            <w:tcPrChange w:id="5092" w:author="杨俊" w:date="2019-10-21T09:24:00Z">
              <w:tcPr>
                <w:tcW w:w="2463" w:type="dxa"/>
              </w:tcPr>
            </w:tcPrChange>
          </w:tcPr>
          <w:p>
            <w:pPr>
              <w:ind w:firstLine="0" w:firstLineChars="0"/>
              <w:jc w:val="center"/>
              <w:rPr>
                <w:ins w:id="5094" w:author="杨俊" w:date="2019-10-21T09:10:00Z"/>
                <w:del w:id="5095" w:author="冰蓝城 [2]" w:date="2019-10-22T17:17:15Z"/>
              </w:rPr>
              <w:pPrChange w:id="5093" w:author="杨俊" w:date="2019-10-21T09:10:00Z">
                <w:pPr>
                  <w:ind w:firstLine="0" w:firstLineChars="0"/>
                </w:pPr>
              </w:pPrChange>
            </w:pPr>
            <w:ins w:id="5096" w:author="杨俊" w:date="2019-10-21T09:12:00Z">
              <w:del w:id="5097" w:author="冰蓝城 [2]" w:date="2019-10-22T17:17:15Z">
                <w:r>
                  <w:rPr>
                    <w:rFonts w:hint="eastAsia"/>
                  </w:rPr>
                  <w:delText>select</w:delText>
                </w:r>
              </w:del>
            </w:ins>
            <w:ins w:id="5098" w:author="杨俊" w:date="2019-10-21T09:12:00Z">
              <w:del w:id="5099" w:author="冰蓝城 [2]" w:date="2019-10-22T17:17:15Z">
                <w:r>
                  <w:rPr/>
                  <w:delText>_location()</w:delText>
                </w:r>
              </w:del>
            </w:ins>
          </w:p>
        </w:tc>
        <w:tc>
          <w:tcPr>
            <w:tcW w:w="2551" w:type="dxa"/>
            <w:tcPrChange w:id="5100" w:author="杨俊" w:date="2019-10-21T09:24:00Z">
              <w:tcPr>
                <w:tcW w:w="2463" w:type="dxa"/>
                <w:gridSpan w:val="2"/>
              </w:tcPr>
            </w:tcPrChange>
          </w:tcPr>
          <w:p>
            <w:pPr>
              <w:ind w:firstLine="0" w:firstLineChars="0"/>
              <w:jc w:val="center"/>
              <w:rPr>
                <w:ins w:id="5102" w:author="杨俊" w:date="2019-10-21T09:13:00Z"/>
                <w:del w:id="5103" w:author="冰蓝城 [2]" w:date="2019-10-22T17:17:15Z"/>
              </w:rPr>
              <w:pPrChange w:id="5101" w:author="杨俊" w:date="2019-10-21T09:10:00Z">
                <w:pPr>
                  <w:ind w:firstLine="0" w:firstLineChars="0"/>
                </w:pPr>
              </w:pPrChange>
            </w:pPr>
            <w:ins w:id="5104" w:author="杨俊" w:date="2019-10-21T09:12:00Z">
              <w:del w:id="5105" w:author="冰蓝城 [2]" w:date="2019-10-22T17:17:15Z">
                <w:r>
                  <w:rPr>
                    <w:rFonts w:hint="eastAsia"/>
                  </w:rPr>
                  <w:delText>d</w:delText>
                </w:r>
              </w:del>
            </w:ins>
            <w:ins w:id="5106" w:author="杨俊" w:date="2019-10-21T09:12:00Z">
              <w:del w:id="5107" w:author="冰蓝城 [2]" w:date="2019-10-22T17:17:15Z">
                <w:r>
                  <w:rPr/>
                  <w:delText xml:space="preserve">ouble&amp; </w:delText>
                </w:r>
              </w:del>
            </w:ins>
            <w:ins w:id="5108" w:author="杨俊" w:date="2019-10-21T09:13:00Z">
              <w:del w:id="5109" w:author="冰蓝城 [2]" w:date="2019-10-22T17:17:15Z">
                <w:r>
                  <w:rPr/>
                  <w:delText>longitude,</w:delText>
                </w:r>
              </w:del>
            </w:ins>
          </w:p>
          <w:p>
            <w:pPr>
              <w:ind w:firstLine="0" w:firstLineChars="0"/>
              <w:jc w:val="center"/>
              <w:rPr>
                <w:ins w:id="5111" w:author="杨俊" w:date="2019-10-21T09:13:00Z"/>
                <w:del w:id="5112" w:author="冰蓝城 [2]" w:date="2019-10-22T17:17:15Z"/>
              </w:rPr>
              <w:pPrChange w:id="5110" w:author="杨俊" w:date="2019-10-21T09:10:00Z">
                <w:pPr>
                  <w:ind w:firstLine="0" w:firstLineChars="0"/>
                </w:pPr>
              </w:pPrChange>
            </w:pPr>
            <w:ins w:id="5113" w:author="杨俊" w:date="2019-10-21T09:13:00Z">
              <w:del w:id="5114" w:author="冰蓝城 [2]" w:date="2019-10-22T17:17:15Z">
                <w:r>
                  <w:rPr/>
                  <w:delText>double&amp; latitude,</w:delText>
                </w:r>
              </w:del>
            </w:ins>
          </w:p>
          <w:p>
            <w:pPr>
              <w:ind w:firstLine="0" w:firstLineChars="0"/>
              <w:jc w:val="center"/>
              <w:rPr>
                <w:ins w:id="5116" w:author="杨俊" w:date="2019-10-21T09:10:00Z"/>
                <w:del w:id="5117" w:author="冰蓝城 [2]" w:date="2019-10-22T17:17:15Z"/>
              </w:rPr>
              <w:pPrChange w:id="5115" w:author="杨俊" w:date="2019-10-21T09:10:00Z">
                <w:pPr>
                  <w:ind w:firstLine="0" w:firstLineChars="0"/>
                </w:pPr>
              </w:pPrChange>
            </w:pPr>
            <w:ins w:id="5118" w:author="杨俊" w:date="2019-10-21T09:13:00Z">
              <w:del w:id="5119" w:author="冰蓝城 [2]" w:date="2019-10-22T17:17:15Z">
                <w:r>
                  <w:rPr/>
                  <w:delText>double&amp; height</w:delText>
                </w:r>
              </w:del>
            </w:ins>
          </w:p>
        </w:tc>
        <w:tc>
          <w:tcPr>
            <w:tcW w:w="993" w:type="dxa"/>
            <w:tcPrChange w:id="5120" w:author="杨俊" w:date="2019-10-21T09:24:00Z">
              <w:tcPr>
                <w:tcW w:w="2464" w:type="dxa"/>
                <w:gridSpan w:val="2"/>
              </w:tcPr>
            </w:tcPrChange>
          </w:tcPr>
          <w:p>
            <w:pPr>
              <w:ind w:firstLine="0" w:firstLineChars="0"/>
              <w:jc w:val="center"/>
              <w:rPr>
                <w:ins w:id="5122" w:author="杨俊" w:date="2019-10-21T09:10:00Z"/>
                <w:del w:id="5123" w:author="冰蓝城 [2]" w:date="2019-10-22T17:17:15Z"/>
              </w:rPr>
              <w:pPrChange w:id="5121" w:author="杨俊" w:date="2019-10-21T09:10:00Z">
                <w:pPr>
                  <w:ind w:firstLine="0" w:firstLineChars="0"/>
                </w:pPr>
              </w:pPrChange>
            </w:pPr>
            <w:ins w:id="5124" w:author="杨俊" w:date="2019-10-21T09:14:00Z">
              <w:del w:id="5125" w:author="冰蓝城 [2]" w:date="2019-10-22T17:17:15Z">
                <w:r>
                  <w:rPr>
                    <w:rFonts w:hint="eastAsia"/>
                  </w:rPr>
                  <w:delText>v</w:delText>
                </w:r>
              </w:del>
            </w:ins>
            <w:ins w:id="5126" w:author="杨俊" w:date="2019-10-21T09:14:00Z">
              <w:del w:id="5127" w:author="冰蓝城 [2]" w:date="2019-10-22T17:17:15Z">
                <w:r>
                  <w:rPr/>
                  <w:delText>oid</w:delText>
                </w:r>
              </w:del>
            </w:ins>
          </w:p>
        </w:tc>
        <w:tc>
          <w:tcPr>
            <w:tcW w:w="3650" w:type="dxa"/>
            <w:tcPrChange w:id="5128" w:author="杨俊" w:date="2019-10-21T09:24:00Z">
              <w:tcPr>
                <w:tcW w:w="2464" w:type="dxa"/>
              </w:tcPr>
            </w:tcPrChange>
          </w:tcPr>
          <w:p>
            <w:pPr>
              <w:ind w:firstLine="0" w:firstLineChars="0"/>
              <w:jc w:val="center"/>
              <w:rPr>
                <w:ins w:id="5130" w:author="杨俊" w:date="2019-10-21T09:10:00Z"/>
                <w:del w:id="5131" w:author="冰蓝城 [2]" w:date="2019-10-22T17:17:15Z"/>
              </w:rPr>
              <w:pPrChange w:id="5129" w:author="杨俊" w:date="2019-10-21T09:10:00Z">
                <w:pPr>
                  <w:ind w:firstLine="0" w:firstLineChars="0"/>
                </w:pPr>
              </w:pPrChange>
            </w:pPr>
            <w:ins w:id="5132" w:author="杨俊" w:date="2019-10-21T09:15:00Z">
              <w:del w:id="5133" w:author="冰蓝城 [2]" w:date="2019-10-22T17:17:15Z">
                <w:r>
                  <w:rPr>
                    <w:rFonts w:hint="eastAsia"/>
                  </w:rPr>
                  <w:delText>将该位置的位置信息保存在引用类型的数据中</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136"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134" w:author="杨俊" w:date="2019-10-21T09:10:00Z"/>
          <w:del w:id="5135" w:author="冰蓝城 [2]" w:date="2019-10-22T17:17:15Z"/>
        </w:trPr>
        <w:tc>
          <w:tcPr>
            <w:tcW w:w="2660" w:type="dxa"/>
            <w:tcPrChange w:id="5137" w:author="杨俊" w:date="2019-10-21T09:24:00Z">
              <w:tcPr>
                <w:tcW w:w="2463" w:type="dxa"/>
              </w:tcPr>
            </w:tcPrChange>
          </w:tcPr>
          <w:p>
            <w:pPr>
              <w:ind w:firstLine="0" w:firstLineChars="0"/>
              <w:jc w:val="center"/>
              <w:rPr>
                <w:ins w:id="5139" w:author="杨俊" w:date="2019-10-21T09:10:00Z"/>
                <w:del w:id="5140" w:author="冰蓝城 [2]" w:date="2019-10-22T17:17:15Z"/>
              </w:rPr>
              <w:pPrChange w:id="5138" w:author="杨俊" w:date="2019-10-21T09:10:00Z">
                <w:pPr>
                  <w:ind w:firstLine="0" w:firstLineChars="0"/>
                </w:pPr>
              </w:pPrChange>
            </w:pPr>
            <w:ins w:id="5141" w:author="杨俊" w:date="2019-10-21T09:16:00Z">
              <w:del w:id="5142" w:author="冰蓝城 [2]" w:date="2019-10-22T17:17:15Z">
                <w:r>
                  <w:rPr>
                    <w:rFonts w:hint="eastAsia"/>
                  </w:rPr>
                  <w:delText>add</w:delText>
                </w:r>
              </w:del>
            </w:ins>
            <w:ins w:id="5143" w:author="杨俊" w:date="2019-10-21T09:16:00Z">
              <w:del w:id="5144" w:author="冰蓝城 [2]" w:date="2019-10-22T17:17:15Z">
                <w:r>
                  <w:rPr/>
                  <w:delText>_location_tag()</w:delText>
                </w:r>
              </w:del>
            </w:ins>
          </w:p>
        </w:tc>
        <w:tc>
          <w:tcPr>
            <w:tcW w:w="2551" w:type="dxa"/>
            <w:tcPrChange w:id="5145" w:author="杨俊" w:date="2019-10-21T09:24:00Z">
              <w:tcPr>
                <w:tcW w:w="2463" w:type="dxa"/>
                <w:gridSpan w:val="2"/>
              </w:tcPr>
            </w:tcPrChange>
          </w:tcPr>
          <w:p>
            <w:pPr>
              <w:ind w:firstLine="0" w:firstLineChars="0"/>
              <w:jc w:val="center"/>
              <w:rPr>
                <w:ins w:id="5147" w:author="杨俊" w:date="2019-10-21T09:10:00Z"/>
                <w:del w:id="5148" w:author="冰蓝城 [2]" w:date="2019-10-22T17:17:15Z"/>
              </w:rPr>
              <w:pPrChange w:id="5146" w:author="杨俊" w:date="2019-10-21T09:10:00Z">
                <w:pPr>
                  <w:ind w:firstLine="0" w:firstLineChars="0"/>
                </w:pPr>
              </w:pPrChange>
            </w:pPr>
            <w:ins w:id="5149" w:author="杨俊" w:date="2019-10-21T09:17:00Z">
              <w:del w:id="5150" w:author="冰蓝城 [2]" w:date="2019-10-22T17:17:15Z">
                <w:r>
                  <w:rPr/>
                  <w:delText>void</w:delText>
                </w:r>
              </w:del>
            </w:ins>
          </w:p>
        </w:tc>
        <w:tc>
          <w:tcPr>
            <w:tcW w:w="993" w:type="dxa"/>
            <w:tcPrChange w:id="5151" w:author="杨俊" w:date="2019-10-21T09:24:00Z">
              <w:tcPr>
                <w:tcW w:w="2464" w:type="dxa"/>
                <w:gridSpan w:val="2"/>
              </w:tcPr>
            </w:tcPrChange>
          </w:tcPr>
          <w:p>
            <w:pPr>
              <w:ind w:firstLine="0" w:firstLineChars="0"/>
              <w:jc w:val="center"/>
              <w:rPr>
                <w:ins w:id="5153" w:author="杨俊" w:date="2019-10-21T09:10:00Z"/>
                <w:del w:id="5154" w:author="冰蓝城 [2]" w:date="2019-10-22T17:17:15Z"/>
              </w:rPr>
              <w:pPrChange w:id="5152" w:author="杨俊" w:date="2019-10-21T09:10:00Z">
                <w:pPr>
                  <w:ind w:firstLine="0" w:firstLineChars="0"/>
                </w:pPr>
              </w:pPrChange>
            </w:pPr>
            <w:ins w:id="5155" w:author="杨俊" w:date="2019-10-21T09:17:00Z">
              <w:del w:id="5156" w:author="冰蓝城 [2]" w:date="2019-10-22T17:17:15Z">
                <w:r>
                  <w:rPr>
                    <w:rFonts w:hint="eastAsia"/>
                  </w:rPr>
                  <w:delText>i</w:delText>
                </w:r>
              </w:del>
            </w:ins>
            <w:ins w:id="5157" w:author="杨俊" w:date="2019-10-21T09:17:00Z">
              <w:del w:id="5158" w:author="冰蓝城 [2]" w:date="2019-10-22T17:17:15Z">
                <w:r>
                  <w:rPr/>
                  <w:delText>nt</w:delText>
                </w:r>
              </w:del>
            </w:ins>
          </w:p>
        </w:tc>
        <w:tc>
          <w:tcPr>
            <w:tcW w:w="3650" w:type="dxa"/>
            <w:tcPrChange w:id="5159" w:author="杨俊" w:date="2019-10-21T09:24:00Z">
              <w:tcPr>
                <w:tcW w:w="2464" w:type="dxa"/>
              </w:tcPr>
            </w:tcPrChange>
          </w:tcPr>
          <w:p>
            <w:pPr>
              <w:ind w:firstLine="0" w:firstLineChars="0"/>
              <w:jc w:val="center"/>
              <w:rPr>
                <w:ins w:id="5161" w:author="杨俊" w:date="2019-10-21T09:10:00Z"/>
                <w:del w:id="5162" w:author="冰蓝城 [2]" w:date="2019-10-22T17:17:15Z"/>
              </w:rPr>
              <w:pPrChange w:id="5160" w:author="杨俊" w:date="2019-10-21T09:10:00Z">
                <w:pPr>
                  <w:ind w:firstLine="0" w:firstLineChars="0"/>
                </w:pPr>
              </w:pPrChange>
            </w:pPr>
            <w:ins w:id="5163" w:author="杨俊" w:date="2019-10-21T09:17:00Z">
              <w:del w:id="5164" w:author="冰蓝城 [2]" w:date="2019-10-22T17:17:15Z">
                <w:r>
                  <w:rPr>
                    <w:rFonts w:hint="eastAsia"/>
                  </w:rPr>
                  <w:delText>在该位置</w:delText>
                </w:r>
              </w:del>
            </w:ins>
            <w:ins w:id="5165" w:author="杨俊" w:date="2019-10-21T09:18:00Z">
              <w:del w:id="5166" w:author="冰蓝城 [2]" w:date="2019-10-22T17:17:15Z">
                <w:r>
                  <w:rPr>
                    <w:rFonts w:hint="eastAsia"/>
                  </w:rPr>
                  <w:delText>新建一个location_tag对象，并</w:delText>
                </w:r>
              </w:del>
            </w:ins>
            <w:ins w:id="5167" w:author="杨俊" w:date="2019-10-21T09:17:00Z">
              <w:del w:id="5168" w:author="冰蓝城 [2]" w:date="2019-10-22T17:17:15Z">
                <w:r>
                  <w:rPr>
                    <w:rFonts w:hint="eastAsia"/>
                  </w:rPr>
                  <w:delText>添加位置标记信息</w:delText>
                </w:r>
              </w:del>
            </w:ins>
            <w:ins w:id="5169" w:author="杨俊" w:date="2019-10-21T09:18:00Z">
              <w:del w:id="5170" w:author="冰蓝城 [2]" w:date="2019-10-22T17:17:15Z">
                <w:r>
                  <w:rPr>
                    <w:rFonts w:hint="eastAsia"/>
                  </w:rPr>
                  <w:delText>，返回该标记序号</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173"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171" w:author="杨俊" w:date="2019-10-21T09:10:00Z"/>
          <w:del w:id="5172" w:author="冰蓝城 [2]" w:date="2019-10-22T17:17:15Z"/>
        </w:trPr>
        <w:tc>
          <w:tcPr>
            <w:tcW w:w="2660" w:type="dxa"/>
            <w:tcPrChange w:id="5174" w:author="杨俊" w:date="2019-10-21T09:24:00Z">
              <w:tcPr>
                <w:tcW w:w="2463" w:type="dxa"/>
              </w:tcPr>
            </w:tcPrChange>
          </w:tcPr>
          <w:p>
            <w:pPr>
              <w:ind w:firstLine="0" w:firstLineChars="0"/>
              <w:jc w:val="center"/>
              <w:rPr>
                <w:ins w:id="5176" w:author="杨俊" w:date="2019-10-21T09:10:00Z"/>
                <w:del w:id="5177" w:author="冰蓝城 [2]" w:date="2019-10-22T17:17:15Z"/>
              </w:rPr>
              <w:pPrChange w:id="5175" w:author="杨俊" w:date="2019-10-21T09:10:00Z">
                <w:pPr>
                  <w:ind w:firstLine="0" w:firstLineChars="0"/>
                </w:pPr>
              </w:pPrChange>
            </w:pPr>
            <w:ins w:id="5178" w:author="杨俊" w:date="2019-10-21T09:19:00Z">
              <w:del w:id="5179" w:author="冰蓝城 [2]" w:date="2019-10-22T17:17:15Z">
                <w:r>
                  <w:rPr>
                    <w:rFonts w:hint="eastAsia"/>
                  </w:rPr>
                  <w:delText>a</w:delText>
                </w:r>
              </w:del>
            </w:ins>
            <w:ins w:id="5180" w:author="杨俊" w:date="2019-10-21T09:19:00Z">
              <w:del w:id="5181" w:author="冰蓝城 [2]" w:date="2019-10-22T17:17:15Z">
                <w:r>
                  <w:rPr/>
                  <w:delText>dd_content_tag()</w:delText>
                </w:r>
              </w:del>
            </w:ins>
          </w:p>
        </w:tc>
        <w:tc>
          <w:tcPr>
            <w:tcW w:w="2551" w:type="dxa"/>
            <w:tcPrChange w:id="5182" w:author="杨俊" w:date="2019-10-21T09:24:00Z">
              <w:tcPr>
                <w:tcW w:w="2463" w:type="dxa"/>
                <w:gridSpan w:val="2"/>
              </w:tcPr>
            </w:tcPrChange>
          </w:tcPr>
          <w:p>
            <w:pPr>
              <w:ind w:firstLine="0" w:firstLineChars="0"/>
              <w:jc w:val="center"/>
              <w:rPr>
                <w:ins w:id="5184" w:author="杨俊" w:date="2019-10-21T09:10:00Z"/>
                <w:del w:id="5185" w:author="冰蓝城 [2]" w:date="2019-10-22T17:17:15Z"/>
              </w:rPr>
              <w:pPrChange w:id="5183" w:author="杨俊" w:date="2019-10-21T09:10:00Z">
                <w:pPr>
                  <w:ind w:firstLine="0" w:firstLineChars="0"/>
                </w:pPr>
              </w:pPrChange>
            </w:pPr>
            <w:ins w:id="5186" w:author="杨俊" w:date="2019-10-21T09:19:00Z">
              <w:del w:id="5187" w:author="冰蓝城 [2]" w:date="2019-10-22T17:17:15Z">
                <w:r>
                  <w:rPr>
                    <w:rFonts w:hint="eastAsia"/>
                  </w:rPr>
                  <w:delText>v</w:delText>
                </w:r>
              </w:del>
            </w:ins>
            <w:ins w:id="5188" w:author="杨俊" w:date="2019-10-21T09:19:00Z">
              <w:del w:id="5189" w:author="冰蓝城 [2]" w:date="2019-10-22T17:17:15Z">
                <w:r>
                  <w:rPr/>
                  <w:delText>oid</w:delText>
                </w:r>
              </w:del>
            </w:ins>
          </w:p>
        </w:tc>
        <w:tc>
          <w:tcPr>
            <w:tcW w:w="993" w:type="dxa"/>
            <w:tcPrChange w:id="5190" w:author="杨俊" w:date="2019-10-21T09:24:00Z">
              <w:tcPr>
                <w:tcW w:w="2464" w:type="dxa"/>
                <w:gridSpan w:val="2"/>
              </w:tcPr>
            </w:tcPrChange>
          </w:tcPr>
          <w:p>
            <w:pPr>
              <w:ind w:firstLine="0" w:firstLineChars="0"/>
              <w:jc w:val="center"/>
              <w:rPr>
                <w:ins w:id="5192" w:author="杨俊" w:date="2019-10-21T09:10:00Z"/>
                <w:del w:id="5193" w:author="冰蓝城 [2]" w:date="2019-10-22T17:17:15Z"/>
              </w:rPr>
              <w:pPrChange w:id="5191" w:author="杨俊" w:date="2019-10-21T09:10:00Z">
                <w:pPr>
                  <w:ind w:firstLine="0" w:firstLineChars="0"/>
                </w:pPr>
              </w:pPrChange>
            </w:pPr>
            <w:ins w:id="5194" w:author="杨俊" w:date="2019-10-21T09:19:00Z">
              <w:del w:id="5195" w:author="冰蓝城 [2]" w:date="2019-10-22T17:17:15Z">
                <w:r>
                  <w:rPr>
                    <w:rFonts w:hint="eastAsia"/>
                  </w:rPr>
                  <w:delText>i</w:delText>
                </w:r>
              </w:del>
            </w:ins>
            <w:ins w:id="5196" w:author="杨俊" w:date="2019-10-21T09:19:00Z">
              <w:del w:id="5197" w:author="冰蓝城 [2]" w:date="2019-10-22T17:17:15Z">
                <w:r>
                  <w:rPr/>
                  <w:delText>nt</w:delText>
                </w:r>
              </w:del>
            </w:ins>
          </w:p>
        </w:tc>
        <w:tc>
          <w:tcPr>
            <w:tcW w:w="3650" w:type="dxa"/>
            <w:tcPrChange w:id="5198" w:author="杨俊" w:date="2019-10-21T09:24:00Z">
              <w:tcPr>
                <w:tcW w:w="2464" w:type="dxa"/>
              </w:tcPr>
            </w:tcPrChange>
          </w:tcPr>
          <w:p>
            <w:pPr>
              <w:ind w:firstLine="0" w:firstLineChars="0"/>
              <w:jc w:val="center"/>
              <w:rPr>
                <w:ins w:id="5200" w:author="杨俊" w:date="2019-10-21T09:10:00Z"/>
                <w:del w:id="5201" w:author="冰蓝城 [2]" w:date="2019-10-22T17:17:15Z"/>
              </w:rPr>
              <w:pPrChange w:id="5199" w:author="杨俊" w:date="2019-10-21T09:10:00Z">
                <w:pPr>
                  <w:ind w:firstLine="0" w:firstLineChars="0"/>
                </w:pPr>
              </w:pPrChange>
            </w:pPr>
            <w:ins w:id="5202" w:author="杨俊" w:date="2019-10-21T09:19:00Z">
              <w:del w:id="5203" w:author="冰蓝城 [2]" w:date="2019-10-22T17:17:15Z">
                <w:r>
                  <w:rPr>
                    <w:rFonts w:hint="eastAsia"/>
                  </w:rPr>
                  <w:delText>在该位置新建一个</w:delText>
                </w:r>
              </w:del>
            </w:ins>
            <w:ins w:id="5204" w:author="杨俊" w:date="2019-10-21T09:19:00Z">
              <w:del w:id="5205" w:author="冰蓝城 [2]" w:date="2019-10-22T17:17:15Z">
                <w:r>
                  <w:rPr/>
                  <w:delText>content</w:delText>
                </w:r>
              </w:del>
            </w:ins>
            <w:ins w:id="5206" w:author="杨俊" w:date="2019-10-21T09:19:00Z">
              <w:del w:id="5207" w:author="冰蓝城 [2]" w:date="2019-10-22T17:17:15Z">
                <w:r>
                  <w:rPr>
                    <w:rFonts w:hint="eastAsia"/>
                  </w:rPr>
                  <w:delText>_tag对象，并添加内容标记信息，返回该标记序号</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210" w:author="杨俊" w:date="2019-10-21T0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208" w:author="杨俊" w:date="2019-10-21T09:10:00Z"/>
          <w:del w:id="5209" w:author="冰蓝城 [2]" w:date="2019-10-22T17:17:15Z"/>
        </w:trPr>
        <w:tc>
          <w:tcPr>
            <w:tcW w:w="2660" w:type="dxa"/>
            <w:tcPrChange w:id="5211" w:author="杨俊" w:date="2019-10-21T09:24:00Z">
              <w:tcPr>
                <w:tcW w:w="2463" w:type="dxa"/>
              </w:tcPr>
            </w:tcPrChange>
          </w:tcPr>
          <w:p>
            <w:pPr>
              <w:ind w:firstLine="0" w:firstLineChars="0"/>
              <w:jc w:val="center"/>
              <w:rPr>
                <w:ins w:id="5213" w:author="杨俊" w:date="2019-10-21T09:10:00Z"/>
                <w:del w:id="5214" w:author="冰蓝城 [2]" w:date="2019-10-22T17:17:15Z"/>
              </w:rPr>
              <w:pPrChange w:id="5212" w:author="杨俊" w:date="2019-10-21T09:10:00Z">
                <w:pPr>
                  <w:ind w:firstLine="0" w:firstLineChars="0"/>
                </w:pPr>
              </w:pPrChange>
            </w:pPr>
            <w:ins w:id="5215" w:author="杨俊" w:date="2019-10-21T09:21:00Z">
              <w:del w:id="5216" w:author="冰蓝城 [2]" w:date="2019-10-22T17:17:15Z">
                <w:r>
                  <w:rPr>
                    <w:rFonts w:hint="eastAsia"/>
                  </w:rPr>
                  <w:delText>save</w:delText>
                </w:r>
              </w:del>
            </w:ins>
            <w:ins w:id="5217" w:author="杨俊" w:date="2019-10-21T09:21:00Z">
              <w:del w:id="5218" w:author="冰蓝城 [2]" w:date="2019-10-22T17:17:15Z">
                <w:r>
                  <w:rPr/>
                  <w:delText>_layer()</w:delText>
                </w:r>
              </w:del>
            </w:ins>
          </w:p>
        </w:tc>
        <w:tc>
          <w:tcPr>
            <w:tcW w:w="2551" w:type="dxa"/>
            <w:tcPrChange w:id="5219" w:author="杨俊" w:date="2019-10-21T09:24:00Z">
              <w:tcPr>
                <w:tcW w:w="2463" w:type="dxa"/>
                <w:gridSpan w:val="2"/>
              </w:tcPr>
            </w:tcPrChange>
          </w:tcPr>
          <w:p>
            <w:pPr>
              <w:ind w:firstLine="0" w:firstLineChars="0"/>
              <w:jc w:val="center"/>
              <w:rPr>
                <w:ins w:id="5221" w:author="杨俊" w:date="2019-10-21T09:10:00Z"/>
                <w:del w:id="5222" w:author="冰蓝城 [2]" w:date="2019-10-22T17:17:15Z"/>
              </w:rPr>
              <w:pPrChange w:id="5220" w:author="杨俊" w:date="2019-10-21T09:10:00Z">
                <w:pPr>
                  <w:ind w:firstLine="0" w:firstLineChars="0"/>
                </w:pPr>
              </w:pPrChange>
            </w:pPr>
            <w:ins w:id="5223" w:author="杨俊" w:date="2019-10-21T09:23:00Z">
              <w:del w:id="5224" w:author="冰蓝城 [2]" w:date="2019-10-22T17:17:15Z">
                <w:r>
                  <w:rPr>
                    <w:rFonts w:hint="eastAsia"/>
                  </w:rPr>
                  <w:delText>int</w:delText>
                </w:r>
              </w:del>
            </w:ins>
            <w:ins w:id="5225" w:author="杨俊" w:date="2019-10-21T09:23:00Z">
              <w:del w:id="5226" w:author="冰蓝城 [2]" w:date="2019-10-22T17:17:15Z">
                <w:r>
                  <w:rPr/>
                  <w:delText>* tags</w:delText>
                </w:r>
              </w:del>
            </w:ins>
            <w:ins w:id="5227" w:author="杨俊" w:date="2019-10-21T09:27:00Z">
              <w:del w:id="5228" w:author="冰蓝城 [2]" w:date="2019-10-22T17:17:15Z">
                <w:r>
                  <w:rPr>
                    <w:rFonts w:hint="eastAsia"/>
                  </w:rPr>
                  <w:delText>,</w:delText>
                </w:r>
              </w:del>
            </w:ins>
            <w:ins w:id="5229" w:author="杨俊" w:date="2019-10-21T09:27:00Z">
              <w:del w:id="5230" w:author="冰蓝城 [2]" w:date="2019-10-22T17:17:15Z">
                <w:r>
                  <w:rPr/>
                  <w:delText xml:space="preserve"> int layer</w:delText>
                </w:r>
              </w:del>
            </w:ins>
          </w:p>
        </w:tc>
        <w:tc>
          <w:tcPr>
            <w:tcW w:w="993" w:type="dxa"/>
            <w:tcPrChange w:id="5231" w:author="杨俊" w:date="2019-10-21T09:24:00Z">
              <w:tcPr>
                <w:tcW w:w="2464" w:type="dxa"/>
                <w:gridSpan w:val="2"/>
              </w:tcPr>
            </w:tcPrChange>
          </w:tcPr>
          <w:p>
            <w:pPr>
              <w:ind w:firstLine="0" w:firstLineChars="0"/>
              <w:jc w:val="center"/>
              <w:rPr>
                <w:ins w:id="5233" w:author="杨俊" w:date="2019-10-21T09:10:00Z"/>
                <w:del w:id="5234" w:author="冰蓝城 [2]" w:date="2019-10-22T17:17:15Z"/>
              </w:rPr>
              <w:pPrChange w:id="5232" w:author="杨俊" w:date="2019-10-21T09:10:00Z">
                <w:pPr>
                  <w:ind w:firstLine="0" w:firstLineChars="0"/>
                </w:pPr>
              </w:pPrChange>
            </w:pPr>
            <w:ins w:id="5235" w:author="杨俊" w:date="2019-10-21T09:25:00Z">
              <w:del w:id="5236" w:author="冰蓝城 [2]" w:date="2019-10-22T17:17:15Z">
                <w:r>
                  <w:rPr/>
                  <w:delText>int</w:delText>
                </w:r>
              </w:del>
            </w:ins>
          </w:p>
        </w:tc>
        <w:tc>
          <w:tcPr>
            <w:tcW w:w="3650" w:type="dxa"/>
            <w:tcPrChange w:id="5237" w:author="杨俊" w:date="2019-10-21T09:24:00Z">
              <w:tcPr>
                <w:tcW w:w="2464" w:type="dxa"/>
              </w:tcPr>
            </w:tcPrChange>
          </w:tcPr>
          <w:p>
            <w:pPr>
              <w:ind w:firstLine="0" w:firstLineChars="0"/>
              <w:jc w:val="center"/>
              <w:rPr>
                <w:ins w:id="5239" w:author="杨俊" w:date="2019-10-21T09:10:00Z"/>
                <w:del w:id="5240" w:author="冰蓝城 [2]" w:date="2019-10-22T17:17:15Z"/>
              </w:rPr>
              <w:pPrChange w:id="5238" w:author="杨俊" w:date="2019-10-21T09:10:00Z">
                <w:pPr>
                  <w:ind w:firstLine="0" w:firstLineChars="0"/>
                </w:pPr>
              </w:pPrChange>
            </w:pPr>
            <w:ins w:id="5241" w:author="杨俊" w:date="2019-10-21T09:23:00Z">
              <w:del w:id="5242" w:author="冰蓝城 [2]" w:date="2019-10-22T17:17:15Z">
                <w:r>
                  <w:rPr>
                    <w:rFonts w:hint="eastAsia"/>
                  </w:rPr>
                  <w:delText>将标记内容</w:delText>
                </w:r>
              </w:del>
            </w:ins>
            <w:ins w:id="5243" w:author="杨俊" w:date="2019-10-21T09:22:00Z">
              <w:del w:id="5244" w:author="冰蓝城 [2]" w:date="2019-10-22T17:17:15Z">
                <w:r>
                  <w:rPr>
                    <w:rFonts w:hint="eastAsia"/>
                  </w:rPr>
                  <w:delText>保存</w:delText>
                </w:r>
              </w:del>
            </w:ins>
            <w:ins w:id="5245" w:author="杨俊" w:date="2019-10-21T09:23:00Z">
              <w:del w:id="5246" w:author="冰蓝城 [2]" w:date="2019-10-22T17:17:15Z">
                <w:r>
                  <w:rPr>
                    <w:rFonts w:hint="eastAsia"/>
                  </w:rPr>
                  <w:delText>至</w:delText>
                </w:r>
              </w:del>
            </w:ins>
            <w:ins w:id="5247" w:author="杨俊" w:date="2019-10-21T09:22:00Z">
              <w:del w:id="5248" w:author="冰蓝城 [2]" w:date="2019-10-22T17:17:15Z">
                <w:r>
                  <w:rPr>
                    <w:rFonts w:hint="eastAsia"/>
                  </w:rPr>
                  <w:delText>指定图层</w:delText>
                </w:r>
              </w:del>
            </w:ins>
            <w:ins w:id="5249" w:author="杨俊" w:date="2019-10-21T09:23:00Z">
              <w:del w:id="5250" w:author="冰蓝城 [2]" w:date="2019-10-22T17:17:15Z">
                <w:r>
                  <w:rPr>
                    <w:rFonts w:hint="eastAsia"/>
                  </w:rPr>
                  <w:delText>，</w:delText>
                </w:r>
              </w:del>
            </w:ins>
            <w:ins w:id="5251" w:author="杨俊" w:date="2019-10-21T09:26:00Z">
              <w:del w:id="5252" w:author="冰蓝城 [2]" w:date="2019-10-22T17:17:15Z">
                <w:r>
                  <w:rPr>
                    <w:rFonts w:hint="eastAsia"/>
                  </w:rPr>
                  <w:delText>并返回图层编号，失败则返回-1</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5253" w:author="杨俊" w:date="2019-10-21T09:24:00Z"/>
          <w:del w:id="5254" w:author="冰蓝城 [2]" w:date="2019-10-22T17:17:15Z"/>
        </w:trPr>
        <w:tc>
          <w:tcPr>
            <w:tcW w:w="2660" w:type="dxa"/>
          </w:tcPr>
          <w:p>
            <w:pPr>
              <w:ind w:firstLine="0" w:firstLineChars="0"/>
              <w:jc w:val="center"/>
              <w:rPr>
                <w:ins w:id="5255" w:author="杨俊" w:date="2019-10-21T09:24:00Z"/>
                <w:del w:id="5256" w:author="冰蓝城 [2]" w:date="2019-10-22T17:17:15Z"/>
              </w:rPr>
            </w:pPr>
            <w:ins w:id="5257" w:author="杨俊" w:date="2019-10-21T09:25:00Z">
              <w:del w:id="5258" w:author="冰蓝城 [2]" w:date="2019-10-22T17:17:15Z">
                <w:r>
                  <w:rPr>
                    <w:rFonts w:hint="eastAsia"/>
                  </w:rPr>
                  <w:delText>save</w:delText>
                </w:r>
              </w:del>
            </w:ins>
            <w:ins w:id="5259" w:author="杨俊" w:date="2019-10-21T09:25:00Z">
              <w:del w:id="5260" w:author="冰蓝城 [2]" w:date="2019-10-22T17:17:15Z">
                <w:r>
                  <w:rPr/>
                  <w:delText>_routine()</w:delText>
                </w:r>
              </w:del>
            </w:ins>
          </w:p>
        </w:tc>
        <w:tc>
          <w:tcPr>
            <w:tcW w:w="2551" w:type="dxa"/>
          </w:tcPr>
          <w:p>
            <w:pPr>
              <w:ind w:firstLine="0" w:firstLineChars="0"/>
              <w:jc w:val="center"/>
              <w:rPr>
                <w:ins w:id="5261" w:author="杨俊" w:date="2019-10-21T09:24:00Z"/>
                <w:del w:id="5262" w:author="冰蓝城 [2]" w:date="2019-10-22T17:17:15Z"/>
              </w:rPr>
            </w:pPr>
            <w:ins w:id="5263" w:author="杨俊" w:date="2019-10-21T09:25:00Z">
              <w:del w:id="5264" w:author="冰蓝城 [2]" w:date="2019-10-22T17:17:15Z">
                <w:r>
                  <w:rPr>
                    <w:rFonts w:hint="eastAsia"/>
                  </w:rPr>
                  <w:delText>i</w:delText>
                </w:r>
              </w:del>
            </w:ins>
            <w:ins w:id="5265" w:author="杨俊" w:date="2019-10-21T09:25:00Z">
              <w:del w:id="5266" w:author="冰蓝城 [2]" w:date="2019-10-22T17:17:15Z">
                <w:r>
                  <w:rPr/>
                  <w:delText xml:space="preserve">nt* tags, </w:delText>
                </w:r>
              </w:del>
            </w:ins>
            <w:ins w:id="5267" w:author="杨俊" w:date="2019-10-21T09:26:00Z">
              <w:del w:id="5268" w:author="冰蓝城 [2]" w:date="2019-10-22T17:17:15Z">
                <w:r>
                  <w:rPr/>
                  <w:delText xml:space="preserve"> </w:delText>
                </w:r>
              </w:del>
            </w:ins>
            <w:ins w:id="5269" w:author="杨俊" w:date="2019-10-21T09:26:00Z">
              <w:del w:id="5270" w:author="冰蓝城 [2]" w:date="2019-10-22T17:17:15Z">
                <w:r>
                  <w:rPr>
                    <w:rFonts w:hint="eastAsia"/>
                  </w:rPr>
                  <w:delText>int</w:delText>
                </w:r>
              </w:del>
            </w:ins>
            <w:ins w:id="5271" w:author="杨俊" w:date="2019-10-21T09:26:00Z">
              <w:del w:id="5272" w:author="冰蓝城 [2]" w:date="2019-10-22T17:17:15Z">
                <w:r>
                  <w:rPr/>
                  <w:delText xml:space="preserve"> </w:delText>
                </w:r>
              </w:del>
            </w:ins>
            <w:ins w:id="5273" w:author="杨俊" w:date="2019-10-21T09:27:00Z">
              <w:del w:id="5274" w:author="冰蓝城 [2]" w:date="2019-10-22T17:17:15Z">
                <w:r>
                  <w:rPr>
                    <w:rFonts w:hint="eastAsia"/>
                  </w:rPr>
                  <w:delText>start</w:delText>
                </w:r>
              </w:del>
            </w:ins>
            <w:ins w:id="5275" w:author="Windows 用户" w:date="2019-10-22T13:06:00Z">
              <w:del w:id="5276" w:author="冰蓝城 [2]" w:date="2019-10-22T17:17:15Z">
                <w:r>
                  <w:rPr/>
                  <w:delText>, int end</w:delText>
                </w:r>
              </w:del>
            </w:ins>
            <w:ins w:id="5277" w:author="杨俊" w:date="2019-10-21T09:27:00Z">
              <w:del w:id="5278" w:author="冰蓝城 [2]" w:date="2019-10-22T17:17:15Z">
                <w:r>
                  <w:rPr/>
                  <w:delText>, int routine</w:delText>
                </w:r>
              </w:del>
            </w:ins>
          </w:p>
        </w:tc>
        <w:tc>
          <w:tcPr>
            <w:tcW w:w="993" w:type="dxa"/>
          </w:tcPr>
          <w:p>
            <w:pPr>
              <w:ind w:firstLine="0" w:firstLineChars="0"/>
              <w:jc w:val="center"/>
              <w:rPr>
                <w:ins w:id="5279" w:author="杨俊" w:date="2019-10-21T09:24:00Z"/>
                <w:del w:id="5280" w:author="冰蓝城 [2]" w:date="2019-10-22T17:17:15Z"/>
              </w:rPr>
            </w:pPr>
            <w:ins w:id="5281" w:author="杨俊" w:date="2019-10-21T09:26:00Z">
              <w:del w:id="5282" w:author="冰蓝城 [2]" w:date="2019-10-22T17:17:15Z">
                <w:r>
                  <w:rPr>
                    <w:rFonts w:hint="eastAsia"/>
                  </w:rPr>
                  <w:delText>int</w:delText>
                </w:r>
              </w:del>
            </w:ins>
          </w:p>
        </w:tc>
        <w:tc>
          <w:tcPr>
            <w:tcW w:w="3650" w:type="dxa"/>
          </w:tcPr>
          <w:p>
            <w:pPr>
              <w:ind w:firstLine="0" w:firstLineChars="0"/>
              <w:jc w:val="center"/>
              <w:rPr>
                <w:ins w:id="5283" w:author="杨俊" w:date="2019-10-21T09:24:00Z"/>
                <w:del w:id="5284" w:author="冰蓝城 [2]" w:date="2019-10-22T17:17:15Z"/>
              </w:rPr>
            </w:pPr>
            <w:ins w:id="5285" w:author="杨俊" w:date="2019-10-21T09:26:00Z">
              <w:del w:id="5286" w:author="冰蓝城 [2]" w:date="2019-10-22T17:17:15Z">
                <w:r>
                  <w:rPr>
                    <w:rFonts w:hint="eastAsia"/>
                  </w:rPr>
                  <w:delText>将标记</w:delText>
                </w:r>
              </w:del>
            </w:ins>
            <w:ins w:id="5287" w:author="杨俊" w:date="2019-10-21T09:27:00Z">
              <w:del w:id="5288" w:author="冰蓝城 [2]" w:date="2019-10-22T17:17:15Z">
                <w:r>
                  <w:rPr>
                    <w:rFonts w:hint="eastAsia"/>
                  </w:rPr>
                  <w:delText>点保存至指定路线</w:delText>
                </w:r>
              </w:del>
            </w:ins>
            <w:ins w:id="5289" w:author="杨俊" w:date="2019-10-21T09:28:00Z">
              <w:del w:id="5290" w:author="冰蓝城 [2]" w:date="2019-10-22T17:17:15Z">
                <w:r>
                  <w:rPr>
                    <w:rFonts w:hint="eastAsia"/>
                  </w:rPr>
                  <w:delText>，并记录起点</w:delText>
                </w:r>
              </w:del>
            </w:ins>
            <w:ins w:id="5291" w:author="Windows 用户" w:date="2019-10-22T13:06:00Z">
              <w:del w:id="5292" w:author="冰蓝城 [2]" w:date="2019-10-22T17:17:15Z">
                <w:r>
                  <w:rPr>
                    <w:rFonts w:hint="eastAsia"/>
                  </w:rPr>
                  <w:delText>终点</w:delText>
                </w:r>
              </w:del>
            </w:ins>
            <w:ins w:id="5293" w:author="杨俊" w:date="2019-10-21T09:28:00Z">
              <w:del w:id="5294" w:author="冰蓝城 [2]" w:date="2019-10-22T17:17:15Z">
                <w:r>
                  <w:rPr>
                    <w:rFonts w:hint="eastAsia"/>
                  </w:rPr>
                  <w:delText>位置，返回路线编号，失败则返回-1</w:delText>
                </w:r>
              </w:del>
            </w:ins>
          </w:p>
        </w:tc>
      </w:tr>
    </w:tbl>
    <w:p>
      <w:pPr>
        <w:ind w:firstLine="480"/>
        <w:rPr>
          <w:ins w:id="5296" w:author="杨俊" w:date="2019-10-20T19:38:00Z"/>
          <w:del w:id="5297" w:author="冰蓝城 [2]" w:date="2019-10-22T17:17:15Z"/>
        </w:rPr>
        <w:pPrChange w:id="5295" w:author="杨俊" w:date="2019-10-21T09:07:00Z">
          <w:pPr>
            <w:pStyle w:val="3"/>
            <w:ind w:firstLine="151"/>
          </w:pPr>
        </w:pPrChange>
      </w:pPr>
      <w:del w:id="5298" w:author="冰蓝城 [2]" w:date="2019-10-22T17:17:15Z">
        <w:r>
          <w:rPr/>
          <w:fldChar w:fldCharType="begin"/>
        </w:r>
      </w:del>
      <w:del w:id="5299" w:author="冰蓝城 [2]" w:date="2019-10-22T17:17:15Z">
        <w:r>
          <w:rPr/>
          <w:fldChar w:fldCharType="end"/>
        </w:r>
      </w:del>
    </w:p>
    <w:p>
      <w:pPr>
        <w:pStyle w:val="4"/>
        <w:ind w:firstLine="281"/>
        <w:rPr>
          <w:ins w:id="5301" w:author="杨俊" w:date="2019-10-20T20:14:00Z"/>
          <w:del w:id="5302" w:author="冰蓝城 [2]" w:date="2019-10-22T17:17:15Z"/>
        </w:rPr>
        <w:pPrChange w:id="5300" w:author="FSMM _" w:date="2019-10-17T20:33:00Z">
          <w:pPr>
            <w:pStyle w:val="3"/>
            <w:ind w:firstLine="151"/>
          </w:pPr>
        </w:pPrChange>
      </w:pPr>
      <w:ins w:id="5303" w:author="FSMM _" w:date="2019-10-17T20:28:00Z">
        <w:del w:id="5304" w:author="冰蓝城 [2]" w:date="2019-10-22T17:17:15Z">
          <w:bookmarkStart w:id="24" w:name="_Toc22591999"/>
          <w:r>
            <w:rPr>
              <w:rFonts w:hint="eastAsia"/>
            </w:rPr>
            <w:delText>4</w:delText>
          </w:r>
        </w:del>
      </w:ins>
      <w:ins w:id="5305" w:author="FSMM _" w:date="2019-10-17T20:28:00Z">
        <w:del w:id="5306" w:author="冰蓝城 [2]" w:date="2019-10-22T17:17:15Z">
          <w:r>
            <w:rPr/>
            <w:delText>.</w:delText>
          </w:r>
        </w:del>
      </w:ins>
      <w:ins w:id="5307" w:author="FSMM _" w:date="2019-10-17T20:33:00Z">
        <w:del w:id="5308" w:author="冰蓝城 [2]" w:date="2019-10-22T17:17:15Z">
          <w:r>
            <w:rPr/>
            <w:delText>2.</w:delText>
          </w:r>
        </w:del>
      </w:ins>
      <w:ins w:id="5309" w:author="FSMM _" w:date="2019-10-17T20:28:00Z">
        <w:del w:id="5310" w:author="冰蓝城 [2]" w:date="2019-10-22T17:17:15Z">
          <w:r>
            <w:rPr/>
            <w:delText xml:space="preserve">7 </w:delText>
          </w:r>
        </w:del>
      </w:ins>
      <w:ins w:id="5311" w:author="杨俊" w:date="2019-10-20T17:22:00Z">
        <w:del w:id="5312" w:author="冰蓝城 [2]" w:date="2019-10-22T17:17:15Z">
          <w:r>
            <w:rPr>
              <w:rFonts w:hint="eastAsia"/>
            </w:rPr>
            <w:delText>图层</w:delText>
          </w:r>
        </w:del>
      </w:ins>
      <w:ins w:id="5313" w:author="杨俊" w:date="2019-10-21T08:45:00Z">
        <w:del w:id="5314" w:author="冰蓝城 [2]" w:date="2019-10-22T17:17:15Z">
          <w:r>
            <w:rPr>
              <w:rFonts w:hint="eastAsia"/>
            </w:rPr>
            <w:delText>查看</w:delText>
          </w:r>
          <w:bookmarkEnd w:id="24"/>
        </w:del>
      </w:ins>
    </w:p>
    <w:p>
      <w:pPr>
        <w:ind w:firstLine="480"/>
        <w:rPr>
          <w:ins w:id="5316" w:author="杨俊" w:date="2019-10-20T20:15:00Z"/>
          <w:del w:id="5317" w:author="冰蓝城 [2]" w:date="2019-10-22T17:17:15Z"/>
        </w:rPr>
        <w:pPrChange w:id="5315" w:author="杨俊" w:date="2019-10-20T20:14:00Z">
          <w:pPr>
            <w:pStyle w:val="3"/>
            <w:ind w:firstLine="151"/>
          </w:pPr>
        </w:pPrChange>
      </w:pPr>
      <w:ins w:id="5318" w:author="杨俊" w:date="2019-10-20T20:14:00Z">
        <w:del w:id="5319" w:author="冰蓝城 [2]" w:date="2019-10-22T17:17:15Z">
          <w:r>
            <w:rPr>
              <w:rFonts w:hint="eastAsia"/>
            </w:rPr>
            <w:delText>用户可以查看本地保存的“交通图层”、“旅游图层”</w:delText>
          </w:r>
        </w:del>
      </w:ins>
      <w:ins w:id="5320" w:author="杨俊" w:date="2019-10-20T20:15:00Z">
        <w:del w:id="5321" w:author="冰蓝城 [2]" w:date="2019-10-22T17:17:15Z">
          <w:r>
            <w:rPr>
              <w:rFonts w:hint="eastAsia"/>
            </w:rPr>
            <w:delText>和“美食图层”等，以及查看其他用户通过网络分享的图层。</w:delText>
          </w:r>
        </w:del>
      </w:ins>
    </w:p>
    <w:p>
      <w:pPr>
        <w:ind w:firstLine="480"/>
        <w:rPr>
          <w:ins w:id="5323" w:author="杨俊" w:date="2019-10-20T20:15:00Z"/>
          <w:del w:id="5324" w:author="冰蓝城 [2]" w:date="2019-10-22T17:17:15Z"/>
        </w:rPr>
        <w:pPrChange w:id="5322" w:author="杨俊" w:date="2019-10-20T20:14:00Z">
          <w:pPr>
            <w:pStyle w:val="3"/>
            <w:ind w:firstLine="151"/>
          </w:pPr>
        </w:pPrChange>
      </w:pPr>
      <w:ins w:id="5325" w:author="杨俊" w:date="2019-10-20T20:15:00Z">
        <w:del w:id="5326" w:author="冰蓝城 [2]" w:date="2019-10-22T17:17:15Z">
          <w:r>
            <w:rPr>
              <w:rFonts w:hint="eastAsia"/>
            </w:rPr>
            <w:delText>图层</w:delText>
          </w:r>
        </w:del>
      </w:ins>
      <w:ins w:id="5327" w:author="杨俊" w:date="2019-10-21T08:45:00Z">
        <w:del w:id="5328" w:author="冰蓝城 [2]" w:date="2019-10-22T17:17:15Z">
          <w:r>
            <w:rPr>
              <w:rFonts w:hint="eastAsia"/>
            </w:rPr>
            <w:delText>查看</w:delText>
          </w:r>
        </w:del>
      </w:ins>
      <w:ins w:id="5329" w:author="杨俊" w:date="2019-10-20T20:15:00Z">
        <w:del w:id="5330" w:author="冰蓝城 [2]" w:date="2019-10-22T17:17:15Z">
          <w:r>
            <w:rPr>
              <w:rFonts w:hint="eastAsia"/>
            </w:rPr>
            <w:delText>的流程图如下图：</w:delText>
          </w:r>
        </w:del>
      </w:ins>
    </w:p>
    <w:p>
      <w:pPr>
        <w:ind w:firstLine="480"/>
        <w:jc w:val="center"/>
        <w:rPr>
          <w:ins w:id="5332" w:author="杨俊" w:date="2019-10-21T08:52:00Z"/>
          <w:del w:id="5333" w:author="冰蓝城 [2]" w:date="2019-10-22T17:17:15Z"/>
        </w:rPr>
        <w:pPrChange w:id="5331" w:author="杨俊" w:date="2019-10-21T08:52:00Z">
          <w:pPr>
            <w:pStyle w:val="3"/>
            <w:ind w:firstLine="151"/>
          </w:pPr>
        </w:pPrChange>
      </w:pPr>
      <w:ins w:id="5334" w:author="杨俊" w:date="2019-10-20T20:16:00Z">
        <w:del w:id="5335" w:author="冰蓝城 [2]" w:date="2019-10-22T17:17:15Z">
          <w:r>
            <w:rPr/>
            <w:pict>
              <v:shape id="_x0000_i1028" o:spt="75" type="#_x0000_t75" style="height:393.75pt;width:226.5pt;" filled="f" o:preferrelative="t" stroked="f" coordsize="21600,21600">
                <v:path/>
                <v:fill on="f" focussize="0,0"/>
                <v:stroke on="f" joinstyle="miter"/>
                <v:imagedata r:id="rId24" o:title=""/>
                <o:lock v:ext="edit" aspectratio="t"/>
                <w10:wrap type="none"/>
                <w10:anchorlock/>
              </v:shape>
            </w:pict>
          </w:r>
        </w:del>
      </w:ins>
    </w:p>
    <w:p>
      <w:pPr>
        <w:ind w:firstLine="420"/>
        <w:jc w:val="center"/>
        <w:rPr>
          <w:ins w:id="5339" w:author="杨俊" w:date="2019-10-21T08:39:00Z"/>
          <w:del w:id="5340" w:author="冰蓝城 [2]" w:date="2019-10-22T17:17:15Z"/>
          <w:rFonts w:ascii="楷体" w:hAnsi="楷体" w:eastAsia="楷体"/>
          <w:sz w:val="21"/>
          <w:szCs w:val="21"/>
          <w:rPrChange w:id="5341" w:author="杨俊" w:date="2019-10-21T08:53:00Z">
            <w:rPr>
              <w:ins w:id="5342" w:author="杨俊" w:date="2019-10-21T08:39:00Z"/>
              <w:del w:id="5343" w:author="冰蓝城 [2]" w:date="2019-10-22T17:17:15Z"/>
            </w:rPr>
          </w:rPrChange>
        </w:rPr>
        <w:pPrChange w:id="5338" w:author="杨俊" w:date="2019-10-21T08:52:00Z">
          <w:pPr>
            <w:pStyle w:val="3"/>
            <w:ind w:firstLine="105"/>
          </w:pPr>
        </w:pPrChange>
      </w:pPr>
      <w:ins w:id="5344" w:author="杨俊" w:date="2019-10-21T08:53:00Z">
        <w:del w:id="5345" w:author="冰蓝城 [2]" w:date="2019-10-22T17:17:15Z">
          <w:r>
            <w:rPr>
              <w:rFonts w:hint="eastAsia" w:ascii="楷体" w:hAnsi="楷体" w:eastAsia="楷体"/>
              <w:sz w:val="21"/>
              <w:szCs w:val="21"/>
            </w:rPr>
            <w:delText>图4</w:delText>
          </w:r>
        </w:del>
      </w:ins>
      <w:ins w:id="5346" w:author="杨俊" w:date="2019-10-21T08:53:00Z">
        <w:del w:id="5347" w:author="冰蓝城 [2]" w:date="2019-10-22T17:17:15Z">
          <w:r>
            <w:rPr>
              <w:rFonts w:ascii="楷体" w:hAnsi="楷体" w:eastAsia="楷体"/>
              <w:sz w:val="21"/>
              <w:szCs w:val="21"/>
            </w:rPr>
            <w:delText xml:space="preserve"> </w:delText>
          </w:r>
        </w:del>
      </w:ins>
      <w:ins w:id="5348" w:author="杨俊" w:date="2019-10-21T08:53:00Z">
        <w:del w:id="5349" w:author="冰蓝城 [2]" w:date="2019-10-22T17:17:15Z">
          <w:r>
            <w:rPr>
              <w:rFonts w:hint="eastAsia" w:ascii="楷体" w:hAnsi="楷体" w:eastAsia="楷体"/>
              <w:sz w:val="21"/>
              <w:szCs w:val="21"/>
            </w:rPr>
            <w:delText>图层查看流程图</w:delText>
          </w:r>
        </w:del>
      </w:ins>
    </w:p>
    <w:p>
      <w:pPr>
        <w:ind w:firstLine="480"/>
        <w:rPr>
          <w:ins w:id="5351" w:author="杨俊" w:date="2019-10-21T08:39:00Z"/>
          <w:del w:id="5352" w:author="冰蓝城 [2]" w:date="2019-10-22T17:17:15Z"/>
        </w:rPr>
        <w:pPrChange w:id="5350" w:author="杨俊" w:date="2019-10-20T20:14:00Z">
          <w:pPr>
            <w:pStyle w:val="3"/>
            <w:ind w:firstLine="151"/>
          </w:pPr>
        </w:pPrChange>
      </w:pPr>
      <w:ins w:id="5353" w:author="杨俊" w:date="2019-10-21T08:45:00Z">
        <w:del w:id="5354" w:author="冰蓝城 [2]" w:date="2019-10-22T17:17:15Z">
          <w:r>
            <w:rPr>
              <w:rFonts w:hint="eastAsia"/>
            </w:rPr>
            <w:delText>信息</w:delText>
          </w:r>
        </w:del>
      </w:ins>
      <w:ins w:id="5355" w:author="杨俊" w:date="2019-10-21T08:46:00Z">
        <w:del w:id="5356" w:author="冰蓝城 [2]" w:date="2019-10-22T17:17:15Z">
          <w:r>
            <w:rPr>
              <w:rFonts w:hint="eastAsia"/>
            </w:rPr>
            <w:delText>标记和图层查看模块包括“标记”、“位置”、“位置标记”、“内容标记”、“图层”和</w:delText>
          </w:r>
        </w:del>
      </w:ins>
      <w:ins w:id="5357" w:author="杨俊" w:date="2019-10-21T08:47:00Z">
        <w:del w:id="5358" w:author="冰蓝城 [2]" w:date="2019-10-22T17:17:15Z">
          <w:r>
            <w:rPr>
              <w:rFonts w:hint="eastAsia"/>
            </w:rPr>
            <w:delText>“路线标记”六个类，其具体关系如下图所示</w:delText>
          </w:r>
        </w:del>
      </w:ins>
      <w:ins w:id="5359" w:author="杨俊" w:date="2019-10-21T08:39:00Z">
        <w:del w:id="5360" w:author="冰蓝城 [2]" w:date="2019-10-22T17:17:15Z">
          <w:r>
            <w:rPr>
              <w:rFonts w:hint="eastAsia"/>
            </w:rPr>
            <w:delText>：</w:delText>
          </w:r>
        </w:del>
      </w:ins>
    </w:p>
    <w:p>
      <w:pPr>
        <w:keepNext/>
        <w:ind w:firstLine="480"/>
        <w:rPr>
          <w:ins w:id="5362" w:author="杨俊" w:date="2019-10-21T08:53:00Z"/>
          <w:del w:id="5363" w:author="冰蓝城 [2]" w:date="2019-10-22T17:17:15Z"/>
        </w:rPr>
        <w:pPrChange w:id="5361" w:author="杨俊" w:date="2019-10-21T08:53:00Z">
          <w:pPr>
            <w:ind w:firstLine="480"/>
          </w:pPr>
        </w:pPrChange>
      </w:pPr>
      <w:ins w:id="5364" w:author="杨俊" w:date="2019-10-21T08:39:00Z">
        <w:del w:id="5365" w:author="冰蓝城 [2]" w:date="2019-10-22T17:17:15Z">
          <w:r>
            <w:rPr>
              <w:color w:val="auto"/>
              <w:u w:val="none"/>
              <w:bdr w:val="single" w:color="auto" w:sz="4" w:space="0"/>
              <w:rPrChange w:id="5371" w:author="Unknown" w:date="">
                <w:rPr>
                  <w:color w:val="0000FF" w:themeColor="hyperlink"/>
                  <w:u w:val="single"/>
                </w:rPr>
              </w:rPrChange>
            </w:rPr>
            <w:drawing>
              <wp:inline distT="0" distB="0" distL="0" distR="0">
                <wp:extent cx="5915660" cy="52025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del>
      </w:ins>
    </w:p>
    <w:p>
      <w:pPr>
        <w:pStyle w:val="5"/>
        <w:ind w:firstLine="420"/>
        <w:jc w:val="center"/>
        <w:rPr>
          <w:ins w:id="5375" w:author="杨俊" w:date="2019-10-21T08:47:00Z"/>
          <w:del w:id="5376" w:author="冰蓝城 [2]" w:date="2019-10-22T17:17:15Z"/>
          <w:rFonts w:ascii="楷体" w:hAnsi="楷体" w:eastAsia="楷体"/>
          <w:sz w:val="21"/>
          <w:szCs w:val="21"/>
          <w:rPrChange w:id="5377" w:author="杨俊" w:date="2019-10-21T08:54:00Z">
            <w:rPr>
              <w:ins w:id="5378" w:author="杨俊" w:date="2019-10-21T08:47:00Z"/>
              <w:del w:id="5379" w:author="冰蓝城 [2]" w:date="2019-10-22T17:17:15Z"/>
            </w:rPr>
          </w:rPrChange>
        </w:rPr>
        <w:pPrChange w:id="5374" w:author="杨俊" w:date="2019-10-21T08:53:00Z">
          <w:pPr>
            <w:pStyle w:val="3"/>
            <w:ind w:firstLine="105"/>
          </w:pPr>
        </w:pPrChange>
      </w:pPr>
      <w:ins w:id="5380" w:author="杨俊" w:date="2019-10-21T08:54:00Z">
        <w:del w:id="5381" w:author="冰蓝城 [2]" w:date="2019-10-22T17:17:15Z">
          <w:r>
            <w:rPr>
              <w:rFonts w:hint="eastAsia" w:ascii="楷体" w:hAnsi="楷体" w:eastAsia="楷体"/>
              <w:sz w:val="21"/>
              <w:szCs w:val="21"/>
            </w:rPr>
            <w:delText>图4</w:delText>
          </w:r>
        </w:del>
      </w:ins>
      <w:ins w:id="5382" w:author="杨俊" w:date="2019-10-21T08:54:00Z">
        <w:del w:id="5383" w:author="冰蓝城 [2]" w:date="2019-10-22T17:17:15Z">
          <w:r>
            <w:rPr>
              <w:rFonts w:ascii="楷体" w:hAnsi="楷体" w:eastAsia="楷体"/>
              <w:sz w:val="21"/>
              <w:szCs w:val="21"/>
            </w:rPr>
            <w:delText xml:space="preserve"> </w:delText>
          </w:r>
        </w:del>
      </w:ins>
      <w:ins w:id="5384" w:author="杨俊" w:date="2019-10-21T08:54:00Z">
        <w:del w:id="5385" w:author="冰蓝城 [2]" w:date="2019-10-22T17:17:15Z">
          <w:r>
            <w:rPr>
              <w:rFonts w:hint="eastAsia" w:ascii="楷体" w:hAnsi="楷体" w:eastAsia="楷体"/>
              <w:sz w:val="21"/>
              <w:szCs w:val="21"/>
            </w:rPr>
            <w:delText>信息标记和图层查看类图</w:delText>
          </w:r>
        </w:del>
      </w:ins>
    </w:p>
    <w:p>
      <w:pPr>
        <w:ind w:firstLine="480"/>
        <w:rPr>
          <w:ins w:id="5387" w:author="杨俊" w:date="2019-10-21T08:57:00Z"/>
          <w:del w:id="5388" w:author="冰蓝城 [2]" w:date="2019-10-22T17:17:15Z"/>
        </w:rPr>
        <w:pPrChange w:id="5386" w:author="杨俊" w:date="2019-10-20T20:14:00Z">
          <w:pPr>
            <w:pStyle w:val="3"/>
            <w:ind w:firstLine="151"/>
          </w:pPr>
        </w:pPrChange>
      </w:pPr>
      <w:ins w:id="5389" w:author="杨俊" w:date="2019-10-21T08:56:00Z">
        <w:del w:id="5390" w:author="冰蓝城 [2]" w:date="2019-10-22T17:17:15Z">
          <w:r>
            <w:rPr>
              <w:rFonts w:hint="eastAsia"/>
            </w:rPr>
            <w:delText>图层查看包括从</w:delText>
          </w:r>
        </w:del>
      </w:ins>
      <w:ins w:id="5391" w:author="杨俊" w:date="2019-10-21T08:57:00Z">
        <w:del w:id="5392" w:author="冰蓝城 [2]" w:date="2019-10-22T17:17:15Z">
          <w:r>
            <w:rPr>
              <w:rFonts w:hint="eastAsia"/>
            </w:rPr>
            <w:delText>本地导入图层和从网络导入图层，该部分的接口设计如下表所示：</w:delText>
          </w:r>
        </w:del>
      </w:ins>
    </w:p>
    <w:p>
      <w:pPr>
        <w:pStyle w:val="5"/>
        <w:keepNext/>
        <w:ind w:firstLine="420"/>
        <w:jc w:val="center"/>
        <w:rPr>
          <w:ins w:id="5394" w:author="杨俊" w:date="2019-10-21T09:29:00Z"/>
          <w:del w:id="5395" w:author="冰蓝城 [2]" w:date="2019-10-22T17:17:15Z"/>
          <w:rFonts w:ascii="楷体" w:hAnsi="楷体" w:eastAsia="楷体"/>
          <w:sz w:val="21"/>
          <w:szCs w:val="21"/>
          <w:rPrChange w:id="5396" w:author="杨俊" w:date="2019-10-21T09:29:00Z">
            <w:rPr>
              <w:ins w:id="5397" w:author="杨俊" w:date="2019-10-21T09:29:00Z"/>
              <w:del w:id="5398" w:author="冰蓝城 [2]" w:date="2019-10-22T17:17:15Z"/>
            </w:rPr>
          </w:rPrChange>
        </w:rPr>
        <w:pPrChange w:id="5393" w:author="杨俊" w:date="2019-10-21T09:29:00Z">
          <w:pPr>
            <w:ind w:firstLine="420"/>
          </w:pPr>
        </w:pPrChange>
      </w:pPr>
      <w:ins w:id="5399" w:author="杨俊" w:date="2019-10-21T09:29:00Z">
        <w:del w:id="5400" w:author="冰蓝城 [2]" w:date="2019-10-22T17:17:15Z">
          <w:r>
            <w:rPr>
              <w:rFonts w:hint="eastAsia" w:ascii="楷体" w:hAnsi="楷体" w:eastAsia="楷体"/>
              <w:sz w:val="21"/>
              <w:szCs w:val="21"/>
            </w:rPr>
            <w:delText>表格2</w:delText>
          </w:r>
        </w:del>
      </w:ins>
      <w:ins w:id="5401" w:author="杨俊" w:date="2019-10-21T09:29:00Z">
        <w:del w:id="5402" w:author="冰蓝城 [2]" w:date="2019-10-22T17:17:15Z">
          <w:r>
            <w:rPr>
              <w:rFonts w:ascii="楷体" w:hAnsi="楷体" w:eastAsia="楷体"/>
              <w:sz w:val="21"/>
              <w:szCs w:val="21"/>
            </w:rPr>
            <w:delText xml:space="preserve"> </w:delText>
          </w:r>
        </w:del>
      </w:ins>
      <w:ins w:id="5403" w:author="杨俊" w:date="2019-10-21T09:29:00Z">
        <w:del w:id="5404" w:author="冰蓝城 [2]" w:date="2019-10-22T17:17:15Z">
          <w:r>
            <w:rPr>
              <w:rFonts w:hint="eastAsia" w:ascii="楷体" w:hAnsi="楷体" w:eastAsia="楷体"/>
              <w:sz w:val="21"/>
              <w:szCs w:val="21"/>
            </w:rPr>
            <w:delText>图层查看模块接口</w:delText>
          </w:r>
        </w:del>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5405" w:author="杨俊" w:date="2019-10-21T09:06:00Z">
          <w:tblPr>
            <w:tblStyle w:val="18"/>
            <w:tblW w:w="131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093"/>
        <w:gridCol w:w="2833"/>
        <w:gridCol w:w="994"/>
        <w:gridCol w:w="3934"/>
        <w:tblGridChange w:id="5406">
          <w:tblGrid>
            <w:gridCol w:w="2462"/>
            <w:gridCol w:w="822"/>
            <w:gridCol w:w="1642"/>
            <w:gridCol w:w="1643"/>
            <w:gridCol w:w="821"/>
            <w:gridCol w:w="2464"/>
            <w:gridCol w:w="3285"/>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409" w:author="杨俊" w:date="2019-10-21T09:0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407" w:author="杨俊" w:date="2019-10-21T08:58:00Z"/>
          <w:del w:id="5408" w:author="冰蓝城 [2]" w:date="2019-10-22T17:17:15Z"/>
        </w:trPr>
        <w:tc>
          <w:tcPr>
            <w:tcW w:w="2093" w:type="dxa"/>
            <w:tcPrChange w:id="5410" w:author="杨俊" w:date="2019-10-21T09:06:00Z">
              <w:tcPr>
                <w:tcW w:w="3284" w:type="dxa"/>
                <w:gridSpan w:val="2"/>
              </w:tcPr>
            </w:tcPrChange>
          </w:tcPr>
          <w:p>
            <w:pPr>
              <w:ind w:firstLine="0" w:firstLineChars="0"/>
              <w:jc w:val="center"/>
              <w:rPr>
                <w:ins w:id="5412" w:author="杨俊" w:date="2019-10-21T08:58:00Z"/>
                <w:del w:id="5413" w:author="冰蓝城 [2]" w:date="2019-10-22T17:17:15Z"/>
              </w:rPr>
              <w:pPrChange w:id="5411" w:author="杨俊" w:date="2019-10-21T08:59:00Z">
                <w:pPr>
                  <w:ind w:firstLine="0" w:firstLineChars="0"/>
                </w:pPr>
              </w:pPrChange>
            </w:pPr>
            <w:ins w:id="5414" w:author="杨俊" w:date="2019-10-21T08:58:00Z">
              <w:del w:id="5415" w:author="冰蓝城 [2]" w:date="2019-10-22T17:17:15Z">
                <w:r>
                  <w:rPr>
                    <w:rFonts w:hint="eastAsia"/>
                    <w:b/>
                  </w:rPr>
                  <w:delText>接口名称</w:delText>
                </w:r>
              </w:del>
            </w:ins>
          </w:p>
        </w:tc>
        <w:tc>
          <w:tcPr>
            <w:tcW w:w="2833" w:type="dxa"/>
            <w:tcPrChange w:id="5416" w:author="杨俊" w:date="2019-10-21T09:06:00Z">
              <w:tcPr>
                <w:tcW w:w="3285" w:type="dxa"/>
                <w:gridSpan w:val="2"/>
              </w:tcPr>
            </w:tcPrChange>
          </w:tcPr>
          <w:p>
            <w:pPr>
              <w:ind w:firstLine="0" w:firstLineChars="0"/>
              <w:jc w:val="center"/>
              <w:rPr>
                <w:ins w:id="5418" w:author="杨俊" w:date="2019-10-21T08:58:00Z"/>
                <w:del w:id="5419" w:author="冰蓝城 [2]" w:date="2019-10-22T17:17:15Z"/>
              </w:rPr>
              <w:pPrChange w:id="5417" w:author="杨俊" w:date="2019-10-21T08:59:00Z">
                <w:pPr>
                  <w:ind w:firstLine="0" w:firstLineChars="0"/>
                </w:pPr>
              </w:pPrChange>
            </w:pPr>
            <w:ins w:id="5420" w:author="杨俊" w:date="2019-10-21T08:58:00Z">
              <w:del w:id="5421" w:author="冰蓝城 [2]" w:date="2019-10-22T17:17:15Z">
                <w:r>
                  <w:rPr>
                    <w:rFonts w:hint="eastAsia"/>
                    <w:b/>
                  </w:rPr>
                  <w:delText>参数</w:delText>
                </w:r>
              </w:del>
            </w:ins>
          </w:p>
        </w:tc>
        <w:tc>
          <w:tcPr>
            <w:tcW w:w="994" w:type="dxa"/>
            <w:tcPrChange w:id="5422" w:author="杨俊" w:date="2019-10-21T09:06:00Z">
              <w:tcPr>
                <w:tcW w:w="3285" w:type="dxa"/>
                <w:gridSpan w:val="2"/>
              </w:tcPr>
            </w:tcPrChange>
          </w:tcPr>
          <w:p>
            <w:pPr>
              <w:ind w:firstLine="0" w:firstLineChars="0"/>
              <w:jc w:val="center"/>
              <w:rPr>
                <w:ins w:id="5424" w:author="杨俊" w:date="2019-10-21T08:58:00Z"/>
                <w:del w:id="5425" w:author="冰蓝城 [2]" w:date="2019-10-22T17:17:15Z"/>
              </w:rPr>
              <w:pPrChange w:id="5423" w:author="杨俊" w:date="2019-10-21T08:59:00Z">
                <w:pPr>
                  <w:ind w:firstLine="0" w:firstLineChars="0"/>
                </w:pPr>
              </w:pPrChange>
            </w:pPr>
            <w:ins w:id="5426" w:author="杨俊" w:date="2019-10-21T08:58:00Z">
              <w:del w:id="5427" w:author="冰蓝城 [2]" w:date="2019-10-22T17:17:15Z">
                <w:r>
                  <w:rPr>
                    <w:rFonts w:hint="eastAsia"/>
                    <w:b/>
                  </w:rPr>
                  <w:delText>返回值</w:delText>
                </w:r>
              </w:del>
            </w:ins>
          </w:p>
        </w:tc>
        <w:tc>
          <w:tcPr>
            <w:tcW w:w="3934" w:type="dxa"/>
            <w:tcPrChange w:id="5428" w:author="杨俊" w:date="2019-10-21T09:06:00Z">
              <w:tcPr>
                <w:tcW w:w="3285" w:type="dxa"/>
              </w:tcPr>
            </w:tcPrChange>
          </w:tcPr>
          <w:p>
            <w:pPr>
              <w:ind w:firstLine="0" w:firstLineChars="0"/>
              <w:jc w:val="center"/>
              <w:rPr>
                <w:ins w:id="5430" w:author="杨俊" w:date="2019-10-21T08:58:00Z"/>
                <w:del w:id="5431" w:author="冰蓝城 [2]" w:date="2019-10-22T17:17:15Z"/>
              </w:rPr>
              <w:pPrChange w:id="5429" w:author="杨俊" w:date="2019-10-21T08:59:00Z">
                <w:pPr>
                  <w:ind w:firstLine="0" w:firstLineChars="0"/>
                </w:pPr>
              </w:pPrChange>
            </w:pPr>
            <w:ins w:id="5432" w:author="杨俊" w:date="2019-10-21T08:58:00Z">
              <w:del w:id="5433" w:author="冰蓝城 [2]" w:date="2019-10-22T17:17:15Z">
                <w:r>
                  <w:rPr>
                    <w:rFonts w:hint="eastAsia"/>
                    <w:b/>
                  </w:rPr>
                  <w:delText>说明</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436" w:author="杨俊" w:date="2019-10-21T09:0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434" w:author="杨俊" w:date="2019-10-21T08:58:00Z"/>
          <w:del w:id="5435" w:author="冰蓝城 [2]" w:date="2019-10-22T17:17:15Z"/>
        </w:trPr>
        <w:tc>
          <w:tcPr>
            <w:tcW w:w="2093" w:type="dxa"/>
            <w:tcPrChange w:id="5437" w:author="杨俊" w:date="2019-10-21T09:06:00Z">
              <w:tcPr>
                <w:tcW w:w="3284" w:type="dxa"/>
                <w:gridSpan w:val="2"/>
              </w:tcPr>
            </w:tcPrChange>
          </w:tcPr>
          <w:p>
            <w:pPr>
              <w:ind w:firstLine="0" w:firstLineChars="0"/>
              <w:jc w:val="center"/>
              <w:rPr>
                <w:ins w:id="5439" w:author="杨俊" w:date="2019-10-21T08:58:00Z"/>
                <w:del w:id="5440" w:author="冰蓝城 [2]" w:date="2019-10-22T17:17:15Z"/>
              </w:rPr>
              <w:pPrChange w:id="5438" w:author="杨俊" w:date="2019-10-21T08:59:00Z">
                <w:pPr>
                  <w:ind w:firstLine="0" w:firstLineChars="0"/>
                </w:pPr>
              </w:pPrChange>
            </w:pPr>
            <w:ins w:id="5441" w:author="杨俊" w:date="2019-10-21T08:59:00Z">
              <w:del w:id="5442" w:author="冰蓝城 [2]" w:date="2019-10-22T17:17:15Z">
                <w:r>
                  <w:rPr/>
                  <w:delText>import_local()</w:delText>
                </w:r>
              </w:del>
            </w:ins>
          </w:p>
        </w:tc>
        <w:tc>
          <w:tcPr>
            <w:tcW w:w="2833" w:type="dxa"/>
            <w:tcPrChange w:id="5443" w:author="杨俊" w:date="2019-10-21T09:06:00Z">
              <w:tcPr>
                <w:tcW w:w="3285" w:type="dxa"/>
                <w:gridSpan w:val="2"/>
              </w:tcPr>
            </w:tcPrChange>
          </w:tcPr>
          <w:p>
            <w:pPr>
              <w:ind w:firstLine="0" w:firstLineChars="0"/>
              <w:jc w:val="center"/>
              <w:rPr>
                <w:ins w:id="5445" w:author="杨俊" w:date="2019-10-21T08:58:00Z"/>
                <w:del w:id="5446" w:author="冰蓝城 [2]" w:date="2019-10-22T17:17:15Z"/>
              </w:rPr>
              <w:pPrChange w:id="5444" w:author="杨俊" w:date="2019-10-21T08:59:00Z">
                <w:pPr>
                  <w:ind w:firstLine="0" w:firstLineChars="0"/>
                </w:pPr>
              </w:pPrChange>
            </w:pPr>
            <w:ins w:id="5447" w:author="杨俊" w:date="2019-10-21T09:00:00Z">
              <w:del w:id="5448" w:author="冰蓝城 [2]" w:date="2019-10-22T17:17:15Z">
                <w:r>
                  <w:rPr>
                    <w:rFonts w:hint="eastAsia"/>
                  </w:rPr>
                  <w:delText>i</w:delText>
                </w:r>
              </w:del>
            </w:ins>
            <w:ins w:id="5449" w:author="杨俊" w:date="2019-10-21T09:00:00Z">
              <w:del w:id="5450" w:author="冰蓝城 [2]" w:date="2019-10-22T17:17:15Z">
                <w:r>
                  <w:rPr/>
                  <w:delText>nt select</w:delText>
                </w:r>
              </w:del>
            </w:ins>
            <w:ins w:id="5451" w:author="杨俊" w:date="2019-10-21T09:04:00Z">
              <w:del w:id="5452" w:author="冰蓝城 [2]" w:date="2019-10-22T17:17:15Z">
                <w:r>
                  <w:rPr/>
                  <w:delText>_</w:delText>
                </w:r>
              </w:del>
            </w:ins>
            <w:ins w:id="5453" w:author="杨俊" w:date="2019-10-21T09:05:00Z">
              <w:del w:id="5454" w:author="冰蓝城 [2]" w:date="2019-10-22T17:17:15Z">
                <w:r>
                  <w:rPr/>
                  <w:delText>local</w:delText>
                </w:r>
              </w:del>
            </w:ins>
            <w:ins w:id="5455" w:author="杨俊" w:date="2019-10-21T09:06:00Z">
              <w:del w:id="5456" w:author="冰蓝城 [2]" w:date="2019-10-22T17:17:15Z">
                <w:r>
                  <w:rPr/>
                  <w:delText>_</w:delText>
                </w:r>
              </w:del>
            </w:ins>
            <w:ins w:id="5457" w:author="杨俊" w:date="2019-10-21T09:04:00Z">
              <w:del w:id="5458" w:author="冰蓝城 [2]" w:date="2019-10-22T17:17:15Z">
                <w:r>
                  <w:rPr/>
                  <w:delText>layer_id</w:delText>
                </w:r>
              </w:del>
            </w:ins>
          </w:p>
        </w:tc>
        <w:tc>
          <w:tcPr>
            <w:tcW w:w="994" w:type="dxa"/>
            <w:tcPrChange w:id="5459" w:author="杨俊" w:date="2019-10-21T09:06:00Z">
              <w:tcPr>
                <w:tcW w:w="3285" w:type="dxa"/>
                <w:gridSpan w:val="2"/>
              </w:tcPr>
            </w:tcPrChange>
          </w:tcPr>
          <w:p>
            <w:pPr>
              <w:ind w:firstLine="0" w:firstLineChars="0"/>
              <w:jc w:val="center"/>
              <w:rPr>
                <w:ins w:id="5461" w:author="杨俊" w:date="2019-10-21T08:58:00Z"/>
                <w:del w:id="5462" w:author="冰蓝城 [2]" w:date="2019-10-22T17:17:15Z"/>
              </w:rPr>
              <w:pPrChange w:id="5460" w:author="杨俊" w:date="2019-10-21T08:59:00Z">
                <w:pPr>
                  <w:ind w:firstLine="0" w:firstLineChars="0"/>
                </w:pPr>
              </w:pPrChange>
            </w:pPr>
            <w:ins w:id="5463" w:author="杨俊" w:date="2019-10-21T09:04:00Z">
              <w:del w:id="5464" w:author="冰蓝城 [2]" w:date="2019-10-22T17:17:15Z">
                <w:r>
                  <w:rPr>
                    <w:rFonts w:hint="eastAsia"/>
                  </w:rPr>
                  <w:delText>i</w:delText>
                </w:r>
              </w:del>
            </w:ins>
            <w:ins w:id="5465" w:author="杨俊" w:date="2019-10-21T09:04:00Z">
              <w:del w:id="5466" w:author="冰蓝城 [2]" w:date="2019-10-22T17:17:15Z">
                <w:r>
                  <w:rPr/>
                  <w:delText>nt</w:delText>
                </w:r>
              </w:del>
            </w:ins>
          </w:p>
        </w:tc>
        <w:tc>
          <w:tcPr>
            <w:tcW w:w="3934" w:type="dxa"/>
            <w:tcPrChange w:id="5467" w:author="杨俊" w:date="2019-10-21T09:06:00Z">
              <w:tcPr>
                <w:tcW w:w="3285" w:type="dxa"/>
              </w:tcPr>
            </w:tcPrChange>
          </w:tcPr>
          <w:p>
            <w:pPr>
              <w:ind w:firstLine="0" w:firstLineChars="0"/>
              <w:jc w:val="center"/>
              <w:rPr>
                <w:ins w:id="5469" w:author="杨俊" w:date="2019-10-21T08:58:00Z"/>
                <w:del w:id="5470" w:author="冰蓝城 [2]" w:date="2019-10-22T17:17:15Z"/>
              </w:rPr>
              <w:pPrChange w:id="5468" w:author="杨俊" w:date="2019-10-21T08:59:00Z">
                <w:pPr>
                  <w:ind w:firstLine="0" w:firstLineChars="0"/>
                </w:pPr>
              </w:pPrChange>
            </w:pPr>
            <w:ins w:id="5471" w:author="杨俊" w:date="2019-10-21T09:04:00Z">
              <w:del w:id="5472" w:author="冰蓝城 [2]" w:date="2019-10-22T17:17:15Z">
                <w:r>
                  <w:rPr>
                    <w:rFonts w:hint="eastAsia"/>
                  </w:rPr>
                  <w:delText>从</w:delText>
                </w:r>
              </w:del>
            </w:ins>
            <w:ins w:id="5473" w:author="杨俊" w:date="2019-10-21T09:05:00Z">
              <w:del w:id="5474" w:author="冰蓝城 [2]" w:date="2019-10-22T17:17:15Z">
                <w:r>
                  <w:rPr>
                    <w:rFonts w:hint="eastAsia"/>
                  </w:rPr>
                  <w:delText>本地文件夹</w:delText>
                </w:r>
              </w:del>
            </w:ins>
            <w:ins w:id="5475" w:author="杨俊" w:date="2019-10-21T09:04:00Z">
              <w:del w:id="5476" w:author="冰蓝城 [2]" w:date="2019-10-22T17:17:15Z">
                <w:r>
                  <w:rPr>
                    <w:rFonts w:hint="eastAsia"/>
                  </w:rPr>
                  <w:delText>选择</w:delText>
                </w:r>
              </w:del>
            </w:ins>
            <w:ins w:id="5477" w:author="杨俊" w:date="2019-10-21T09:05:00Z">
              <w:del w:id="5478" w:author="冰蓝城 [2]" w:date="2019-10-22T17:17:15Z">
                <w:r>
                  <w:rPr>
                    <w:rFonts w:hint="eastAsia"/>
                  </w:rPr>
                  <w:delText>相应</w:delText>
                </w:r>
              </w:del>
            </w:ins>
            <w:ins w:id="5479" w:author="杨俊" w:date="2019-10-21T09:04:00Z">
              <w:del w:id="5480" w:author="冰蓝城 [2]" w:date="2019-10-22T17:17:15Z">
                <w:r>
                  <w:rPr>
                    <w:rFonts w:hint="eastAsia"/>
                  </w:rPr>
                  <w:delText>图层</w:delText>
                </w:r>
              </w:del>
            </w:ins>
            <w:ins w:id="5481" w:author="杨俊" w:date="2019-10-21T09:05:00Z">
              <w:del w:id="5482" w:author="冰蓝城 [2]" w:date="2019-10-22T17:17:15Z">
                <w:r>
                  <w:rPr>
                    <w:rFonts w:hint="eastAsia"/>
                  </w:rPr>
                  <w:delText>，并返回其id，失败则返回-1</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5485" w:author="杨俊" w:date="2019-10-21T09:0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rPr>
          <w:ins w:id="5483" w:author="杨俊" w:date="2019-10-21T08:58:00Z"/>
          <w:del w:id="5484" w:author="冰蓝城 [2]" w:date="2019-10-22T17:17:15Z"/>
          <w:trPrChange w:id="5485" w:author="杨俊" w:date="2019-10-21T09:06:00Z">
            <w:trPr>
              <w:gridAfter w:val="1"/>
              <w:wAfter w:w="3285" w:type="dxa"/>
            </w:trPr>
          </w:trPrChange>
        </w:trPr>
        <w:tc>
          <w:tcPr>
            <w:tcW w:w="2093" w:type="dxa"/>
            <w:tcPrChange w:id="5486" w:author="杨俊" w:date="2019-10-21T09:06:00Z">
              <w:tcPr>
                <w:tcW w:w="2462" w:type="dxa"/>
              </w:tcPr>
            </w:tcPrChange>
          </w:tcPr>
          <w:p>
            <w:pPr>
              <w:ind w:firstLine="0" w:firstLineChars="0"/>
              <w:jc w:val="center"/>
              <w:rPr>
                <w:ins w:id="5488" w:author="杨俊" w:date="2019-10-21T08:58:00Z"/>
                <w:del w:id="5489" w:author="冰蓝城 [2]" w:date="2019-10-22T17:17:15Z"/>
              </w:rPr>
              <w:pPrChange w:id="5487" w:author="杨俊" w:date="2019-10-21T08:59:00Z">
                <w:pPr>
                  <w:ind w:firstLine="0" w:firstLineChars="0"/>
                </w:pPr>
              </w:pPrChange>
            </w:pPr>
            <w:ins w:id="5490" w:author="杨俊" w:date="2019-10-21T08:59:00Z">
              <w:del w:id="5491" w:author="冰蓝城 [2]" w:date="2019-10-22T17:17:15Z">
                <w:r>
                  <w:rPr/>
                  <w:delText>import_net()</w:delText>
                </w:r>
              </w:del>
            </w:ins>
          </w:p>
        </w:tc>
        <w:tc>
          <w:tcPr>
            <w:tcW w:w="2833" w:type="dxa"/>
            <w:tcPrChange w:id="5492" w:author="杨俊" w:date="2019-10-21T09:06:00Z">
              <w:tcPr>
                <w:tcW w:w="2464" w:type="dxa"/>
                <w:gridSpan w:val="2"/>
              </w:tcPr>
            </w:tcPrChange>
          </w:tcPr>
          <w:p>
            <w:pPr>
              <w:ind w:firstLine="0" w:firstLineChars="0"/>
              <w:jc w:val="center"/>
              <w:rPr>
                <w:ins w:id="5494" w:author="杨俊" w:date="2019-10-21T08:58:00Z"/>
                <w:del w:id="5495" w:author="冰蓝城 [2]" w:date="2019-10-22T17:17:15Z"/>
              </w:rPr>
              <w:pPrChange w:id="5493" w:author="杨俊" w:date="2019-10-21T08:59:00Z">
                <w:pPr>
                  <w:ind w:firstLine="0" w:firstLineChars="0"/>
                </w:pPr>
              </w:pPrChange>
            </w:pPr>
            <w:ins w:id="5496" w:author="杨俊" w:date="2019-10-21T09:05:00Z">
              <w:del w:id="5497" w:author="冰蓝城 [2]" w:date="2019-10-22T17:17:15Z">
                <w:r>
                  <w:rPr>
                    <w:rFonts w:hint="eastAsia"/>
                  </w:rPr>
                  <w:delText>int</w:delText>
                </w:r>
              </w:del>
            </w:ins>
            <w:ins w:id="5498" w:author="杨俊" w:date="2019-10-21T09:05:00Z">
              <w:del w:id="5499" w:author="冰蓝城 [2]" w:date="2019-10-22T17:17:15Z">
                <w:r>
                  <w:rPr/>
                  <w:delText xml:space="preserve"> select_net_layer_id</w:delText>
                </w:r>
              </w:del>
            </w:ins>
          </w:p>
        </w:tc>
        <w:tc>
          <w:tcPr>
            <w:tcW w:w="994" w:type="dxa"/>
            <w:tcPrChange w:id="5500" w:author="杨俊" w:date="2019-10-21T09:06:00Z">
              <w:tcPr>
                <w:tcW w:w="2464" w:type="dxa"/>
                <w:gridSpan w:val="2"/>
              </w:tcPr>
            </w:tcPrChange>
          </w:tcPr>
          <w:p>
            <w:pPr>
              <w:ind w:firstLine="0" w:firstLineChars="0"/>
              <w:jc w:val="center"/>
              <w:rPr>
                <w:ins w:id="5502" w:author="杨俊" w:date="2019-10-21T08:58:00Z"/>
                <w:del w:id="5503" w:author="冰蓝城 [2]" w:date="2019-10-22T17:17:15Z"/>
              </w:rPr>
              <w:pPrChange w:id="5501" w:author="杨俊" w:date="2019-10-21T08:59:00Z">
                <w:pPr>
                  <w:ind w:firstLine="0" w:firstLineChars="0"/>
                </w:pPr>
              </w:pPrChange>
            </w:pPr>
            <w:ins w:id="5504" w:author="杨俊" w:date="2019-10-21T09:06:00Z">
              <w:del w:id="5505" w:author="冰蓝城 [2]" w:date="2019-10-22T17:17:15Z">
                <w:r>
                  <w:rPr>
                    <w:rFonts w:hint="eastAsia"/>
                  </w:rPr>
                  <w:delText>i</w:delText>
                </w:r>
              </w:del>
            </w:ins>
            <w:ins w:id="5506" w:author="杨俊" w:date="2019-10-21T09:06:00Z">
              <w:del w:id="5507" w:author="冰蓝城 [2]" w:date="2019-10-22T17:17:15Z">
                <w:r>
                  <w:rPr/>
                  <w:delText>nt</w:delText>
                </w:r>
              </w:del>
            </w:ins>
          </w:p>
        </w:tc>
        <w:tc>
          <w:tcPr>
            <w:tcW w:w="3934" w:type="dxa"/>
            <w:tcPrChange w:id="5508" w:author="杨俊" w:date="2019-10-21T09:06:00Z">
              <w:tcPr>
                <w:tcW w:w="2464" w:type="dxa"/>
              </w:tcPr>
            </w:tcPrChange>
          </w:tcPr>
          <w:p>
            <w:pPr>
              <w:ind w:firstLine="0" w:firstLineChars="0"/>
              <w:jc w:val="center"/>
              <w:rPr>
                <w:ins w:id="5510" w:author="杨俊" w:date="2019-10-21T08:58:00Z"/>
                <w:del w:id="5511" w:author="冰蓝城 [2]" w:date="2019-10-22T17:17:15Z"/>
              </w:rPr>
              <w:pPrChange w:id="5509" w:author="杨俊" w:date="2019-10-21T09:06:00Z">
                <w:pPr>
                  <w:ind w:firstLine="0" w:firstLineChars="0"/>
                </w:pPr>
              </w:pPrChange>
            </w:pPr>
            <w:ins w:id="5512" w:author="杨俊" w:date="2019-10-21T09:06:00Z">
              <w:del w:id="5513" w:author="冰蓝城 [2]" w:date="2019-10-22T17:17:15Z">
                <w:r>
                  <w:rPr>
                    <w:rFonts w:hint="eastAsia"/>
                  </w:rPr>
                  <w:delText>从</w:delText>
                </w:r>
              </w:del>
            </w:ins>
            <w:ins w:id="5514" w:author="杨俊" w:date="2019-10-21T09:07:00Z">
              <w:del w:id="5515" w:author="冰蓝城 [2]" w:date="2019-10-22T17:17:15Z">
                <w:r>
                  <w:rPr>
                    <w:rFonts w:hint="eastAsia"/>
                  </w:rPr>
                  <w:delText>服务器</w:delText>
                </w:r>
              </w:del>
            </w:ins>
            <w:ins w:id="5516" w:author="杨俊" w:date="2019-10-21T09:06:00Z">
              <w:del w:id="5517" w:author="冰蓝城 [2]" w:date="2019-10-22T17:17:15Z">
                <w:r>
                  <w:rPr>
                    <w:rFonts w:hint="eastAsia"/>
                  </w:rPr>
                  <w:delText>选择相应图层，并返回其id，失败则返回-1</w:delText>
                </w:r>
              </w:del>
            </w:ins>
          </w:p>
        </w:tc>
      </w:tr>
    </w:tbl>
    <w:p>
      <w:pPr>
        <w:ind w:firstLine="480"/>
        <w:rPr>
          <w:ins w:id="5519" w:author="杨俊" w:date="2019-10-20T20:16:00Z"/>
          <w:del w:id="5520" w:author="冰蓝城 [2]" w:date="2019-10-22T17:17:15Z"/>
        </w:rPr>
        <w:pPrChange w:id="5518" w:author="杨俊" w:date="2019-10-20T20:14:00Z">
          <w:pPr>
            <w:pStyle w:val="3"/>
            <w:ind w:firstLine="151"/>
          </w:pPr>
        </w:pPrChange>
      </w:pPr>
    </w:p>
    <w:p>
      <w:pPr>
        <w:ind w:firstLine="480"/>
        <w:rPr>
          <w:ins w:id="5522" w:author="FSMM _" w:date="2019-10-17T20:29:00Z"/>
          <w:del w:id="5523" w:author="冰蓝城 [2]" w:date="2019-10-22T17:17:15Z"/>
        </w:rPr>
        <w:pPrChange w:id="5521" w:author="杨俊" w:date="2019-10-20T20:14:00Z">
          <w:pPr>
            <w:pStyle w:val="3"/>
            <w:ind w:firstLine="151"/>
          </w:pPr>
        </w:pPrChange>
      </w:pPr>
      <w:ins w:id="5524" w:author="FSMM _" w:date="2019-10-17T20:28:00Z">
        <w:del w:id="5525" w:author="冰蓝城 [2]" w:date="2019-10-22T17:17:15Z">
          <w:r>
            <w:rPr>
              <w:rFonts w:hint="eastAsia"/>
            </w:rPr>
            <w:delText>信息标记</w:delText>
          </w:r>
        </w:del>
      </w:ins>
    </w:p>
    <w:p>
      <w:pPr>
        <w:pStyle w:val="4"/>
        <w:ind w:firstLine="281"/>
        <w:rPr>
          <w:del w:id="5527" w:author="冰蓝城 [2]" w:date="2019-10-22T17:17:15Z"/>
        </w:rPr>
        <w:pPrChange w:id="5526" w:author="1060556579@qq.com" w:date="2019-10-22T10:54:00Z">
          <w:pPr>
            <w:pStyle w:val="3"/>
            <w:ind w:firstLine="151"/>
          </w:pPr>
        </w:pPrChange>
      </w:pPr>
      <w:ins w:id="5528" w:author="FSMM _" w:date="2019-10-17T20:29:00Z">
        <w:del w:id="5529" w:author="冰蓝城 [2]" w:date="2019-10-22T17:17:15Z">
          <w:bookmarkStart w:id="25" w:name="_Toc22592000"/>
          <w:r>
            <w:rPr>
              <w:rFonts w:hint="eastAsia"/>
            </w:rPr>
            <w:delText>4</w:delText>
          </w:r>
        </w:del>
      </w:ins>
      <w:ins w:id="5530" w:author="FSMM _" w:date="2019-10-17T20:29:00Z">
        <w:del w:id="5531" w:author="冰蓝城 [2]" w:date="2019-10-22T17:17:15Z">
          <w:r>
            <w:rPr/>
            <w:delText>.</w:delText>
          </w:r>
        </w:del>
      </w:ins>
      <w:ins w:id="5532" w:author="FSMM _" w:date="2019-10-17T20:33:00Z">
        <w:del w:id="5533" w:author="冰蓝城 [2]" w:date="2019-10-22T17:17:15Z">
          <w:r>
            <w:rPr/>
            <w:delText>2.</w:delText>
          </w:r>
        </w:del>
      </w:ins>
      <w:ins w:id="5534" w:author="FSMM _" w:date="2019-10-17T20:29:00Z">
        <w:del w:id="5535" w:author="冰蓝城 [2]" w:date="2019-10-22T17:17:15Z">
          <w:r>
            <w:rPr/>
            <w:delText xml:space="preserve">8 </w:delText>
          </w:r>
        </w:del>
      </w:ins>
      <w:ins w:id="5536" w:author="FSMM _" w:date="2019-10-17T20:29:00Z">
        <w:del w:id="5537" w:author="冰蓝城 [2]" w:date="2019-10-22T17:17:15Z">
          <w:r>
            <w:rPr>
              <w:rFonts w:hint="eastAsia"/>
            </w:rPr>
            <w:delText>信息发布</w:delText>
          </w:r>
          <w:bookmarkEnd w:id="25"/>
        </w:del>
      </w:ins>
      <w:del w:id="5538" w:author="冰蓝城 [2]" w:date="2019-10-22T17:17:15Z">
        <w:r>
          <w:rPr>
            <w:rFonts w:hint="eastAsia"/>
          </w:rPr>
          <w:delText>功能划分</w:delText>
        </w:r>
      </w:del>
    </w:p>
    <w:p>
      <w:pPr>
        <w:ind w:firstLine="480" w:firstLineChars="200"/>
        <w:rPr>
          <w:ins w:id="5540" w:author="1060556579@qq.com" w:date="2019-10-22T10:56:00Z"/>
          <w:del w:id="5541" w:author="冰蓝城 [2]" w:date="2019-10-22T17:17:15Z"/>
        </w:rPr>
        <w:pPrChange w:id="5539" w:author="Windows 用户" w:date="2019-10-22T12:49:00Z">
          <w:pPr>
            <w:ind w:firstLine="0" w:firstLineChars="0"/>
          </w:pPr>
        </w:pPrChange>
      </w:pPr>
      <w:ins w:id="5542" w:author="1060556579@qq.com" w:date="2019-10-22T10:55:00Z">
        <w:del w:id="5543" w:author="冰蓝城 [2]" w:date="2019-10-22T17:17:15Z">
          <w:r>
            <w:rPr>
              <w:rFonts w:hint="eastAsia"/>
            </w:rPr>
            <w:delText>在</w:delText>
          </w:r>
        </w:del>
      </w:ins>
      <w:ins w:id="5544" w:author="1060556579@qq.com" w:date="2019-10-22T10:54:00Z">
        <w:del w:id="5545" w:author="冰蓝城 [2]" w:date="2019-10-22T17:17:15Z">
          <w:r>
            <w:rPr>
              <w:rFonts w:hint="eastAsia"/>
            </w:rPr>
            <w:delText>信息发布</w:delText>
          </w:r>
        </w:del>
      </w:ins>
      <w:ins w:id="5546" w:author="1060556579@qq.com" w:date="2019-10-22T10:55:00Z">
        <w:del w:id="5547" w:author="冰蓝城 [2]" w:date="2019-10-22T17:17:15Z">
          <w:r>
            <w:rPr>
              <w:rFonts w:hint="eastAsia"/>
            </w:rPr>
            <w:delText>部分用户可以发布文字、图片或者链接类型的标记，共</w:delText>
          </w:r>
        </w:del>
      </w:ins>
      <w:ins w:id="5548" w:author="1060556579@qq.com" w:date="2019-10-22T10:54:00Z">
        <w:del w:id="5549" w:author="冰蓝城 [2]" w:date="2019-10-22T17:17:15Z">
          <w:r>
            <w:rPr>
              <w:rFonts w:hint="eastAsia"/>
            </w:rPr>
            <w:delText>分</w:delText>
          </w:r>
        </w:del>
      </w:ins>
      <w:ins w:id="5550" w:author="1060556579@qq.com" w:date="2019-10-22T10:58:00Z">
        <w:del w:id="5551" w:author="冰蓝城 [2]" w:date="2019-10-22T17:17:15Z">
          <w:r>
            <w:rPr>
              <w:rFonts w:hint="eastAsia"/>
            </w:rPr>
            <w:delText>两</w:delText>
          </w:r>
        </w:del>
      </w:ins>
      <w:ins w:id="5552" w:author="1060556579@qq.com" w:date="2019-10-22T10:54:00Z">
        <w:del w:id="5553" w:author="冰蓝城 [2]" w:date="2019-10-22T17:17:15Z">
          <w:r>
            <w:rPr>
              <w:rFonts w:hint="eastAsia"/>
            </w:rPr>
            <w:delText>种情况。</w:delText>
          </w:r>
        </w:del>
      </w:ins>
    </w:p>
    <w:p>
      <w:pPr>
        <w:ind w:firstLine="480" w:firstLineChars="200"/>
        <w:rPr>
          <w:ins w:id="5555" w:author="1060556579@qq.com" w:date="2019-10-22T10:56:00Z"/>
          <w:del w:id="5556" w:author="冰蓝城 [2]" w:date="2019-10-22T17:17:15Z"/>
        </w:rPr>
        <w:pPrChange w:id="5554" w:author="Windows 用户" w:date="2019-10-22T12:49:00Z">
          <w:pPr>
            <w:ind w:firstLine="0" w:firstLineChars="0"/>
          </w:pPr>
        </w:pPrChange>
      </w:pPr>
      <w:ins w:id="5557" w:author="1060556579@qq.com" w:date="2019-10-22T10:54:00Z">
        <w:del w:id="5558" w:author="冰蓝城 [2]" w:date="2019-10-22T17:17:15Z">
          <w:r>
            <w:rPr>
              <w:rFonts w:hint="eastAsia"/>
            </w:rPr>
            <w:delText>上传标记</w:delText>
          </w:r>
        </w:del>
      </w:ins>
      <w:ins w:id="5559" w:author="1060556579@qq.com" w:date="2019-10-22T10:58:00Z">
        <w:del w:id="5560" w:author="冰蓝城 [2]" w:date="2019-10-22T17:17:15Z">
          <w:r>
            <w:rPr>
              <w:rFonts w:hint="eastAsia"/>
            </w:rPr>
            <w:delText>时</w:delText>
          </w:r>
        </w:del>
      </w:ins>
      <w:ins w:id="5561" w:author="1060556579@qq.com" w:date="2019-10-22T10:54:00Z">
        <w:del w:id="5562" w:author="冰蓝城 [2]" w:date="2019-10-22T17:17:15Z">
          <w:r>
            <w:rPr>
              <w:rFonts w:hint="eastAsia"/>
            </w:rPr>
            <w:delText>，</w:delText>
          </w:r>
        </w:del>
      </w:ins>
      <w:ins w:id="5563" w:author="1060556579@qq.com" w:date="2019-10-22T10:55:00Z">
        <w:del w:id="5564" w:author="冰蓝城 [2]" w:date="2019-10-22T17:17:15Z">
          <w:r>
            <w:rPr>
              <w:rFonts w:hint="eastAsia"/>
            </w:rPr>
            <w:delText>用户首先选择标记类型和图层类型，输入内容，选择保存或者上传按钮，系统自动获取点击按钮时的的时间和用户所在地点。</w:delText>
          </w:r>
        </w:del>
      </w:ins>
      <w:ins w:id="5565" w:author="1060556579@qq.com" w:date="2019-10-22T10:56:00Z">
        <w:del w:id="5566" w:author="冰蓝城 [2]" w:date="2019-10-22T17:17:15Z">
          <w:r>
            <w:rPr>
              <w:rFonts w:hint="eastAsia"/>
            </w:rPr>
            <w:delText>如点击上传并且上传成功，将获取的时间作为上传时间，将标记上传至服务器端，客户端显示信息“标记已成功上传”。</w:delText>
          </w:r>
        </w:del>
      </w:ins>
    </w:p>
    <w:p>
      <w:pPr>
        <w:ind w:firstLine="480" w:firstLineChars="200"/>
        <w:rPr>
          <w:ins w:id="5568" w:author="1060556579@qq.com" w:date="2019-10-22T10:57:00Z"/>
          <w:del w:id="5569" w:author="冰蓝城 [2]" w:date="2019-10-22T17:17:15Z"/>
        </w:rPr>
        <w:pPrChange w:id="5567" w:author="Windows 用户" w:date="2019-10-22T12:49:00Z">
          <w:pPr>
            <w:ind w:firstLine="0" w:firstLineChars="0"/>
          </w:pPr>
        </w:pPrChange>
      </w:pPr>
      <w:ins w:id="5570" w:author="1060556579@qq.com" w:date="2019-10-22T10:57:00Z">
        <w:del w:id="5571" w:author="冰蓝城 [2]" w:date="2019-10-22T17:17:15Z">
          <w:r>
            <w:rPr>
              <w:rFonts w:hint="eastAsia"/>
            </w:rPr>
            <w:delText>若用户选择上传且并未上传成功，则跳至第</w:delText>
          </w:r>
        </w:del>
      </w:ins>
      <w:ins w:id="5572" w:author="1060556579@qq.com" w:date="2019-10-22T10:59:00Z">
        <w:del w:id="5573" w:author="冰蓝城 [2]" w:date="2019-10-22T17:17:15Z">
          <w:r>
            <w:rPr>
              <w:rFonts w:hint="eastAsia"/>
            </w:rPr>
            <w:delText>一</w:delText>
          </w:r>
        </w:del>
      </w:ins>
      <w:ins w:id="5574" w:author="1060556579@qq.com" w:date="2019-10-22T10:57:00Z">
        <w:del w:id="5575" w:author="冰蓝城 [2]" w:date="2019-10-22T17:17:15Z">
          <w:r>
            <w:rPr>
              <w:rFonts w:hint="eastAsia"/>
            </w:rPr>
            <w:delText>种情况，自动保存。</w:delText>
          </w:r>
        </w:del>
      </w:ins>
    </w:p>
    <w:p>
      <w:pPr>
        <w:ind w:firstLine="0" w:firstLineChars="0"/>
        <w:rPr>
          <w:del w:id="5576" w:author="冰蓝城 [2]" w:date="2019-10-22T17:17:15Z"/>
        </w:rPr>
      </w:pPr>
      <w:ins w:id="5577" w:author="1060556579@qq.com" w:date="2019-10-22T10:57:00Z">
        <w:del w:id="5578" w:author="冰蓝城 [2]" w:date="2019-10-22T17:17:15Z">
          <w:r>
            <w:rPr>
              <w:rFonts w:hint="eastAsia"/>
            </w:rPr>
            <w:delText>以获取的时间作为标记时间</w:delText>
          </w:r>
        </w:del>
      </w:ins>
      <w:ins w:id="5579" w:author="1060556579@qq.com" w:date="2019-10-22T10:58:00Z">
        <w:del w:id="5580" w:author="冰蓝城 [2]" w:date="2019-10-22T17:17:15Z">
          <w:r>
            <w:rPr>
              <w:rFonts w:hint="eastAsia"/>
            </w:rPr>
            <w:delText>，</w:delText>
          </w:r>
        </w:del>
      </w:ins>
      <w:ins w:id="5581" w:author="1060556579@qq.com" w:date="2019-10-22T10:57:00Z">
        <w:del w:id="5582" w:author="冰蓝城 [2]" w:date="2019-10-22T17:17:15Z">
          <w:r>
            <w:rPr>
              <w:rFonts w:hint="eastAsia"/>
            </w:rPr>
            <w:delText>系统将用户编辑的内容、标记时间和地点保存至本地。客户端显示信息“标记未上传成功，已将其保存至本地”。</w:delText>
          </w:r>
        </w:del>
      </w:ins>
    </w:p>
    <w:p>
      <w:pPr>
        <w:ind w:firstLine="0" w:firstLineChars="0"/>
        <w:rPr>
          <w:ins w:id="5583" w:author="Windows 用户" w:date="2019-10-22T12:49:00Z"/>
          <w:del w:id="5584" w:author="冰蓝城 [2]" w:date="2019-10-22T17:17:15Z"/>
        </w:rPr>
      </w:pPr>
      <w:ins w:id="5585" w:author="Windows 用户" w:date="2019-10-22T12:49:00Z">
        <w:del w:id="5586" w:author="冰蓝城 [2]" w:date="2019-10-22T17:17:15Z">
          <w:r>
            <w:rPr/>
            <w:tab/>
          </w:r>
        </w:del>
      </w:ins>
    </w:p>
    <w:p>
      <w:pPr>
        <w:ind w:firstLine="480" w:firstLineChars="200"/>
        <w:rPr>
          <w:ins w:id="5588" w:author="1060556579@qq.com" w:date="2019-10-22T11:41:00Z"/>
          <w:del w:id="5589" w:author="冰蓝城 [2]" w:date="2019-10-22T17:17:15Z"/>
        </w:rPr>
        <w:pPrChange w:id="5587" w:author="Windows 用户" w:date="2019-10-22T12:49:00Z">
          <w:pPr>
            <w:ind w:firstLine="0" w:firstLineChars="0"/>
          </w:pPr>
        </w:pPrChange>
      </w:pPr>
      <w:ins w:id="5590" w:author="1060556579@qq.com" w:date="2019-10-22T10:58:00Z">
        <w:del w:id="5591" w:author="冰蓝城 [2]" w:date="2019-10-22T17:17:15Z">
          <w:r>
            <w:rPr/>
            <w:tab/>
          </w:r>
        </w:del>
      </w:ins>
      <w:ins w:id="5592" w:author="1060556579@qq.com" w:date="2019-10-22T10:59:00Z">
        <w:del w:id="5593" w:author="冰蓝城 [2]" w:date="2019-10-22T17:17:15Z">
          <w:r>
            <w:rPr>
              <w:rFonts w:hint="eastAsia"/>
            </w:rPr>
            <w:delText>若用户选择保存按钮，以获取的时间作为标记时间，系统将用户编辑的内容、标记时间和地点保存至本地。客户端显示信息“标记已成功保存至本地”。</w:delText>
          </w:r>
        </w:del>
      </w:ins>
    </w:p>
    <w:p>
      <w:pPr>
        <w:ind w:firstLine="0" w:firstLineChars="0"/>
        <w:rPr>
          <w:ins w:id="5594" w:author="1060556579@qq.com" w:date="2019-10-22T11:41:00Z"/>
          <w:del w:id="5595" w:author="冰蓝城 [2]" w:date="2019-10-22T17:17:15Z"/>
        </w:rPr>
      </w:pPr>
    </w:p>
    <w:p>
      <w:pPr>
        <w:ind w:firstLine="0" w:firstLineChars="0"/>
        <w:jc w:val="center"/>
        <w:rPr>
          <w:ins w:id="5597" w:author="1060556579@qq.com" w:date="2019-10-22T11:41:00Z"/>
          <w:del w:id="5598" w:author="冰蓝城 [2]" w:date="2019-10-22T17:17:15Z"/>
          <w:rFonts w:asciiTheme="majorHAnsi" w:hAnsiTheme="majorHAnsi"/>
          <w:sz w:val="20"/>
          <w:szCs w:val="20"/>
          <w:rPrChange w:id="5599" w:author="1060556579@qq.com" w:date="2019-10-22T11:46:00Z">
            <w:rPr>
              <w:ins w:id="5600" w:author="1060556579@qq.com" w:date="2019-10-22T11:41:00Z"/>
              <w:del w:id="5601" w:author="冰蓝城 [2]" w:date="2019-10-22T17:17:15Z"/>
            </w:rPr>
          </w:rPrChange>
        </w:rPr>
        <w:pPrChange w:id="5596" w:author="1060556579@qq.com" w:date="2019-10-22T11:45:00Z">
          <w:pPr>
            <w:ind w:firstLine="0" w:firstLineChars="0"/>
          </w:pPr>
        </w:pPrChange>
      </w:pPr>
      <w:ins w:id="5602" w:author="1060556579@qq.com" w:date="2019-10-22T11:42:00Z">
        <w:del w:id="5603" w:author="冰蓝城 [2]" w:date="2019-10-22T17:17:15Z">
          <w:r>
            <w:rPr>
              <w:rFonts w:hint="eastAsia" w:asciiTheme="majorHAnsi" w:hAnsiTheme="majorHAnsi"/>
              <w:sz w:val="20"/>
              <w:szCs w:val="20"/>
              <w:rPrChange w:id="5604" w:author="1060556579@qq.com" w:date="2019-10-22T11:46:00Z">
                <w:rPr>
                  <w:rFonts w:hint="eastAsia"/>
                </w:rPr>
              </w:rPrChange>
            </w:rPr>
            <w:delText>图</w:delText>
          </w:r>
        </w:del>
      </w:ins>
      <w:ins w:id="5607" w:author="1060556579@qq.com" w:date="2019-10-22T11:45:00Z">
        <w:del w:id="5608" w:author="冰蓝城 [2]" w:date="2019-10-22T17:17:15Z">
          <w:r>
            <w:rPr>
              <w:rFonts w:hint="eastAsia" w:asciiTheme="majorHAnsi" w:hAnsiTheme="majorHAnsi"/>
              <w:sz w:val="20"/>
              <w:szCs w:val="20"/>
              <w:rPrChange w:id="5609" w:author="1060556579@qq.com" w:date="2019-10-22T11:46:00Z">
                <w:rPr>
                  <w:rFonts w:hint="eastAsia"/>
                </w:rPr>
              </w:rPrChange>
            </w:rPr>
            <w:delText>一</w:delText>
          </w:r>
        </w:del>
      </w:ins>
      <w:ins w:id="5612" w:author="1060556579@qq.com" w:date="2019-10-22T11:45:00Z">
        <w:del w:id="5613" w:author="冰蓝城 [2]" w:date="2019-10-22T17:17:15Z">
          <w:r>
            <w:rPr>
              <w:rFonts w:asciiTheme="majorHAnsi" w:hAnsiTheme="majorHAnsi"/>
              <w:sz w:val="20"/>
              <w:szCs w:val="20"/>
              <w:rPrChange w:id="5614" w:author="1060556579@qq.com" w:date="2019-10-22T11:46:00Z">
                <w:rPr/>
              </w:rPrChange>
            </w:rPr>
            <w:delText xml:space="preserve"> </w:delText>
          </w:r>
        </w:del>
      </w:ins>
      <w:ins w:id="5617" w:author="1060556579@qq.com" w:date="2019-10-22T11:45:00Z">
        <w:del w:id="5618" w:author="冰蓝城 [2]" w:date="2019-10-22T17:17:15Z">
          <w:r>
            <w:rPr>
              <w:rFonts w:hint="eastAsia" w:asciiTheme="majorHAnsi" w:hAnsiTheme="majorHAnsi"/>
              <w:sz w:val="20"/>
              <w:szCs w:val="20"/>
              <w:rPrChange w:id="5619" w:author="1060556579@qq.com" w:date="2019-10-22T11:46:00Z">
                <w:rPr>
                  <w:rFonts w:hint="eastAsia"/>
                </w:rPr>
              </w:rPrChange>
            </w:rPr>
            <w:delText>信息发布流程图</w:delText>
          </w:r>
        </w:del>
      </w:ins>
    </w:p>
    <w:p>
      <w:pPr>
        <w:ind w:firstLine="0" w:firstLineChars="0"/>
        <w:jc w:val="center"/>
        <w:rPr>
          <w:ins w:id="5623" w:author="1060556579@qq.com" w:date="2019-10-22T11:46:00Z"/>
          <w:del w:id="5624" w:author="冰蓝城 [2]" w:date="2019-10-22T17:17:15Z"/>
        </w:rPr>
        <w:pPrChange w:id="5622" w:author="1060556579@qq.com" w:date="2019-10-22T11:42:00Z">
          <w:pPr>
            <w:ind w:firstLine="0" w:firstLineChars="0"/>
          </w:pPr>
        </w:pPrChange>
      </w:pPr>
      <w:ins w:id="5625" w:author="1060556579@qq.com" w:date="2019-10-22T11:42:00Z">
        <w:del w:id="5626" w:author="冰蓝城 [2]" w:date="2019-10-22T17:17:15Z">
          <w:r>
            <w:rPr/>
            <w:drawing>
              <wp:inline distT="0" distB="0" distL="0" distR="0">
                <wp:extent cx="3942080" cy="3512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3954346" cy="3523604"/>
                        </a:xfrm>
                        <a:prstGeom prst="rect">
                          <a:avLst/>
                        </a:prstGeom>
                      </pic:spPr>
                    </pic:pic>
                  </a:graphicData>
                </a:graphic>
              </wp:inline>
            </w:drawing>
          </w:r>
        </w:del>
      </w:ins>
    </w:p>
    <w:p>
      <w:pPr>
        <w:ind w:firstLine="0" w:firstLineChars="0"/>
        <w:jc w:val="center"/>
        <w:rPr>
          <w:ins w:id="5630" w:author="1060556579@qq.com" w:date="2019-10-22T11:46:00Z"/>
          <w:del w:id="5631" w:author="冰蓝城 [2]" w:date="2019-10-22T17:17:15Z"/>
        </w:rPr>
        <w:pPrChange w:id="5629" w:author="1060556579@qq.com" w:date="2019-10-22T11:42:00Z">
          <w:pPr>
            <w:ind w:firstLine="0" w:firstLineChars="0"/>
          </w:pPr>
        </w:pPrChange>
      </w:pPr>
    </w:p>
    <w:p>
      <w:pPr>
        <w:ind w:firstLine="0" w:firstLineChars="0"/>
        <w:jc w:val="center"/>
        <w:rPr>
          <w:ins w:id="5633" w:author="1060556579@qq.com" w:date="2019-10-22T11:46:00Z"/>
          <w:del w:id="5634" w:author="冰蓝城 [2]" w:date="2019-10-22T17:17:15Z"/>
        </w:rPr>
        <w:pPrChange w:id="5632" w:author="1060556579@qq.com" w:date="2019-10-22T11:42:00Z">
          <w:pPr>
            <w:ind w:firstLine="0" w:firstLineChars="0"/>
          </w:pPr>
        </w:pPrChange>
      </w:pPr>
    </w:p>
    <w:p>
      <w:pPr>
        <w:ind w:firstLine="0" w:firstLineChars="0"/>
        <w:jc w:val="center"/>
        <w:rPr>
          <w:ins w:id="5636" w:author="1060556579@qq.com" w:date="2019-10-22T10:55:00Z"/>
          <w:del w:id="5637" w:author="冰蓝城 [2]" w:date="2019-10-22T17:17:15Z"/>
        </w:rPr>
        <w:pPrChange w:id="5635" w:author="1060556579@qq.com" w:date="2019-10-22T11:42:00Z">
          <w:pPr>
            <w:ind w:firstLine="0" w:firstLineChars="0"/>
          </w:pPr>
        </w:pPrChange>
      </w:pPr>
    </w:p>
    <w:p>
      <w:pPr>
        <w:ind w:firstLine="0" w:firstLineChars="0"/>
        <w:rPr>
          <w:ins w:id="5638" w:author="1060556579@qq.com" w:date="2019-10-22T10:53:00Z"/>
          <w:del w:id="5639" w:author="冰蓝城 [2]" w:date="2019-10-22T17:17:15Z"/>
        </w:rPr>
      </w:pPr>
    </w:p>
    <w:p>
      <w:pPr>
        <w:ind w:firstLine="0" w:firstLineChars="0"/>
        <w:rPr>
          <w:ins w:id="5641" w:author="FSMM _" w:date="2019-10-17T20:39:00Z"/>
          <w:del w:id="5642" w:author="冰蓝城 [2]" w:date="2019-10-22T17:17:15Z"/>
        </w:rPr>
        <w:pPrChange w:id="5640" w:author="FSMM _" w:date="2019-10-17T20:39:00Z">
          <w:pPr>
            <w:ind w:firstLine="480"/>
          </w:pPr>
        </w:pPrChange>
      </w:pPr>
    </w:p>
    <w:p>
      <w:pPr>
        <w:pStyle w:val="2"/>
        <w:spacing w:before="120" w:after="120"/>
        <w:ind w:firstLine="240"/>
        <w:rPr>
          <w:del w:id="5644" w:author="冰蓝城 [2]" w:date="2019-10-22T17:17:15Z"/>
        </w:rPr>
        <w:pPrChange w:id="5643" w:author="Administrator" w:date="2019-10-21T23:06:00Z">
          <w:pPr>
            <w:pStyle w:val="4"/>
            <w:ind w:firstLine="281"/>
          </w:pPr>
        </w:pPrChange>
      </w:pPr>
      <w:ins w:id="5645" w:author="FSMM _" w:date="2019-10-17T20:39:00Z">
        <w:del w:id="5646" w:author="冰蓝城 [2]" w:date="2019-10-22T17:17:15Z">
          <w:bookmarkStart w:id="26" w:name="_Toc22592001"/>
          <w:r>
            <w:rPr/>
            <w:delText>5</w:delText>
          </w:r>
        </w:del>
      </w:ins>
      <w:ins w:id="5647" w:author="FSMM _" w:date="2019-10-17T20:39:00Z">
        <w:del w:id="5648" w:author="冰蓝城 [2]" w:date="2019-10-22T17:17:15Z">
          <w:r>
            <w:rPr>
              <w:rFonts w:hint="eastAsia"/>
            </w:rPr>
            <w:delText>、界面设计</w:delText>
          </w:r>
          <w:bookmarkEnd w:id="26"/>
        </w:del>
      </w:ins>
      <w:del w:id="5649" w:author="冰蓝城 [2]" w:date="2019-10-22T17:17:15Z">
        <w:r>
          <w:rPr>
            <w:rFonts w:hint="eastAsia"/>
          </w:rPr>
          <w:delText>4.</w:delText>
        </w:r>
      </w:del>
      <w:del w:id="5650" w:author="冰蓝城 [2]" w:date="2019-10-22T17:17:15Z">
        <w:r>
          <w:rPr/>
          <w:delText>1</w:delText>
        </w:r>
      </w:del>
      <w:del w:id="5651" w:author="冰蓝城 [2]" w:date="2019-10-22T17:17:15Z">
        <w:r>
          <w:rPr>
            <w:rFonts w:hint="eastAsia"/>
          </w:rPr>
          <w:delText>.</w:delText>
        </w:r>
      </w:del>
      <w:del w:id="5652" w:author="冰蓝城 [2]" w:date="2019-10-22T17:17:15Z">
        <w:r>
          <w:rPr/>
          <w:delText xml:space="preserve">1 </w:delText>
        </w:r>
      </w:del>
      <w:del w:id="5653" w:author="冰蓝城 [2]" w:date="2019-10-22T17:17:15Z">
        <w:r>
          <w:rPr>
            <w:rFonts w:hint="eastAsia"/>
          </w:rPr>
          <w:delText>视图切换</w:delText>
        </w:r>
      </w:del>
    </w:p>
    <w:p>
      <w:pPr>
        <w:pStyle w:val="2"/>
        <w:spacing w:before="120" w:after="120"/>
        <w:ind w:firstLine="480"/>
        <w:rPr>
          <w:del w:id="5655" w:author="冰蓝城 [2]" w:date="2019-10-22T17:17:15Z"/>
        </w:rPr>
        <w:pPrChange w:id="5654" w:author="Administrator" w:date="2019-10-21T22:24:00Z">
          <w:pPr>
            <w:ind w:firstLine="480"/>
          </w:pPr>
        </w:pPrChange>
      </w:pPr>
      <w:del w:id="5656" w:author="冰蓝城 [2]" w:date="2019-10-22T17:17:15Z">
        <w:r>
          <w:rPr>
            <w:rFonts w:hint="eastAsia"/>
          </w:rPr>
          <w:delText>视图切换模块支持用户对于2D、3D、4D视图的切换，用户所看到的视图基于我们对于百度地图的地图模型引用，百度地图支持2D、3D的地图模型，对于4D由于无法直接形象的展示时间这一概念，所以这里使用了时间的标识。具体功能划分和概述如下：</w:delText>
        </w:r>
      </w:del>
    </w:p>
    <w:p>
      <w:pPr>
        <w:pStyle w:val="2"/>
        <w:spacing w:before="120" w:after="120"/>
        <w:ind w:firstLine="480"/>
        <w:rPr>
          <w:del w:id="5658" w:author="冰蓝城 [2]" w:date="2019-10-22T17:17:15Z"/>
        </w:rPr>
        <w:pPrChange w:id="5657" w:author="Administrator" w:date="2019-10-21T22:24:00Z">
          <w:pPr>
            <w:ind w:firstLine="480"/>
          </w:pPr>
        </w:pPrChange>
      </w:pPr>
      <w:del w:id="5659" w:author="冰蓝城 [2]" w:date="2019-10-22T17:17:15Z">
        <w:r>
          <w:rPr>
            <w:rFonts w:hint="eastAsia"/>
          </w:rPr>
          <w:delText>1)切换2D视图：2D视图主要显示了经纬度信息，默认显示为用户所在定位的周围视野，尺标为1:</w:delText>
        </w:r>
      </w:del>
      <w:del w:id="5660" w:author="冰蓝城 [2]" w:date="2019-10-22T17:17:15Z">
        <w:r>
          <w:rPr/>
          <w:delText>10000</w:delText>
        </w:r>
      </w:del>
      <w:del w:id="5661" w:author="冰蓝城 [2]" w:date="2019-10-22T17:17:15Z">
        <w:r>
          <w:rPr>
            <w:rFonts w:hint="eastAsia"/>
          </w:rPr>
          <w:delText>，其视野和尺标可以通过用户自主调节。用户也将视野重新定位到当前位置。在同一经纬度显示的标记信息为最新的一条标记（即时间最近的一条标记）。</w:delText>
        </w:r>
      </w:del>
    </w:p>
    <w:p>
      <w:pPr>
        <w:pStyle w:val="2"/>
        <w:spacing w:before="120" w:after="120"/>
        <w:ind w:firstLine="480"/>
        <w:rPr>
          <w:del w:id="5663" w:author="冰蓝城 [2]" w:date="2019-10-22T17:17:15Z"/>
        </w:rPr>
        <w:pPrChange w:id="5662" w:author="Administrator" w:date="2019-10-21T22:24:00Z">
          <w:pPr>
            <w:ind w:firstLine="480"/>
          </w:pPr>
        </w:pPrChange>
      </w:pPr>
      <w:del w:id="5664" w:author="冰蓝城 [2]" w:date="2019-10-22T17:17:15Z">
        <w:r>
          <w:rPr/>
          <w:delText>2)</w:delText>
        </w:r>
      </w:del>
      <w:del w:id="5665" w:author="冰蓝城 [2]" w:date="2019-10-22T17:17:15Z">
        <w:r>
          <w:rPr>
            <w:rFonts w:hint="eastAsia"/>
          </w:rPr>
          <w:delText>切换3D视图：3D视图主要显示了经纬度和海拔高度信息，默认显示为用户所在定位的周围视野，尺标为1:</w:delText>
        </w:r>
      </w:del>
      <w:del w:id="5666" w:author="冰蓝城 [2]" w:date="2019-10-22T17:17:15Z">
        <w:r>
          <w:rPr/>
          <w:delText>10000</w:delText>
        </w:r>
      </w:del>
      <w:del w:id="5667" w:author="冰蓝城 [2]" w:date="2019-10-22T17:17:15Z">
        <w:r>
          <w:rPr>
            <w:rFonts w:hint="eastAsia"/>
          </w:rPr>
          <w:delText>，3D成像为4</w:delText>
        </w:r>
      </w:del>
      <w:del w:id="5668" w:author="冰蓝城 [2]" w:date="2019-10-22T17:17:15Z">
        <w:r>
          <w:rPr/>
          <w:delText>5</w:delText>
        </w:r>
      </w:del>
      <w:del w:id="5669" w:author="冰蓝城 [2]" w:date="2019-10-22T17:17:15Z">
        <w:r>
          <w:rPr>
            <w:rFonts w:hint="eastAsia"/>
          </w:rPr>
          <w:delText>度角，其视野大小、视野角度和尺标可以通过用户自主调节。用户也将视野重新定位到当前位置。在同一物理地点显示的标记信息为最新的一条标记（即时间最近的一条标记）。</w:delText>
        </w:r>
      </w:del>
    </w:p>
    <w:p>
      <w:pPr>
        <w:pStyle w:val="2"/>
        <w:spacing w:before="120" w:after="120"/>
        <w:ind w:firstLine="480"/>
        <w:rPr>
          <w:del w:id="5671" w:author="冰蓝城 [2]" w:date="2019-10-22T17:17:15Z"/>
        </w:rPr>
        <w:pPrChange w:id="5670" w:author="Administrator" w:date="2019-10-21T22:24:00Z">
          <w:pPr>
            <w:ind w:firstLine="480"/>
          </w:pPr>
        </w:pPrChange>
      </w:pPr>
      <w:del w:id="5672" w:author="冰蓝城 [2]" w:date="2019-10-22T17:17:15Z">
        <w:r>
          <w:rPr/>
          <w:delText>3)</w:delText>
        </w:r>
      </w:del>
      <w:del w:id="5673" w:author="冰蓝城 [2]" w:date="2019-10-22T17:17:15Z">
        <w:r>
          <w:rPr>
            <w:rFonts w:hint="eastAsia"/>
          </w:rPr>
          <w:delText>切换4D视图：4D视图沿用3D视图的功能，但是增加了时间的标识。在同一物理地点显示的标记信息将根据时间排序，从最新时间开始在该点的列表中显示。</w:delText>
        </w:r>
      </w:del>
    </w:p>
    <w:p>
      <w:pPr>
        <w:pStyle w:val="2"/>
        <w:spacing w:before="120" w:after="120"/>
        <w:ind w:firstLine="281"/>
        <w:rPr>
          <w:del w:id="5675" w:author="冰蓝城 [2]" w:date="2019-10-22T17:17:15Z"/>
        </w:rPr>
        <w:pPrChange w:id="5674" w:author="Administrator" w:date="2019-10-21T22:24:00Z">
          <w:pPr>
            <w:pStyle w:val="4"/>
            <w:ind w:firstLine="281"/>
          </w:pPr>
        </w:pPrChange>
      </w:pPr>
      <w:del w:id="5676" w:author="冰蓝城 [2]" w:date="2019-10-22T17:17:15Z">
        <w:r>
          <w:rPr>
            <w:rFonts w:hint="eastAsia"/>
          </w:rPr>
          <w:delText>4.1.2</w:delText>
        </w:r>
      </w:del>
      <w:del w:id="5677" w:author="冰蓝城 [2]" w:date="2019-10-22T17:17:15Z">
        <w:r>
          <w:rPr/>
          <w:delText xml:space="preserve"> </w:delText>
        </w:r>
      </w:del>
      <w:del w:id="5678" w:author="冰蓝城 [2]" w:date="2019-10-22T17:17:15Z">
        <w:r>
          <w:rPr>
            <w:rFonts w:hint="eastAsia"/>
          </w:rPr>
          <w:delText>即时查询</w:delText>
        </w:r>
      </w:del>
    </w:p>
    <w:p>
      <w:pPr>
        <w:pStyle w:val="2"/>
        <w:spacing w:before="120" w:after="120"/>
        <w:ind w:firstLine="480"/>
        <w:rPr>
          <w:del w:id="5680" w:author="冰蓝城 [2]" w:date="2019-10-22T17:17:15Z"/>
        </w:rPr>
        <w:pPrChange w:id="5679" w:author="Administrator" w:date="2019-10-21T22:24:00Z">
          <w:pPr>
            <w:ind w:firstLine="480"/>
          </w:pPr>
        </w:pPrChange>
      </w:pPr>
      <w:del w:id="5681" w:author="冰蓝城 [2]" w:date="2019-10-22T17:17:15Z">
        <w:r>
          <w:rPr>
            <w:rFonts w:hint="eastAsia"/>
          </w:rPr>
          <w:delText xml:space="preserve">即时查询模块支持用户根据2D、3D或4D信息查询感兴趣的标记，也支持用户查看指定图层。具体功能划分和概述如下：   </w:delText>
        </w:r>
      </w:del>
    </w:p>
    <w:p>
      <w:pPr>
        <w:pStyle w:val="2"/>
        <w:spacing w:before="120" w:after="120"/>
        <w:ind w:firstLine="480"/>
        <w:rPr>
          <w:del w:id="5683" w:author="冰蓝城 [2]" w:date="2019-10-22T17:17:15Z"/>
        </w:rPr>
        <w:pPrChange w:id="5682" w:author="Administrator" w:date="2019-10-21T22:24:00Z">
          <w:pPr>
            <w:ind w:firstLine="480"/>
          </w:pPr>
        </w:pPrChange>
      </w:pPr>
      <w:del w:id="5684" w:author="冰蓝城 [2]" w:date="2019-10-22T17:17:15Z">
        <w:r>
          <w:rPr>
            <w:rFonts w:hint="eastAsia"/>
          </w:rPr>
          <w:delText>1)标记查询：用户可以根据标记的2D、3D或4D信息进行查询。低维度上的查询将拓充所有高维度的信息（如2D查询将显现不同高度不同时间点的标记信息）。用户也可以根据标记名称查询指定名字的标记。</w:delText>
        </w:r>
      </w:del>
    </w:p>
    <w:p>
      <w:pPr>
        <w:pStyle w:val="2"/>
        <w:spacing w:before="120" w:after="120"/>
        <w:ind w:firstLine="480"/>
        <w:rPr>
          <w:del w:id="5686" w:author="冰蓝城 [2]" w:date="2019-10-22T17:17:15Z"/>
        </w:rPr>
        <w:pPrChange w:id="5685" w:author="Administrator" w:date="2019-10-21T22:24:00Z">
          <w:pPr>
            <w:ind w:firstLine="480"/>
          </w:pPr>
        </w:pPrChange>
      </w:pPr>
      <w:del w:id="5687" w:author="冰蓝城 [2]" w:date="2019-10-22T17:17:15Z">
        <w:r>
          <w:rPr>
            <w:rFonts w:hint="eastAsia"/>
          </w:rPr>
          <w:delText>2)图层查询：用户指定查询的图层名称，若用户还选择了“附近”选项，则只显示距离用户位置4km范围以内的标记；否则显示属于该图层的所有标记。若用户还指定了时间信息，则对前面显示的标记再进行一次时间过滤，只显示符合时间要求的标记。</w:delText>
        </w:r>
      </w:del>
    </w:p>
    <w:p>
      <w:pPr>
        <w:pStyle w:val="2"/>
        <w:spacing w:before="120" w:after="120"/>
        <w:ind w:firstLine="480"/>
        <w:rPr>
          <w:del w:id="5689" w:author="冰蓝城 [2]" w:date="2019-10-22T17:17:15Z"/>
        </w:rPr>
        <w:pPrChange w:id="5688" w:author="Administrator" w:date="2019-10-21T22:24:00Z">
          <w:pPr>
            <w:ind w:firstLine="480"/>
          </w:pPr>
        </w:pPrChange>
      </w:pPr>
      <w:del w:id="5690" w:author="冰蓝城 [2]" w:date="2019-10-22T17:17:15Z">
        <w:r>
          <w:rPr>
            <w:rFonts w:hint="eastAsia"/>
          </w:rPr>
          <w:delText>3)线路查询：用户指定查询线路的起点位置和终点位置，系统将按照路程由近及远的顺序显示所有可能的线路。</w:delText>
        </w:r>
      </w:del>
    </w:p>
    <w:p>
      <w:pPr>
        <w:pStyle w:val="2"/>
        <w:adjustRightInd/>
        <w:snapToGrid/>
        <w:spacing w:before="120" w:after="120" w:line="240" w:lineRule="auto"/>
        <w:ind w:firstLine="0" w:firstLineChars="0"/>
        <w:jc w:val="center"/>
        <w:rPr>
          <w:del w:id="5692" w:author="冰蓝城 [2]" w:date="2019-10-22T17:17:15Z"/>
          <w:rFonts w:ascii="宋体" w:hAnsi="宋体" w:cs="宋体"/>
          <w:szCs w:val="24"/>
        </w:rPr>
        <w:pPrChange w:id="5691" w:author="Administrator" w:date="2019-10-21T22:24:00Z">
          <w:pPr>
            <w:adjustRightInd/>
            <w:snapToGrid/>
            <w:spacing w:line="240" w:lineRule="auto"/>
            <w:ind w:firstLine="0" w:firstLineChars="0"/>
            <w:jc w:val="center"/>
          </w:pPr>
        </w:pPrChange>
      </w:pPr>
      <w:del w:id="5693" w:author="冰蓝城 [2]" w:date="2019-10-22T17:17:15Z">
        <w:r>
          <w:rPr>
            <w:rFonts w:ascii="宋体" w:hAnsi="宋体" w:cs="宋体"/>
            <w:color w:val="0000FF" w:themeColor="hyperlink"/>
            <w:szCs w:val="24"/>
            <w:u w:val="single"/>
            <w:rPrChange w:id="5697" w:author="Unknown" w:date="">
              <w:rPr>
                <w:color w:val="0000FF" w:themeColor="hyperlink"/>
                <w:u w:val="single"/>
              </w:rPr>
            </w:rPrChange>
          </w:rPr>
          <w:drawing>
            <wp:inline distT="0" distB="0" distL="0" distR="0">
              <wp:extent cx="3286125" cy="1771650"/>
              <wp:effectExtent l="19050" t="0" r="9525" b="0"/>
              <wp:docPr id="4" name="图片 3" descr="C:\Users\Administrator\AppData\Roaming\Tencent\Users\2604854546\QQ\WinTemp\RichOle\U`T(P}4VP{}8PEQWU$2RP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Administrator\AppData\Roaming\Tencent\Users\2604854546\QQ\WinTemp\RichOle\U`T(P}4VP{}8PEQWU$2RPH6.png"/>
                      <pic:cNvPicPr>
                        <a:picLocks noChangeAspect="1" noChangeArrowheads="1"/>
                      </pic:cNvPicPr>
                    </pic:nvPicPr>
                    <pic:blipFill>
                      <a:blip r:embed="rId27" cstate="print"/>
                      <a:srcRect/>
                      <a:stretch>
                        <a:fillRect/>
                      </a:stretch>
                    </pic:blipFill>
                    <pic:spPr>
                      <a:xfrm>
                        <a:off x="0" y="0"/>
                        <a:ext cx="3286125" cy="1771650"/>
                      </a:xfrm>
                      <a:prstGeom prst="rect">
                        <a:avLst/>
                      </a:prstGeom>
                      <a:noFill/>
                      <a:ln w="9525">
                        <a:noFill/>
                        <a:miter lim="800000"/>
                        <a:headEnd/>
                        <a:tailEnd/>
                      </a:ln>
                    </pic:spPr>
                  </pic:pic>
                </a:graphicData>
              </a:graphic>
            </wp:inline>
          </w:drawing>
        </w:r>
      </w:del>
    </w:p>
    <w:p>
      <w:pPr>
        <w:pStyle w:val="2"/>
        <w:spacing w:before="120" w:after="120"/>
        <w:ind w:firstLine="400"/>
        <w:jc w:val="center"/>
        <w:rPr>
          <w:del w:id="5700" w:author="冰蓝城 [2]" w:date="2019-10-22T17:17:15Z"/>
        </w:rPr>
        <w:pPrChange w:id="5699" w:author="Administrator" w:date="2019-10-21T22:24:00Z">
          <w:pPr>
            <w:pStyle w:val="5"/>
            <w:ind w:firstLine="400"/>
            <w:jc w:val="center"/>
          </w:pPr>
        </w:pPrChange>
      </w:pPr>
      <w:del w:id="5701" w:author="冰蓝城 [2]" w:date="2019-10-22T17:17:15Z">
        <w:r>
          <w:rPr>
            <w:rFonts w:hint="eastAsia"/>
          </w:rPr>
          <w:delText>图 2即时查询模块</w:delText>
        </w:r>
      </w:del>
    </w:p>
    <w:p>
      <w:pPr>
        <w:pStyle w:val="2"/>
        <w:spacing w:before="120" w:after="120"/>
        <w:ind w:firstLine="281"/>
        <w:rPr>
          <w:del w:id="5703" w:author="冰蓝城 [2]" w:date="2019-10-22T17:17:15Z"/>
        </w:rPr>
        <w:pPrChange w:id="5702" w:author="Administrator" w:date="2019-10-21T22:24:00Z">
          <w:pPr>
            <w:pStyle w:val="4"/>
            <w:ind w:firstLine="281"/>
          </w:pPr>
        </w:pPrChange>
      </w:pPr>
      <w:del w:id="5704" w:author="冰蓝城 [2]" w:date="2019-10-22T17:17:15Z">
        <w:r>
          <w:rPr>
            <w:rFonts w:hint="eastAsia"/>
          </w:rPr>
          <w:delText>4.1.3离线数据同步</w:delText>
        </w:r>
      </w:del>
    </w:p>
    <w:p>
      <w:pPr>
        <w:pStyle w:val="2"/>
        <w:spacing w:before="120" w:after="120"/>
        <w:ind w:firstLine="480"/>
        <w:rPr>
          <w:del w:id="5706" w:author="冰蓝城 [2]" w:date="2019-10-22T17:17:15Z"/>
        </w:rPr>
        <w:pPrChange w:id="5705" w:author="Administrator" w:date="2019-10-21T22:24:00Z">
          <w:pPr>
            <w:ind w:firstLine="480"/>
          </w:pPr>
        </w:pPrChange>
      </w:pPr>
      <w:del w:id="5707" w:author="冰蓝城 [2]" w:date="2019-10-22T17:17:15Z">
        <w:r>
          <w:rPr>
            <w:rFonts w:hint="eastAsia"/>
          </w:rPr>
          <w:delText>离线数据同步模块提供离线标记、在线集中上传数据和同步的功能，用于处理本系统在不同网络情况下的使用。当用户处于无网络的情况下时，仍能使用本系统进行标记记录，当处于有网络的情况下时，可以及时上传同步数据，使本系统的使用不受网络条件的限制。具体功能划分如下：</w:delText>
        </w:r>
      </w:del>
    </w:p>
    <w:p>
      <w:pPr>
        <w:pStyle w:val="2"/>
        <w:spacing w:before="120" w:after="120"/>
        <w:ind w:firstLine="480"/>
        <w:rPr>
          <w:del w:id="5709" w:author="冰蓝城 [2]" w:date="2019-10-22T17:17:15Z"/>
        </w:rPr>
        <w:pPrChange w:id="5708" w:author="Administrator" w:date="2019-10-21T22:24:00Z">
          <w:pPr>
            <w:ind w:firstLine="480"/>
          </w:pPr>
        </w:pPrChange>
      </w:pPr>
      <w:del w:id="5710" w:author="冰蓝城 [2]" w:date="2019-10-22T17:17:15Z">
        <w:r>
          <w:rPr>
            <w:rFonts w:hint="eastAsia"/>
          </w:rPr>
          <w:delText>1)离线标记：用户处于无网络状态或网络状况不佳时，可进行离线标记，标记结果仅保存在本地数据库中。</w:delText>
        </w:r>
      </w:del>
    </w:p>
    <w:p>
      <w:pPr>
        <w:pStyle w:val="2"/>
        <w:spacing w:before="120" w:after="120"/>
        <w:ind w:firstLine="480" w:firstLineChars="0"/>
        <w:rPr>
          <w:del w:id="5712" w:author="冰蓝城 [2]" w:date="2019-10-22T17:17:15Z"/>
        </w:rPr>
        <w:pPrChange w:id="5711" w:author="Administrator" w:date="2019-10-21T22:24:00Z">
          <w:pPr>
            <w:ind w:firstLine="480" w:firstLineChars="0"/>
          </w:pPr>
        </w:pPrChange>
      </w:pPr>
      <w:del w:id="5713" w:author="冰蓝城 [2]" w:date="2019-10-22T17:17:15Z">
        <w:r>
          <w:rPr>
            <w:rFonts w:hint="eastAsia"/>
          </w:rPr>
          <w:delText>2</w:delText>
        </w:r>
      </w:del>
      <w:del w:id="5714" w:author="冰蓝城 [2]" w:date="2019-10-22T17:17:15Z">
        <w:r>
          <w:rPr/>
          <w:delText>)</w:delText>
        </w:r>
      </w:del>
      <w:del w:id="5715" w:author="冰蓝城 [2]" w:date="2019-10-22T17:17:15Z">
        <w:r>
          <w:rPr>
            <w:rFonts w:hint="eastAsia"/>
          </w:rPr>
          <w:delText>逐条标记上传：当网络状况良好时，用户可以选择上传先前在离线状态下添加的标记。本系统支持单条标记上传和选择多条标记上传。</w:delText>
        </w:r>
      </w:del>
    </w:p>
    <w:p>
      <w:pPr>
        <w:pStyle w:val="2"/>
        <w:spacing w:before="120" w:after="120"/>
        <w:ind w:firstLine="480" w:firstLineChars="0"/>
        <w:rPr>
          <w:del w:id="5717" w:author="冰蓝城 [2]" w:date="2019-10-22T17:17:15Z"/>
        </w:rPr>
        <w:pPrChange w:id="5716" w:author="Administrator" w:date="2019-10-21T22:24:00Z">
          <w:pPr>
            <w:ind w:firstLine="480" w:firstLineChars="0"/>
          </w:pPr>
        </w:pPrChange>
      </w:pPr>
      <w:del w:id="5718" w:author="冰蓝城 [2]" w:date="2019-10-22T17:17:15Z">
        <w:r>
          <w:rPr>
            <w:rFonts w:hint="eastAsia"/>
          </w:rPr>
          <w:delText>3</w:delText>
        </w:r>
      </w:del>
      <w:del w:id="5719" w:author="冰蓝城 [2]" w:date="2019-10-22T17:17:15Z">
        <w:r>
          <w:rPr/>
          <w:delText>)</w:delText>
        </w:r>
      </w:del>
      <w:del w:id="5720" w:author="冰蓝城 [2]" w:date="2019-10-22T17:17:15Z">
        <w:r>
          <w:rPr>
            <w:rFonts w:hint="eastAsia"/>
          </w:rPr>
          <w:delText>在线集中上传：当网络状况良好时，用户可以一键上传本地所有的离线标记到服务端。</w:delText>
        </w:r>
      </w:del>
    </w:p>
    <w:p>
      <w:pPr>
        <w:pStyle w:val="2"/>
        <w:spacing w:before="120" w:after="120"/>
        <w:ind w:firstLine="480" w:firstLineChars="0"/>
        <w:rPr>
          <w:del w:id="5722" w:author="冰蓝城 [2]" w:date="2019-10-22T17:17:15Z"/>
        </w:rPr>
        <w:pPrChange w:id="5721" w:author="Administrator" w:date="2019-10-21T22:24:00Z">
          <w:pPr>
            <w:ind w:firstLine="480" w:firstLineChars="0"/>
          </w:pPr>
        </w:pPrChange>
      </w:pPr>
      <w:del w:id="5723" w:author="冰蓝城 [2]" w:date="2019-10-22T17:17:15Z">
        <w:r>
          <w:rPr>
            <w:rFonts w:hint="eastAsia"/>
          </w:rPr>
          <w:delText>4</w:delText>
        </w:r>
      </w:del>
      <w:del w:id="5724" w:author="冰蓝城 [2]" w:date="2019-10-22T17:17:15Z">
        <w:r>
          <w:rPr/>
          <w:delText>)</w:delText>
        </w:r>
      </w:del>
      <w:del w:id="5725" w:author="冰蓝城 [2]" w:date="2019-10-22T17:17:15Z">
        <w:r>
          <w:rPr>
            <w:rFonts w:hint="eastAsia"/>
          </w:rPr>
          <w:delText>本地数据同步：当网络状况良好时，系统自动同步服务端的标记数据到本地客户端。</w:delText>
        </w:r>
      </w:del>
    </w:p>
    <w:p>
      <w:pPr>
        <w:pStyle w:val="2"/>
        <w:keepNext/>
        <w:spacing w:before="120" w:after="120"/>
        <w:ind w:firstLine="0" w:firstLineChars="0"/>
        <w:jc w:val="center"/>
        <w:rPr>
          <w:del w:id="5727" w:author="冰蓝城 [2]" w:date="2019-10-22T17:17:15Z"/>
        </w:rPr>
        <w:pPrChange w:id="5726" w:author="Administrator" w:date="2019-10-21T22:24:00Z">
          <w:pPr>
            <w:keepNext/>
            <w:ind w:firstLine="0" w:firstLineChars="0"/>
            <w:jc w:val="center"/>
          </w:pPr>
        </w:pPrChange>
      </w:pPr>
      <w:del w:id="5728" w:author="冰蓝城 [2]" w:date="2019-10-22T17:17:15Z">
        <w:r>
          <w:rPr>
            <w:color w:val="0000FF" w:themeColor="hyperlink"/>
            <w:u w:val="single"/>
          </w:rPr>
          <w:drawing>
            <wp:inline distT="0" distB="0" distL="0" distR="0">
              <wp:extent cx="4434840" cy="1994535"/>
              <wp:effectExtent l="38100" t="0" r="2286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del>
    </w:p>
    <w:p>
      <w:pPr>
        <w:pStyle w:val="2"/>
        <w:spacing w:before="120" w:after="120"/>
        <w:ind w:firstLine="400"/>
        <w:jc w:val="center"/>
        <w:rPr>
          <w:del w:id="5731" w:author="冰蓝城 [2]" w:date="2019-10-22T17:17:15Z"/>
        </w:rPr>
        <w:pPrChange w:id="5730" w:author="Administrator" w:date="2019-10-21T22:24:00Z">
          <w:pPr>
            <w:pStyle w:val="5"/>
            <w:ind w:firstLine="400"/>
            <w:jc w:val="center"/>
          </w:pPr>
        </w:pPrChange>
      </w:pPr>
      <w:del w:id="5732" w:author="冰蓝城 [2]" w:date="2019-10-22T17:17:15Z">
        <w:r>
          <w:rPr>
            <w:rFonts w:hint="eastAsia"/>
          </w:rPr>
          <w:delText>图 3离线数据同步模块</w:delText>
        </w:r>
      </w:del>
    </w:p>
    <w:p>
      <w:pPr>
        <w:pStyle w:val="2"/>
        <w:spacing w:before="120" w:after="120"/>
        <w:ind w:firstLine="281"/>
        <w:rPr>
          <w:del w:id="5734" w:author="冰蓝城 [2]" w:date="2019-10-22T17:17:15Z"/>
        </w:rPr>
        <w:pPrChange w:id="5733" w:author="Administrator" w:date="2019-10-21T22:24:00Z">
          <w:pPr>
            <w:pStyle w:val="4"/>
            <w:ind w:firstLine="281"/>
          </w:pPr>
        </w:pPrChange>
      </w:pPr>
      <w:del w:id="5735" w:author="冰蓝城 [2]" w:date="2019-10-22T17:17:15Z">
        <w:r>
          <w:rPr>
            <w:rFonts w:hint="eastAsia"/>
          </w:rPr>
          <w:delText>4.1.4标记信息分享</w:delText>
        </w:r>
      </w:del>
    </w:p>
    <w:p>
      <w:pPr>
        <w:pStyle w:val="2"/>
        <w:spacing w:before="120" w:after="120"/>
        <w:ind w:firstLine="480"/>
        <w:rPr>
          <w:del w:id="5737" w:author="冰蓝城 [2]" w:date="2019-10-22T17:17:15Z"/>
        </w:rPr>
        <w:pPrChange w:id="5736" w:author="Administrator" w:date="2019-10-21T22:24:00Z">
          <w:pPr>
            <w:ind w:firstLine="480"/>
          </w:pPr>
        </w:pPrChange>
      </w:pPr>
      <w:del w:id="5738" w:author="冰蓝城 [2]" w:date="2019-10-22T17:17:15Z">
        <w:r>
          <w:rPr>
            <w:rFonts w:hint="eastAsia"/>
          </w:rPr>
          <w:delText>用户可将标记或线路分享到其他社交平台上，例如</w:delText>
        </w:r>
      </w:del>
      <w:del w:id="5739" w:author="冰蓝城 [2]" w:date="2019-10-22T17:17:15Z">
        <w:r>
          <w:rPr/>
          <w:delText>QQ</w:delText>
        </w:r>
      </w:del>
      <w:del w:id="5740" w:author="冰蓝城 [2]" w:date="2019-10-22T17:17:15Z">
        <w:r>
          <w:rPr>
            <w:rFonts w:hint="eastAsia"/>
          </w:rPr>
          <w:delText>、微信、微博等。方便用户使用的同时也能为本系统的推广起到一定的作用。</w:delText>
        </w:r>
      </w:del>
    </w:p>
    <w:p>
      <w:pPr>
        <w:pStyle w:val="2"/>
        <w:spacing w:before="120" w:after="120"/>
        <w:ind w:firstLine="480"/>
        <w:rPr>
          <w:del w:id="5742" w:author="冰蓝城 [2]" w:date="2019-10-22T17:17:15Z"/>
        </w:rPr>
        <w:pPrChange w:id="5741" w:author="Administrator" w:date="2019-10-21T22:24:00Z">
          <w:pPr>
            <w:ind w:firstLine="480"/>
          </w:pPr>
        </w:pPrChange>
      </w:pPr>
      <w:del w:id="5743" w:author="冰蓝城 [2]" w:date="2019-10-22T17:17:15Z">
        <w:r>
          <w:rPr>
            <w:rFonts w:hint="eastAsia"/>
          </w:rPr>
          <w:delText>1)标记分享：本系统支持标记单条或成组分享。</w:delText>
        </w:r>
      </w:del>
    </w:p>
    <w:p>
      <w:pPr>
        <w:pStyle w:val="2"/>
        <w:spacing w:before="120" w:after="120"/>
        <w:ind w:firstLine="480"/>
        <w:rPr>
          <w:del w:id="5745" w:author="冰蓝城 [2]" w:date="2019-10-22T17:17:15Z"/>
        </w:rPr>
        <w:pPrChange w:id="5744" w:author="Administrator" w:date="2019-10-21T22:24:00Z">
          <w:pPr>
            <w:ind w:firstLine="480"/>
          </w:pPr>
        </w:pPrChange>
      </w:pPr>
      <w:del w:id="5746" w:author="冰蓝城 [2]" w:date="2019-10-22T17:17:15Z">
        <w:r>
          <w:rPr>
            <w:rFonts w:hint="eastAsia"/>
          </w:rPr>
          <w:delText>2</w:delText>
        </w:r>
      </w:del>
      <w:del w:id="5747" w:author="冰蓝城 [2]" w:date="2019-10-22T17:17:15Z">
        <w:r>
          <w:rPr/>
          <w:delText>)</w:delText>
        </w:r>
      </w:del>
      <w:del w:id="5748" w:author="冰蓝城 [2]" w:date="2019-10-22T17:17:15Z">
        <w:r>
          <w:rPr>
            <w:rFonts w:hint="eastAsia"/>
          </w:rPr>
          <w:delText>线路分享：本系统支持指定线路分享。</w:delText>
        </w:r>
      </w:del>
    </w:p>
    <w:p>
      <w:pPr>
        <w:pStyle w:val="2"/>
        <w:keepNext/>
        <w:spacing w:before="120" w:after="120"/>
        <w:ind w:firstLine="199" w:firstLineChars="83"/>
        <w:jc w:val="center"/>
        <w:rPr>
          <w:del w:id="5750" w:author="冰蓝城 [2]" w:date="2019-10-22T17:17:15Z"/>
        </w:rPr>
        <w:pPrChange w:id="5749" w:author="Administrator" w:date="2019-10-21T22:24:00Z">
          <w:pPr>
            <w:keepNext/>
            <w:ind w:firstLine="199" w:firstLineChars="83"/>
            <w:jc w:val="center"/>
          </w:pPr>
        </w:pPrChange>
      </w:pPr>
      <w:del w:id="5751" w:author="冰蓝城 [2]" w:date="2019-10-22T17:17:15Z">
        <w:r>
          <w:rPr>
            <w:color w:val="0000FF" w:themeColor="hyperlink"/>
            <w:u w:val="single"/>
          </w:rPr>
          <w:drawing>
            <wp:inline distT="0" distB="0" distL="0" distR="0">
              <wp:extent cx="2674620" cy="1300480"/>
              <wp:effectExtent l="19050" t="0" r="1143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del>
    </w:p>
    <w:p>
      <w:pPr>
        <w:pStyle w:val="2"/>
        <w:spacing w:before="120" w:after="120"/>
        <w:ind w:firstLine="400"/>
        <w:jc w:val="center"/>
        <w:rPr>
          <w:del w:id="5754" w:author="冰蓝城 [2]" w:date="2019-10-22T17:17:15Z"/>
        </w:rPr>
        <w:pPrChange w:id="5753" w:author="Administrator" w:date="2019-10-21T22:24:00Z">
          <w:pPr>
            <w:pStyle w:val="5"/>
            <w:ind w:firstLine="400"/>
            <w:jc w:val="center"/>
          </w:pPr>
        </w:pPrChange>
      </w:pPr>
      <w:del w:id="5755" w:author="冰蓝城 [2]" w:date="2019-10-22T17:17:15Z">
        <w:r>
          <w:rPr>
            <w:rFonts w:hint="eastAsia"/>
          </w:rPr>
          <w:delText>图 4</w:delText>
        </w:r>
      </w:del>
      <w:del w:id="5756" w:author="冰蓝城 [2]" w:date="2019-10-22T17:17:15Z">
        <w:r>
          <w:rPr/>
          <w:delText xml:space="preserve"> </w:delText>
        </w:r>
      </w:del>
      <w:del w:id="5757" w:author="冰蓝城 [2]" w:date="2019-10-22T17:17:15Z">
        <w:r>
          <w:rPr>
            <w:rFonts w:hint="eastAsia"/>
          </w:rPr>
          <w:delText>标记信息分享模块</w:delText>
        </w:r>
      </w:del>
    </w:p>
    <w:p>
      <w:pPr>
        <w:pStyle w:val="2"/>
        <w:spacing w:before="120" w:after="120"/>
        <w:ind w:firstLine="281"/>
        <w:rPr>
          <w:del w:id="5759" w:author="冰蓝城 [2]" w:date="2019-10-22T17:17:15Z"/>
        </w:rPr>
        <w:pPrChange w:id="5758" w:author="Administrator" w:date="2019-10-21T22:24:00Z">
          <w:pPr>
            <w:pStyle w:val="4"/>
            <w:ind w:firstLine="281"/>
          </w:pPr>
        </w:pPrChange>
      </w:pPr>
      <w:del w:id="5760" w:author="冰蓝城 [2]" w:date="2019-10-22T17:17:15Z">
        <w:r>
          <w:rPr/>
          <w:delText>4.1.</w:delText>
        </w:r>
      </w:del>
      <w:del w:id="5761" w:author="冰蓝城 [2]" w:date="2019-10-22T17:17:15Z">
        <w:r>
          <w:rPr>
            <w:rFonts w:hint="eastAsia"/>
          </w:rPr>
          <w:delText>5</w:delText>
        </w:r>
      </w:del>
      <w:del w:id="5762" w:author="冰蓝城 [2]" w:date="2019-10-22T17:17:15Z">
        <w:r>
          <w:rPr/>
          <w:delText xml:space="preserve"> </w:delText>
        </w:r>
      </w:del>
      <w:del w:id="5763" w:author="冰蓝城 [2]" w:date="2019-10-22T17:17:15Z">
        <w:r>
          <w:rPr>
            <w:rFonts w:hint="eastAsia"/>
          </w:rPr>
          <w:delText>图层选择</w:delText>
        </w:r>
      </w:del>
      <w:ins w:id="5764" w:author="admin" w:date="2019-10-16T20:19:00Z">
        <w:del w:id="5765" w:author="冰蓝城 [2]" w:date="2019-10-22T17:17:15Z">
          <w:r>
            <w:rPr>
              <w:rFonts w:hint="eastAsia"/>
            </w:rPr>
            <w:delText>选择</w:delText>
          </w:r>
        </w:del>
      </w:ins>
      <w:ins w:id="5766" w:author="admin" w:date="2019-10-16T20:26:00Z">
        <w:del w:id="5767" w:author="冰蓝城 [2]" w:date="2019-10-22T17:17:15Z">
          <w:r>
            <w:rPr>
              <w:rFonts w:hint="eastAsia"/>
            </w:rPr>
            <w:delText>和扩展</w:delText>
          </w:r>
        </w:del>
      </w:ins>
    </w:p>
    <w:p>
      <w:pPr>
        <w:pStyle w:val="2"/>
        <w:spacing w:before="120" w:after="120"/>
        <w:ind w:firstLine="480"/>
        <w:rPr>
          <w:del w:id="5769" w:author="冰蓝城 [2]" w:date="2019-10-22T17:17:15Z"/>
        </w:rPr>
        <w:pPrChange w:id="5768" w:author="Administrator" w:date="2019-10-21T22:24:00Z">
          <w:pPr>
            <w:ind w:firstLine="480"/>
          </w:pPr>
        </w:pPrChange>
      </w:pPr>
      <w:ins w:id="5770" w:author="admin" w:date="2019-10-16T20:07:00Z">
        <w:del w:id="5771" w:author="冰蓝城 [2]" w:date="2019-10-22T17:17:15Z">
          <w:r>
            <w:rPr>
              <w:rFonts w:hint="eastAsia"/>
            </w:rPr>
            <w:delText>系统内置图层。</w:delText>
          </w:r>
        </w:del>
      </w:ins>
      <w:del w:id="5772" w:author="冰蓝城 [2]" w:date="2019-10-22T17:17:15Z">
        <w:r>
          <w:rPr>
            <w:rFonts w:hint="eastAsia"/>
          </w:rPr>
          <w:delText>根据地图种类，本系统</w:delText>
        </w:r>
      </w:del>
      <w:ins w:id="5773" w:author="杨俊" w:date="2019-10-15T20:29:00Z">
        <w:del w:id="5774" w:author="冰蓝城 [2]" w:date="2019-10-22T17:17:15Z">
          <w:r>
            <w:rPr>
              <w:rFonts w:hint="eastAsia"/>
            </w:rPr>
            <w:delText>内置</w:delText>
          </w:r>
        </w:del>
      </w:ins>
      <w:del w:id="5775" w:author="冰蓝城 [2]" w:date="2019-10-22T17:17:15Z">
        <w:r>
          <w:rPr>
            <w:rFonts w:hint="eastAsia"/>
          </w:rPr>
          <w:delText>分为行政、交通、地铁和旅游这四个图层，</w:delText>
        </w:r>
      </w:del>
      <w:ins w:id="5776" w:author="杨俊" w:date="2019-10-15T20:29:00Z">
        <w:del w:id="5777" w:author="冰蓝城 [2]" w:date="2019-10-22T17:17:15Z">
          <w:r>
            <w:rPr>
              <w:rFonts w:hint="eastAsia"/>
            </w:rPr>
            <w:delText>同时也可以使用</w:delText>
          </w:r>
        </w:del>
      </w:ins>
      <w:ins w:id="5778" w:author="杨俊" w:date="2019-10-15T20:30:00Z">
        <w:del w:id="5779" w:author="冰蓝城 [2]" w:date="2019-10-22T17:17:15Z">
          <w:r>
            <w:rPr>
              <w:rFonts w:hint="eastAsia"/>
            </w:rPr>
            <w:delText>其他用户在使用该软件在网络上分享的图层，</w:delText>
          </w:r>
        </w:del>
      </w:ins>
      <w:del w:id="5780" w:author="冰蓝城 [2]" w:date="2019-10-22T17:17:15Z">
        <w:r>
          <w:rPr>
            <w:rFonts w:hint="eastAsia"/>
          </w:rPr>
          <w:delText>用户可以根据不同需求选择相应图层。同时，用户可以选择在相应图层进行信息标记操作。</w:delText>
        </w:r>
      </w:del>
      <w:ins w:id="5781" w:author="admin" w:date="2019-10-16T19:59:00Z">
        <w:del w:id="5782" w:author="冰蓝城 [2]" w:date="2019-10-22T17:17:15Z">
          <w:r>
            <w:rPr>
              <w:rFonts w:hint="eastAsia"/>
            </w:rPr>
            <w:delText>用户</w:delText>
          </w:r>
        </w:del>
      </w:ins>
      <w:ins w:id="5783" w:author="admin" w:date="2019-10-16T20:00:00Z">
        <w:del w:id="5784" w:author="冰蓝城 [2]" w:date="2019-10-22T17:17:15Z">
          <w:r>
            <w:rPr>
              <w:rFonts w:hint="eastAsia"/>
            </w:rPr>
            <w:delText>可以根据自己的需求</w:delText>
          </w:r>
        </w:del>
      </w:ins>
      <w:ins w:id="5785" w:author="admin" w:date="2019-10-16T20:20:00Z">
        <w:del w:id="5786" w:author="冰蓝城 [2]" w:date="2019-10-22T17:17:15Z">
          <w:r>
            <w:rPr>
              <w:rFonts w:hint="eastAsia"/>
            </w:rPr>
            <w:delText>勾选若干个</w:delText>
          </w:r>
        </w:del>
      </w:ins>
      <w:ins w:id="5787" w:author="admin" w:date="2019-10-16T20:00:00Z">
        <w:del w:id="5788" w:author="冰蓝城 [2]" w:date="2019-10-22T17:17:15Z">
          <w:r>
            <w:rPr>
              <w:rFonts w:hint="eastAsia"/>
            </w:rPr>
            <w:delText>自己需要的图层</w:delText>
          </w:r>
        </w:del>
      </w:ins>
      <w:ins w:id="5789" w:author="admin" w:date="2019-10-16T20:03:00Z">
        <w:del w:id="5790" w:author="冰蓝城 [2]" w:date="2019-10-22T17:17:15Z">
          <w:r>
            <w:rPr>
              <w:rFonts w:hint="eastAsia"/>
            </w:rPr>
            <w:delText>，例如美食，旅游，交通等</w:delText>
          </w:r>
        </w:del>
      </w:ins>
      <w:ins w:id="5791" w:author="admin" w:date="2019-10-16T20:00:00Z">
        <w:del w:id="5792" w:author="冰蓝城 [2]" w:date="2019-10-22T17:17:15Z">
          <w:r>
            <w:rPr>
              <w:rFonts w:hint="eastAsia"/>
            </w:rPr>
            <w:delText>。选择图层会</w:delText>
          </w:r>
        </w:del>
      </w:ins>
      <w:ins w:id="5793" w:author="admin" w:date="2019-10-16T20:01:00Z">
        <w:del w:id="5794" w:author="冰蓝城 [2]" w:date="2019-10-22T17:17:15Z">
          <w:r>
            <w:rPr>
              <w:rFonts w:hint="eastAsia"/>
            </w:rPr>
            <w:delText>使地图上出现该图层的标记和线路。</w:delText>
          </w:r>
        </w:del>
      </w:ins>
      <w:ins w:id="5795" w:author="admin" w:date="2019-10-16T20:27:00Z">
        <w:del w:id="5796" w:author="冰蓝城 [2]" w:date="2019-10-22T17:17:15Z">
          <w:r>
            <w:rPr>
              <w:rFonts w:hint="eastAsia"/>
            </w:rPr>
            <w:delText>同时，系统管理员可以根据用户设置的标记增加新的图层。</w:delText>
          </w:r>
        </w:del>
      </w:ins>
    </w:p>
    <w:p>
      <w:pPr>
        <w:pStyle w:val="2"/>
        <w:spacing w:before="120" w:after="120"/>
        <w:ind w:firstLine="480"/>
        <w:rPr>
          <w:ins w:id="5798" w:author="admin" w:date="2019-10-16T20:27:00Z"/>
          <w:del w:id="5799" w:author="冰蓝城 [2]" w:date="2019-10-22T17:17:15Z"/>
        </w:rPr>
        <w:pPrChange w:id="5797" w:author="Administrator" w:date="2019-10-21T22:24:00Z">
          <w:pPr>
            <w:ind w:firstLine="480"/>
          </w:pPr>
        </w:pPrChange>
      </w:pPr>
    </w:p>
    <w:p>
      <w:pPr>
        <w:pStyle w:val="2"/>
        <w:spacing w:before="120" w:after="120"/>
        <w:ind w:firstLine="480"/>
        <w:rPr>
          <w:ins w:id="5801" w:author="admin" w:date="2019-10-16T20:27:00Z"/>
          <w:del w:id="5802" w:author="冰蓝城 [2]" w:date="2019-10-22T17:17:15Z"/>
        </w:rPr>
        <w:pPrChange w:id="5800" w:author="Administrator" w:date="2019-10-21T22:24:00Z">
          <w:pPr>
            <w:ind w:firstLine="480"/>
          </w:pPr>
        </w:pPrChange>
      </w:pPr>
      <w:ins w:id="5803" w:author="admin" w:date="2019-10-16T20:27:00Z">
        <w:del w:id="5804" w:author="冰蓝城 [2]" w:date="2019-10-22T17:17:15Z">
          <w:r>
            <w:rPr>
              <w:rFonts w:hint="eastAsia"/>
            </w:rPr>
            <w:delText>1)</w:delText>
          </w:r>
        </w:del>
      </w:ins>
      <w:ins w:id="5805" w:author="admin" w:date="2019-10-16T20:28:00Z">
        <w:del w:id="5806" w:author="冰蓝城 [2]" w:date="2019-10-22T17:17:15Z">
          <w:r>
            <w:rPr>
              <w:rFonts w:hint="eastAsia"/>
            </w:rPr>
            <w:delText>图层选择</w:delText>
          </w:r>
        </w:del>
      </w:ins>
      <w:ins w:id="5807" w:author="admin" w:date="2019-10-16T20:27:00Z">
        <w:del w:id="5808" w:author="冰蓝城 [2]" w:date="2019-10-22T17:17:15Z">
          <w:r>
            <w:rPr>
              <w:rFonts w:hint="eastAsia"/>
            </w:rPr>
            <w:delText>：</w:delText>
          </w:r>
        </w:del>
      </w:ins>
      <w:ins w:id="5809" w:author="admin" w:date="2019-10-16T20:28:00Z">
        <w:del w:id="5810" w:author="冰蓝城 [2]" w:date="2019-10-22T17:17:15Z">
          <w:r>
            <w:rPr>
              <w:rFonts w:hint="eastAsia"/>
            </w:rPr>
            <w:delText>用户可以</w:delText>
          </w:r>
        </w:del>
      </w:ins>
      <w:ins w:id="5811" w:author="admin" w:date="2019-10-16T20:29:00Z">
        <w:del w:id="5812" w:author="冰蓝城 [2]" w:date="2019-10-22T17:17:15Z">
          <w:r>
            <w:rPr>
              <w:rFonts w:hint="eastAsia"/>
            </w:rPr>
            <w:delText>根据自己的需求选择图层</w:delText>
          </w:r>
        </w:del>
      </w:ins>
      <w:ins w:id="5813" w:author="admin" w:date="2019-10-16T20:27:00Z">
        <w:del w:id="5814" w:author="冰蓝城 [2]" w:date="2019-10-22T17:17:15Z">
          <w:r>
            <w:rPr>
              <w:rFonts w:hint="eastAsia"/>
            </w:rPr>
            <w:delText>。</w:delText>
          </w:r>
        </w:del>
      </w:ins>
    </w:p>
    <w:p>
      <w:pPr>
        <w:pStyle w:val="2"/>
        <w:spacing w:before="120" w:after="120"/>
        <w:ind w:firstLine="480"/>
        <w:rPr>
          <w:del w:id="5816" w:author="冰蓝城 [2]" w:date="2019-10-22T17:17:15Z"/>
        </w:rPr>
        <w:pPrChange w:id="5815" w:author="Administrator" w:date="2019-10-21T22:24:00Z">
          <w:pPr>
            <w:ind w:firstLine="480"/>
          </w:pPr>
        </w:pPrChange>
      </w:pPr>
      <w:ins w:id="5817" w:author="admin" w:date="2019-10-16T20:27:00Z">
        <w:del w:id="5818" w:author="冰蓝城 [2]" w:date="2019-10-22T17:17:15Z">
          <w:r>
            <w:rPr>
              <w:rFonts w:hint="eastAsia"/>
            </w:rPr>
            <w:delText>2</w:delText>
          </w:r>
        </w:del>
      </w:ins>
      <w:ins w:id="5819" w:author="admin" w:date="2019-10-16T20:27:00Z">
        <w:del w:id="5820" w:author="冰蓝城 [2]" w:date="2019-10-22T17:17:15Z">
          <w:r>
            <w:rPr/>
            <w:delText>)</w:delText>
          </w:r>
        </w:del>
      </w:ins>
      <w:ins w:id="5821" w:author="admin" w:date="2019-10-16T20:29:00Z">
        <w:del w:id="5822" w:author="冰蓝城 [2]" w:date="2019-10-22T17:17:15Z">
          <w:r>
            <w:rPr>
              <w:rFonts w:hint="eastAsia"/>
            </w:rPr>
            <w:delText>图层扩展</w:delText>
          </w:r>
        </w:del>
      </w:ins>
      <w:ins w:id="5823" w:author="admin" w:date="2019-10-16T20:27:00Z">
        <w:del w:id="5824" w:author="冰蓝城 [2]" w:date="2019-10-22T17:17:15Z">
          <w:r>
            <w:rPr>
              <w:rFonts w:hint="eastAsia"/>
            </w:rPr>
            <w:delText>：</w:delText>
          </w:r>
        </w:del>
      </w:ins>
      <w:ins w:id="5825" w:author="admin" w:date="2019-10-16T20:29:00Z">
        <w:del w:id="5826" w:author="冰蓝城 [2]" w:date="2019-10-22T17:17:15Z">
          <w:r>
            <w:rPr>
              <w:rFonts w:hint="eastAsia"/>
            </w:rPr>
            <w:delText>系统管理员根据新增的标记对应增添图层</w:delText>
          </w:r>
        </w:del>
      </w:ins>
      <w:ins w:id="5827" w:author="admin" w:date="2019-10-16T20:27:00Z">
        <w:del w:id="5828" w:author="冰蓝城 [2]" w:date="2019-10-22T17:17:15Z">
          <w:r>
            <w:rPr>
              <w:rFonts w:hint="eastAsia"/>
            </w:rPr>
            <w:delText>。</w:delText>
          </w:r>
        </w:del>
      </w:ins>
      <w:del w:id="5829" w:author="冰蓝城 [2]" w:date="2019-10-22T17:17:15Z">
        <w:r>
          <w:rPr>
            <w:rFonts w:hint="eastAsia"/>
          </w:rPr>
          <w:delText>1)行政图层：本系统支持不同国家以及中国境内不同省份、不同地级市的行政地图搜索与标记</w:delText>
        </w:r>
      </w:del>
    </w:p>
    <w:p>
      <w:pPr>
        <w:pStyle w:val="2"/>
        <w:spacing w:before="120" w:after="120"/>
        <w:ind w:firstLine="480"/>
        <w:rPr>
          <w:del w:id="5831" w:author="冰蓝城 [2]" w:date="2019-10-22T17:17:15Z"/>
        </w:rPr>
        <w:pPrChange w:id="5830" w:author="Administrator" w:date="2019-10-21T22:24:00Z">
          <w:pPr>
            <w:ind w:firstLine="480"/>
          </w:pPr>
        </w:pPrChange>
      </w:pPr>
      <w:del w:id="5832" w:author="冰蓝城 [2]" w:date="2019-10-22T17:17:15Z">
        <w:r>
          <w:rPr>
            <w:rFonts w:hint="eastAsia"/>
          </w:rPr>
          <w:delText>2</w:delText>
        </w:r>
      </w:del>
      <w:del w:id="5833" w:author="冰蓝城 [2]" w:date="2019-10-22T17:17:15Z">
        <w:r>
          <w:rPr/>
          <w:delText>)</w:delText>
        </w:r>
      </w:del>
      <w:del w:id="5834" w:author="冰蓝城 [2]" w:date="2019-10-22T17:17:15Z">
        <w:r>
          <w:rPr>
            <w:rFonts w:hint="eastAsia"/>
          </w:rPr>
          <w:delText>交通图层：本系统支持不同国家以及中国境内不同省份、不同地级市的铁路、公路交通地图搜索与标记</w:delText>
        </w:r>
      </w:del>
    </w:p>
    <w:p>
      <w:pPr>
        <w:pStyle w:val="2"/>
        <w:spacing w:before="120" w:after="120"/>
        <w:ind w:firstLine="480"/>
        <w:rPr>
          <w:del w:id="5836" w:author="冰蓝城 [2]" w:date="2019-10-22T17:17:15Z"/>
        </w:rPr>
        <w:pPrChange w:id="5835" w:author="Administrator" w:date="2019-10-21T22:24:00Z">
          <w:pPr>
            <w:ind w:firstLine="480"/>
          </w:pPr>
        </w:pPrChange>
      </w:pPr>
      <w:del w:id="5837" w:author="冰蓝城 [2]" w:date="2019-10-22T17:17:15Z">
        <w:r>
          <w:rPr>
            <w:rFonts w:hint="eastAsia"/>
          </w:rPr>
          <w:delText>3)地铁图层：本系统支持中国不同地级市轨道交通地图的搜索与标记</w:delText>
        </w:r>
      </w:del>
    </w:p>
    <w:p>
      <w:pPr>
        <w:pStyle w:val="2"/>
        <w:spacing w:before="120" w:after="120"/>
        <w:ind w:firstLine="480"/>
        <w:rPr>
          <w:ins w:id="5839" w:author="杨俊" w:date="2019-10-15T20:31:00Z"/>
          <w:del w:id="5840" w:author="冰蓝城 [2]" w:date="2019-10-22T17:17:15Z"/>
        </w:rPr>
        <w:pPrChange w:id="5838" w:author="Administrator" w:date="2019-10-21T22:24:00Z">
          <w:pPr>
            <w:ind w:firstLine="480"/>
          </w:pPr>
        </w:pPrChange>
      </w:pPr>
      <w:del w:id="5841" w:author="冰蓝城 [2]" w:date="2019-10-22T17:17:15Z">
        <w:r>
          <w:rPr>
            <w:rFonts w:hint="eastAsia"/>
          </w:rPr>
          <w:delText>4</w:delText>
        </w:r>
      </w:del>
      <w:del w:id="5842" w:author="冰蓝城 [2]" w:date="2019-10-22T17:17:15Z">
        <w:r>
          <w:rPr/>
          <w:delText>)</w:delText>
        </w:r>
      </w:del>
      <w:del w:id="5843" w:author="冰蓝城 [2]" w:date="2019-10-22T17:17:15Z">
        <w:r>
          <w:rPr>
            <w:rFonts w:hint="eastAsia"/>
          </w:rPr>
          <w:delText xml:space="preserve"> 旅游图层：本系统支持中国不同省份、不同地级市的旅游景点图的搜索与标记</w:delText>
        </w:r>
      </w:del>
    </w:p>
    <w:p>
      <w:pPr>
        <w:pStyle w:val="2"/>
        <w:spacing w:before="120" w:after="120"/>
        <w:ind w:firstLine="480"/>
        <w:rPr>
          <w:del w:id="5845" w:author="冰蓝城 [2]" w:date="2019-10-22T17:17:15Z"/>
        </w:rPr>
        <w:pPrChange w:id="5844" w:author="Administrator" w:date="2019-10-21T22:24:00Z">
          <w:pPr>
            <w:ind w:firstLine="480"/>
          </w:pPr>
        </w:pPrChange>
      </w:pPr>
      <w:ins w:id="5846" w:author="杨俊" w:date="2019-10-15T20:31:00Z">
        <w:del w:id="5847" w:author="冰蓝城 [2]" w:date="2019-10-22T17:17:15Z">
          <w:r>
            <w:rPr>
              <w:rFonts w:hint="eastAsia"/>
            </w:rPr>
            <w:delText>5</w:delText>
          </w:r>
        </w:del>
      </w:ins>
      <w:ins w:id="5848" w:author="杨俊" w:date="2019-10-15T20:31:00Z">
        <w:del w:id="5849" w:author="冰蓝城 [2]" w:date="2019-10-22T17:17:15Z">
          <w:r>
            <w:rPr/>
            <w:delText>)</w:delText>
          </w:r>
        </w:del>
      </w:ins>
      <w:ins w:id="5850" w:author="杨俊" w:date="2019-10-15T20:31:00Z">
        <w:del w:id="5851" w:author="冰蓝城 [2]" w:date="2019-10-22T17:17:15Z">
          <w:r>
            <w:rPr>
              <w:rFonts w:hint="eastAsia"/>
            </w:rPr>
            <w:delText>网络图层：本系统支持其他用户通过本软件分享至网络的图层</w:delText>
          </w:r>
        </w:del>
      </w:ins>
      <w:ins w:id="5852" w:author="杨俊" w:date="2019-10-15T20:32:00Z">
        <w:del w:id="5853" w:author="冰蓝城 [2]" w:date="2019-10-22T17:17:15Z">
          <w:r>
            <w:rPr>
              <w:rFonts w:hint="eastAsia"/>
            </w:rPr>
            <w:delText>，用户也可以对其进行查看和标记</w:delText>
          </w:r>
        </w:del>
      </w:ins>
    </w:p>
    <w:p>
      <w:pPr>
        <w:pStyle w:val="2"/>
        <w:spacing w:before="120" w:after="120"/>
        <w:ind w:firstLine="643"/>
        <w:rPr>
          <w:del w:id="5855" w:author="冰蓝城 [2]" w:date="2019-10-22T17:17:15Z"/>
        </w:rPr>
        <w:pPrChange w:id="5854" w:author="Administrator" w:date="2019-10-21T23:12:00Z">
          <w:pPr>
            <w:ind w:firstLine="480"/>
          </w:pPr>
        </w:pPrChange>
      </w:pPr>
      <w:del w:id="5856" w:author="冰蓝城 [2]" w:date="2019-10-22T17:17:15Z"/>
      <w:del w:id="5857" w:author="冰蓝城 [2]" w:date="2019-10-22T17:17:15Z"/>
      <w:del w:id="5858" w:author="冰蓝城 [2]" w:date="2019-10-22T17:17:15Z"/>
      <w:del w:id="5859" w:author="冰蓝城 [2]" w:date="2019-10-22T17:17:15Z">
        <w:r>
          <w:rPr/>
          <w:pict>
            <v:group id="画布 44" o:spid="_x0000_s1047" o:spt="203" style="height:346.45pt;width:481.9pt;" coordsize="61201,10" editas="canvas">
              <o:lock v:ext="edit"/>
              <v:shape id="画布 44" o:spid="_x0000_s1026" o:spt="100" style="position:absolute;left:0;top:0;height:10;width:61201;" filled="f" stroked="f" coordsize="21600,21600" adj=",,">
                <v:fill on="f" focussize="0,0"/>
                <v:stroke on="f"/>
                <v:imagedata o:title=""/>
                <o:lock v:ext="edit" aspectratio="t"/>
              </v:shape>
              <v:shape id="文本框 72" o:spid="_x0000_s1070" o:spt="202" type="#_x0000_t202" style="position:absolute;left:44064;top:6314;height:2966;width:10294;" coordsize="21600,21600" o:gfxdata="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Fmqf4tYAAAAFAQAADwAAAAAAAAAB&#10;ACAAAAA4AAAAZHJzL2Rvd25yZXYueG1sUEsBAhQAFAAAAAgAh07iQJKdHur8AQAA9AMAAA4AAAAA&#10;AAAAAQAgAAAAOwEAAGRycy9lMm9Eb2MueG1sUEsFBgAAAAAGAAYAWQEAAKkFAAAAAA==&#10;">
                <v:path/>
                <v:fill focussize="0,0"/>
                <v:stroke joinstyle="miter"/>
                <v:imagedata o:title=""/>
                <o:lock v:ext="edit"/>
                <v:textbox>
                  <w:txbxContent>
                    <w:p>
                      <w:pPr>
                        <w:ind w:firstLine="0" w:firstLineChars="0"/>
                        <w:jc w:val="center"/>
                        <w:rPr>
                          <w:sz w:val="28"/>
                          <w:rPrChange w:id="5862" w:author="杨俊" w:date="2019-10-15T20:04:00Z">
                            <w:rPr/>
                          </w:rPrChange>
                        </w:rPr>
                        <w:pPrChange w:id="5861" w:author="杨俊" w:date="2019-10-15T20:04:00Z">
                          <w:pPr>
                            <w:ind w:firstLine="560"/>
                          </w:pPr>
                        </w:pPrChange>
                      </w:pPr>
                      <w:ins w:id="5863" w:author="杨俊" w:date="2019-10-15T20:09:00Z">
                        <w:r>
                          <w:rPr>
                            <w:rFonts w:hint="eastAsia"/>
                            <w:sz w:val="28"/>
                          </w:rPr>
                          <w:t>使用范围</w:t>
                        </w:r>
                      </w:ins>
                    </w:p>
                  </w:txbxContent>
                </v:textbox>
              </v:shape>
              <v:rect id="矩形 64" o:spid="_x0000_s1069" o:spt="1" style="position:absolute;left:41353;top:3952;height:32381;width:15691;" coordsize="21600,21600" o:gfxdata="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zmoEjUAAAABQEAAA8AAAAAAAAAAQAgAAAAOAAAAGRycy9kb3du&#10;cmV2LnhtbFBLAQIUABQAAAAIAIdO4kAjhxUh7QEAAN0DAAAOAAAAAAAAAAEAIAAAADkBAABkcnMv&#10;ZTJvRG9jLnhtbFBLBQYAAAAABgAGAFkBAACYBQAAAAA=&#10;">
                <v:path/>
                <v:fill focussize="0,0"/>
                <v:stroke/>
                <v:imagedata o:title=""/>
                <o:lock v:ext="edit"/>
              </v:rect>
              <v:shape id="文本框 61" o:spid="_x0000_s1068" o:spt="202" type="#_x0000_t202" style="position:absolute;left:20621;top:5983;height:2966;width:10285;" coordsize="21600,21600" o:gfxdata="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AWap/i1gAAAAUBAAAPAAAAAAAAAAEA&#10;IAAAADgAAABkcnMvZG93bnJldi54bWxQSwECFAAUAAAACACHTuJAAp/DF/sBAAD0AwAADgAAAAAA&#10;AAABACAAAAA7AQAAZHJzL2Uyb0RvYy54bWxQSwUGAAAAAAYABgBZAQAAqAUAAAAA&#10;">
                <v:path/>
                <v:fill focussize="0,0"/>
                <v:stroke joinstyle="miter"/>
                <v:imagedata o:title=""/>
                <o:lock v:ext="edit"/>
                <v:textbox>
                  <w:txbxContent>
                    <w:p>
                      <w:pPr>
                        <w:ind w:firstLine="0" w:firstLineChars="0"/>
                        <w:jc w:val="center"/>
                        <w:rPr>
                          <w:sz w:val="28"/>
                          <w:rPrChange w:id="5865" w:author="杨俊" w:date="2019-10-15T20:04:00Z">
                            <w:rPr/>
                          </w:rPrChange>
                        </w:rPr>
                        <w:pPrChange w:id="5864" w:author="杨俊" w:date="2019-10-15T20:04:00Z">
                          <w:pPr>
                            <w:ind w:firstLine="480"/>
                          </w:pPr>
                        </w:pPrChange>
                      </w:pPr>
                      <w:ins w:id="5866" w:author="杨俊" w:date="2019-10-15T20:04:00Z">
                        <w:r>
                          <w:rPr>
                            <w:rFonts w:hint="eastAsia"/>
                            <w:sz w:val="28"/>
                            <w:rPrChange w:id="5867" w:author="杨俊" w:date="2019-10-15T20:04:00Z">
                              <w:rPr>
                                <w:rFonts w:hint="eastAsia"/>
                              </w:rPr>
                            </w:rPrChange>
                          </w:rPr>
                          <w:t>图层种类</w:t>
                        </w:r>
                      </w:ins>
                    </w:p>
                  </w:txbxContent>
                </v:textbox>
              </v:shape>
              <v:rect id="矩形 54" o:spid="_x0000_s1067" o:spt="1" style="position:absolute;left:1717;top:20822;height:3578;width:8160;" fillcolor="#4F81BD [3204]" filled="t" stroked="t" coordsize="21600,21600" o:gfxdata="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GaOkFXVAAAABQEAAA8AAAAAAAAAAQAgAAAAOAAAAGRycy9kb3ducmV2&#10;LnhtbFBLAQIUABQAAAAIAIdO4kCW7qLmWwIAAMgEAAAOAAAAAAAAAAEAIAAAADoBAABkcnMvZTJv&#10;RG9jLnhtbFBLBQYAAAAABgAGAFkBAAAHBgAAAAA=&#10;">
                <v:path/>
                <v:fill on="t" focussize="0,0"/>
                <v:stroke weight="3pt" color="#F2F2F2"/>
                <v:imagedata o:title=""/>
                <o:lock v:ext="edit"/>
                <v:shadow on="t" color="#254061" opacity="32768f" offset="1pt,2pt"/>
                <v:textbox>
                  <w:txbxContent>
                    <w:p>
                      <w:pPr>
                        <w:ind w:firstLine="0" w:firstLineChars="0"/>
                        <w:jc w:val="center"/>
                        <w:rPr>
                          <w:sz w:val="28"/>
                        </w:rPr>
                      </w:pPr>
                      <w:r>
                        <w:rPr>
                          <w:rFonts w:hint="eastAsia"/>
                          <w:sz w:val="28"/>
                        </w:rPr>
                        <w:t>图层</w:t>
                      </w:r>
                    </w:p>
                  </w:txbxContent>
                </v:textbox>
              </v:rect>
              <v:rect id="矩形 60" o:spid="_x0000_s1066" o:spt="1" style="position:absolute;left:17799;top:4147;height:36954;width:15691;" coordsize="21600,21600" o:gfxdata="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zmoEjUAAAABQEAAA8AAAAAAAAAAQAgAAAAOAAAAGRycy9kb3du&#10;cmV2LnhtbFBLAQIUABQAAAAIAIdO4kA6jivb7QEAAN4DAAAOAAAAAAAAAAEAIAAAADkBAABkcnMv&#10;ZTJvRG9jLnhtbFBLBQYAAAAABgAGAFkBAACYBQAAAAA=&#10;">
                <v:path/>
                <v:fill focussize="0,0"/>
                <v:stroke/>
                <v:imagedata o:title=""/>
                <o:lock v:ext="edit"/>
              </v:rect>
              <v:shape id="自选图形 55" o:spid="_x0000_s1065" o:spt="109" type="#_x0000_t109" style="position:absolute;left:20774;top:10394;height:3399;width:9588;" fillcolor="#F79646 [3209]" filled="t" stroked="t" coordsize="21600,21600" o:gfxdata="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WAAAAZHJzL1BLAQIUABQAAAAIAIdO4kBKpXj82AAAAAUBAAAPAAAAAAAA&#10;AAEAIAAAADgAAABkcnMvZG93bnJldi54bWxQSwECFAAUAAAACACHTuJAHRayL24CAADbBAAADgAA&#10;AAAAAAABACAAAAA9AQAAZHJzL2Uyb0RvYy54bWxQSwUGAAAAAAYABgBZAQAAHQYAAAAA&#10;">
                <v:path/>
                <v:fill on="t" focussize="0,0"/>
                <v:stroke weight="3pt" color="#F2F2F2" joinstyle="miter"/>
                <v:imagedata o:title=""/>
                <o:lock v:ext="edit"/>
                <v:shadow on="t" color="#984807" opacity="32768f" offset="1pt,2pt"/>
                <v:textbox>
                  <w:txbxContent>
                    <w:p>
                      <w:pPr>
                        <w:ind w:firstLine="0" w:firstLineChars="0"/>
                        <w:jc w:val="center"/>
                        <w:rPr>
                          <w:sz w:val="28"/>
                        </w:rPr>
                      </w:pPr>
                      <w:r>
                        <w:rPr>
                          <w:rFonts w:hint="eastAsia"/>
                          <w:sz w:val="28"/>
                        </w:rPr>
                        <w:t>行政图层</w:t>
                      </w:r>
                    </w:p>
                  </w:txbxContent>
                </v:textbox>
              </v:shape>
              <v:rect id="矩形 56" o:spid="_x0000_s1064" o:spt="1" style="position:absolute;left:20774;top:17108;height:3349;width:9588;"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D1/bvO1QAAAAUBAAAPAAAAAAAAAAEAIAAAADgAAABkcnMvZG93bnJl&#10;di54bWxQSwECFAAUAAAACACHTuJASysCb1wCAADJBAAADgAAAAAAAAABACAAAAA6AQAAZHJzL2Uy&#10;b0RvYy54bWxQSwUGAAAAAAYABgBZAQAACAYAAAAA&#10;">
                <v:path/>
                <v:fill on="t" focussize="0,0"/>
                <v:stroke weight="3pt" color="#F2F2F2"/>
                <v:imagedata o:title=""/>
                <o:lock v:ext="edit"/>
                <v:shadow on="t" color="#984807" opacity="32768f" offset="1pt,2pt"/>
                <v:textbox>
                  <w:txbxContent>
                    <w:p>
                      <w:pPr>
                        <w:ind w:firstLine="0" w:firstLineChars="0"/>
                        <w:jc w:val="center"/>
                        <w:rPr>
                          <w:sz w:val="28"/>
                        </w:rPr>
                      </w:pPr>
                      <w:r>
                        <w:rPr>
                          <w:rFonts w:hint="eastAsia"/>
                          <w:sz w:val="28"/>
                        </w:rPr>
                        <w:t>交通图层</w:t>
                      </w:r>
                    </w:p>
                  </w:txbxContent>
                </v:textbox>
              </v:rect>
              <v:rect id="矩形 58" o:spid="_x0000_s1063" o:spt="1" style="position:absolute;left:20621;top:23397;height:3357;width:9588;"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PX9u87VAAAABQEAAA8AAAAAAAAAAQAgAAAAOAAAAGRycy9kb3ducmV2&#10;LnhtbFBLAQIUABQAAAAIAIdO4kAaDdzSWwIAAMkEAAAOAAAAAAAAAAEAIAAAADoBAABkcnMvZTJv&#10;RG9jLnhtbFBLBQYAAAAABgAGAFkBAAAHBgAAAAA=&#10;">
                <v:path/>
                <v:fill on="t" focussize="0,0"/>
                <v:stroke weight="3pt" color="#F2F2F2"/>
                <v:imagedata o:title=""/>
                <o:lock v:ext="edit"/>
                <v:shadow on="t" color="#984807" opacity="32768f" offset="1pt,2pt"/>
                <v:textbox>
                  <w:txbxContent>
                    <w:p>
                      <w:pPr>
                        <w:ind w:firstLine="0" w:firstLineChars="0"/>
                        <w:jc w:val="center"/>
                        <w:rPr>
                          <w:sz w:val="28"/>
                          <w:rPrChange w:id="5869" w:author="杨俊" w:date="2019-10-15T20:01:00Z">
                            <w:rPr/>
                          </w:rPrChange>
                        </w:rPr>
                        <w:pPrChange w:id="5868" w:author="杨俊" w:date="2019-10-15T20:01:00Z">
                          <w:pPr>
                            <w:ind w:firstLine="0" w:firstLineChars="0"/>
                          </w:pPr>
                        </w:pPrChange>
                      </w:pPr>
                      <w:r>
                        <w:rPr>
                          <w:rFonts w:hint="eastAsia"/>
                          <w:sz w:val="28"/>
                          <w:rPrChange w:id="5870" w:author="杨俊" w:date="2019-10-15T20:01:00Z">
                            <w:rPr>
                              <w:rFonts w:hint="eastAsia"/>
                            </w:rPr>
                          </w:rPrChange>
                        </w:rPr>
                        <w:t>地铁图层</w:t>
                      </w:r>
                    </w:p>
                  </w:txbxContent>
                </v:textbox>
              </v:rect>
              <v:rect id="矩形 59" o:spid="_x0000_s1062" o:spt="1" style="position:absolute;left:20791;top:29601;height:3349;width:9571;"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PX9u87VAAAABQEAAA8AAAAAAAAAAQAgAAAAOAAAAGRycy9kb3ducmV2&#10;LnhtbFBLAQIUABQAAAAIAIdO4kDphuU2WwIAAMkEAAAOAAAAAAAAAAEAIAAAADoBAABkcnMvZTJv&#10;RG9jLnhtbFBLBQYAAAAABgAGAFkBAAAHBgAAAAA=&#10;">
                <v:path/>
                <v:fill on="t" focussize="0,0"/>
                <v:stroke weight="3pt" color="#F2F2F2"/>
                <v:imagedata o:title=""/>
                <o:lock v:ext="edit"/>
                <v:shadow on="t" color="#984807" opacity="32768f" offset="1pt,2pt"/>
                <v:textbox>
                  <w:txbxContent>
                    <w:p>
                      <w:pPr>
                        <w:ind w:firstLine="0" w:firstLineChars="0"/>
                        <w:jc w:val="center"/>
                        <w:rPr>
                          <w:sz w:val="28"/>
                          <w:rPrChange w:id="5872" w:author="杨俊" w:date="2019-10-15T20:01:00Z">
                            <w:rPr/>
                          </w:rPrChange>
                        </w:rPr>
                        <w:pPrChange w:id="5871" w:author="杨俊" w:date="2019-10-15T20:01:00Z">
                          <w:pPr>
                            <w:ind w:firstLine="480"/>
                          </w:pPr>
                        </w:pPrChange>
                      </w:pPr>
                      <w:ins w:id="5873" w:author="杨俊" w:date="2019-10-15T20:01:00Z">
                        <w:r>
                          <w:rPr>
                            <w:rFonts w:hint="eastAsia"/>
                            <w:sz w:val="28"/>
                            <w:rPrChange w:id="5874" w:author="杨俊" w:date="2019-10-15T20:01:00Z">
                              <w:rPr>
                                <w:rFonts w:hint="eastAsia"/>
                              </w:rPr>
                            </w:rPrChange>
                          </w:rPr>
                          <w:t>旅游图层</w:t>
                        </w:r>
                      </w:ins>
                    </w:p>
                  </w:txbxContent>
                </v:textbox>
              </v:rect>
              <v:rect id="矩形 69" o:spid="_x0000_s1061" o:spt="1" style="position:absolute;left:44158;top:12450;height:3655;width:10056;" fillcolor="#9BBB59 [3206]" filled="t" stroked="t" coordsize="21600,21600"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D1wUs/VAAAABQEAAA8AAAAAAAAAAQAgAAAAOAAAAGRycy9k&#10;b3ducmV2LnhtbFBLAQIUABQAAAAIAIdO4kADJUQaYQIAAMoEAAAOAAAAAAAAAAEAIAAAADoBAABk&#10;cnMvZTJvRG9jLnhtbFBLBQYAAAAABgAGAFkBAAANBgAAAAA=&#10;">
                <v:path/>
                <v:fill on="t" focussize="0,0"/>
                <v:stroke weight="3pt" color="#F2F2F2"/>
                <v:imagedata o:title=""/>
                <o:lock v:ext="edit"/>
                <v:shadow on="t" color="#4F6228" opacity="32768f" offset="1pt,2pt"/>
                <v:textbox>
                  <w:txbxContent>
                    <w:p>
                      <w:pPr>
                        <w:ind w:firstLine="0" w:firstLineChars="0"/>
                        <w:jc w:val="center"/>
                        <w:rPr>
                          <w:sz w:val="28"/>
                          <w:rPrChange w:id="5876" w:author="杨俊" w:date="2019-10-15T20:08:00Z">
                            <w:rPr/>
                          </w:rPrChange>
                        </w:rPr>
                        <w:pPrChange w:id="5875" w:author="杨俊" w:date="2019-10-15T20:08:00Z">
                          <w:pPr>
                            <w:ind w:firstLine="480"/>
                          </w:pPr>
                        </w:pPrChange>
                      </w:pPr>
                      <w:ins w:id="5877" w:author="杨俊" w:date="2019-10-15T20:08:00Z">
                        <w:r>
                          <w:rPr>
                            <w:rFonts w:hint="eastAsia"/>
                            <w:sz w:val="28"/>
                            <w:rPrChange w:id="5878" w:author="杨俊" w:date="2019-10-15T20:08:00Z">
                              <w:rPr>
                                <w:rFonts w:hint="eastAsia"/>
                              </w:rPr>
                            </w:rPrChange>
                          </w:rPr>
                          <w:t>国家</w:t>
                        </w:r>
                      </w:ins>
                    </w:p>
                  </w:txbxContent>
                </v:textbox>
              </v:rect>
              <v:rect id="矩形 70" o:spid="_x0000_s1060" o:spt="1" style="position:absolute;left:44158;top:19505;height:3663;width:10056;" fillcolor="#9BBB59 [3206]" filled="t" stroked="t" coordsize="21600,21600"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D1wUs/VAAAABQEAAA8AAAAAAAAAAQAgAAAAOAAAAGRycy9kb3ducmV2&#10;LnhtbFBLAQIUABQAAAAIAIdO4kDNRngAWwIAAMoEAAAOAAAAAAAAAAEAIAAAADoBAABkcnMvZTJv&#10;RG9jLnhtbFBLBQYAAAAABgAGAFkBAAAHBgAAAAA=&#10;">
                <v:path/>
                <v:fill on="t" focussize="0,0"/>
                <v:stroke weight="3pt" color="#F2F2F2"/>
                <v:imagedata o:title=""/>
                <o:lock v:ext="edit"/>
                <v:shadow on="t" color="#4F6228" opacity="32768f" offset="1pt,2pt"/>
                <v:textbox>
                  <w:txbxContent>
                    <w:p>
                      <w:pPr>
                        <w:ind w:firstLine="0" w:firstLineChars="0"/>
                        <w:jc w:val="center"/>
                        <w:rPr>
                          <w:sz w:val="28"/>
                          <w:rPrChange w:id="5880" w:author="杨俊" w:date="2019-10-15T20:08:00Z">
                            <w:rPr/>
                          </w:rPrChange>
                        </w:rPr>
                        <w:pPrChange w:id="5879" w:author="杨俊" w:date="2019-10-15T20:08:00Z">
                          <w:pPr>
                            <w:ind w:firstLine="480"/>
                          </w:pPr>
                        </w:pPrChange>
                      </w:pPr>
                      <w:ins w:id="5881" w:author="杨俊" w:date="2019-10-15T20:08:00Z">
                        <w:r>
                          <w:rPr>
                            <w:rFonts w:hint="eastAsia"/>
                            <w:sz w:val="28"/>
                            <w:rPrChange w:id="5882" w:author="杨俊" w:date="2019-10-15T20:08:00Z">
                              <w:rPr>
                                <w:rFonts w:hint="eastAsia"/>
                              </w:rPr>
                            </w:rPrChange>
                          </w:rPr>
                          <w:t>省</w:t>
                        </w:r>
                      </w:ins>
                    </w:p>
                  </w:txbxContent>
                </v:textbox>
              </v:rect>
              <v:rect id="矩形 71" o:spid="_x0000_s1059" o:spt="1" style="position:absolute;left:44311;top:26448;height:3663;width:10047;" fillcolor="#9BBB59 [3206]" filled="t" stroked="t" coordsize="21600,21600" o:gfxdata="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A9cFLP1QAAAAUBAAAPAAAAAAAAAAEAIAAAADgAAABkcnMvZG93bnJl&#10;di54bWxQSwECFAAUAAAACACHTuJAUovPxFwCAADKBAAADgAAAAAAAAABACAAAAA6AQAAZHJzL2Uy&#10;b0RvYy54bWxQSwUGAAAAAAYABgBZAQAACAYAAAAA&#10;">
                <v:path/>
                <v:fill on="t" focussize="0,0"/>
                <v:stroke weight="3pt" color="#F2F2F2"/>
                <v:imagedata o:title=""/>
                <o:lock v:ext="edit"/>
                <v:shadow on="t" color="#4F6228" opacity="32768f" offset="1pt,2pt"/>
                <v:textbox>
                  <w:txbxContent>
                    <w:p>
                      <w:pPr>
                        <w:ind w:firstLine="0" w:firstLineChars="0"/>
                        <w:jc w:val="center"/>
                        <w:rPr>
                          <w:sz w:val="28"/>
                          <w:rPrChange w:id="5884" w:author="杨俊" w:date="2019-10-15T20:08:00Z">
                            <w:rPr/>
                          </w:rPrChange>
                        </w:rPr>
                        <w:pPrChange w:id="5883" w:author="杨俊" w:date="2019-10-15T20:08:00Z">
                          <w:pPr>
                            <w:ind w:firstLine="480"/>
                          </w:pPr>
                        </w:pPrChange>
                      </w:pPr>
                      <w:ins w:id="5885" w:author="杨俊" w:date="2019-10-15T20:08:00Z">
                        <w:r>
                          <w:rPr>
                            <w:rFonts w:hint="eastAsia"/>
                            <w:sz w:val="28"/>
                            <w:rPrChange w:id="5886" w:author="杨俊" w:date="2019-10-15T20:08:00Z">
                              <w:rPr>
                                <w:rFonts w:hint="eastAsia"/>
                              </w:rPr>
                            </w:rPrChange>
                          </w:rPr>
                          <w:t>地级市</w:t>
                        </w:r>
                      </w:ins>
                    </w:p>
                  </w:txbxContent>
                </v:textbox>
              </v:rect>
              <v:shape id="自选图形 73" o:spid="_x0000_s1058" o:spt="32" type="#_x0000_t32" style="position:absolute;left:10064;top:22615;height:9;width:7735;"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9Y7Bs1QAAAAUBAAAPAAAAAAAAAAEAIAAAADgAAABkcnMvZG93&#10;bnJldi54bWxQSwECFAAUAAAACACHTuJAy9o4au0BAAClAwAADgAAAAAAAAABACAAAAA6AQAAZHJz&#10;L2Uyb0RvYy54bWxQSwUGAAAAAAYABgBZAQAAmQUAAAAA&#10;">
                <v:path arrowok="t"/>
                <v:fill on="f" focussize="0,0"/>
                <v:stroke weight="2.5pt" color="#000000 [3200]"/>
                <v:imagedata o:title=""/>
                <o:lock v:ext="edit"/>
              </v:shape>
              <v:shape id="自选图形 74" o:spid="_x0000_s1057" o:spt="32" type="#_x0000_t32" style="position:absolute;left:30558;top:12094;height:2184;width:13413;"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1jsGzVAAAABQEAAA8AAAAAAAAAAQAgAAAAOAAAAGRycy9k&#10;b3ducmV2LnhtbFBLAQIUABQAAAAIAIdO4kDtaEbD7wEAAKkDAAAOAAAAAAAAAAEAIAAAADoBAABk&#10;cnMvZTJvRG9jLnhtbFBLBQYAAAAABgAGAFkBAACbBQAAAAA=&#10;">
                <v:path arrowok="t"/>
                <v:fill on="f" focussize="0,0"/>
                <v:stroke weight="2.5pt" color="#000000 [3200]"/>
                <v:imagedata o:title=""/>
                <o:lock v:ext="edit"/>
              </v:shape>
              <v:shape id="自选图形 75" o:spid="_x0000_s1056" o:spt="32" type="#_x0000_t32" style="position:absolute;left:30558;top:12094;height:9246;width:13413;"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1jsGzVAAAABQEAAA8AAAAAAAAAAQAgAAAAOAAAAGRycy9k&#10;b3ducmV2LnhtbFBLAQIUABQAAAAIAIdO4kB4XA057wEAAKkDAAAOAAAAAAAAAAEAIAAAADoBAABk&#10;cnMvZTJvRG9jLnhtbFBLBQYAAAAABgAGAFkBAACbBQAAAAA=&#10;">
                <v:path arrowok="t"/>
                <v:fill on="f" focussize="0,0"/>
                <v:stroke weight="2.5pt" color="#000000 [3200]"/>
                <v:imagedata o:title=""/>
                <o:lock v:ext="edit"/>
              </v:shape>
              <v:shape id="自选图形 76" o:spid="_x0000_s1055" o:spt="32" type="#_x0000_t32" style="position:absolute;left:30558;top:12094;height:16190;width:13557;"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9Y7Bs1QAAAAUBAAAPAAAAAAAAAAEAIAAAADgAAABkcnMv&#10;ZG93bnJldi54bWxQSwECFAAUAAAACACHTuJAY2ru2fABAACqAwAADgAAAAAAAAABACAAAAA6AQAA&#10;ZHJzL2Uyb0RvYy54bWxQSwUGAAAAAAYABgBZAQAAnAUAAAAA&#10;">
                <v:path arrowok="t"/>
                <v:fill on="f" focussize="0,0"/>
                <v:stroke weight="2.5pt" color="#000000 [3200]"/>
                <v:imagedata o:title=""/>
                <o:lock v:ext="edit"/>
              </v:shape>
              <v:shape id="自选图形 77" o:spid="_x0000_s1054" o:spt="32" type="#_x0000_t32" style="position:absolute;left:30558;top:14278;flip:y;height:4504;width:13413;" filled="f" stroked="t" coordsize="21600,21600" o:gfxdata="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fZX9yNYAAAAFAQAADwAAAAAAAAABACAA&#10;AAA4AAAAZHJzL2Rvd25yZXYueG1sUEsBAhQAFAAAAAgAh07iQK1sGvz5AQAAswMAAA4AAAAAAAAA&#10;AQAgAAAAOwEAAGRycy9lMm9Eb2MueG1sUEsFBgAAAAAGAAYAWQEAAKYFAAAAAA==&#10;">
                <v:path arrowok="t"/>
                <v:fill on="f" focussize="0,0"/>
                <v:stroke weight="2.5pt" color="#4F81BD [3204]"/>
                <v:imagedata o:title=""/>
                <o:lock v:ext="edit"/>
              </v:shape>
              <v:shape id="自选图形 78" o:spid="_x0000_s1053" o:spt="32" type="#_x0000_t32" style="position:absolute;left:30396;top:25071;height:3213;width:13719;" filled="f" stroked="t" coordsize="21600,21600" o:gfxdata="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9Y7Bs1QAAAAUBAAAPAAAAAAAAAAEAIAAAADgAAABkcnMvZG93&#10;bnJldi54bWxQSwECFAAUAAAACACHTuJASM7Jz+0BAACpAwAADgAAAAAAAAABACAAAAA6AQAAZHJz&#10;L2Uyb0RvYy54bWxQSwUGAAAAAAYABgBZAQAAmQUAAAAA&#10;">
                <v:path arrowok="t"/>
                <v:fill on="f" focussize="0,0"/>
                <v:stroke weight="2.5pt" color="#000000 [3200]"/>
                <v:imagedata o:title=""/>
                <o:lock v:ext="edit"/>
              </v:shape>
              <v:shape id="自选图形 79" o:spid="_x0000_s1052" o:spt="32" type="#_x0000_t32" style="position:absolute;left:30558;top:18782;height:2558;width:13413;" filled="f" stroked="t" coordsize="21600,21600" o:gfxdata="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EOpBzjWAAAABQEAAA8AAAAAAAAAAQAgAAAAOAAAAGRy&#10;cy9kb3ducmV2LnhtbFBLAQIUABQAAAAIAIdO4kAG/XJG8QEAAKkDAAAOAAAAAAAAAAEAIAAAADsB&#10;AABkcnMvZTJvRG9jLnhtbFBLBQYAAAAABgAGAFkBAACeBQAAAAA=&#10;">
                <v:path arrowok="t"/>
                <v:fill on="f" focussize="0,0"/>
                <v:stroke weight="2.5pt" color="#4F81BD [3204]"/>
                <v:imagedata o:title=""/>
                <o:lock v:ext="edit"/>
              </v:shape>
              <v:shape id="自选图形 80" o:spid="_x0000_s1051" o:spt="32" type="#_x0000_t32" style="position:absolute;left:30558;top:18782;height:9502;width:13557;" filled="f" stroked="t" coordsize="21600,21600" o:gfxdata="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&#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EOpBzjWAAAABQEAAA8AAAAAAAAAAQAgAAAAOAAAAGRy&#10;cy9kb3ducmV2LnhtbFBLAQIUABQAAAAIAIdO4kB6z51X8QEAAKkDAAAOAAAAAAAAAAEAIAAAADsB&#10;AABkcnMvZTJvRG9jLnhtbFBLBQYAAAAABgAGAFkBAACeBQAAAAA=&#10;">
                <v:path arrowok="t"/>
                <v:fill on="f" focussize="0,0"/>
                <v:stroke weight="2.5pt" color="#4F81BD [3204]"/>
                <v:imagedata o:title=""/>
                <o:lock v:ext="edit"/>
              </v:shape>
              <v:shape id="自选图形 81" o:spid="_x0000_s1050" o:spt="32" type="#_x0000_t32" style="position:absolute;left:30558;top:21340;flip:y;height:9936;width:13413;" filled="f" stroked="t" coordsize="21600,21600" o:gfxdata="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BHUQF9cAAAAFAQAADwAAAAAAAAABACAA&#10;AAA4AAAAZHJzL2Rvd25yZXYueG1sUEsBAhQAFAAAAAgAh07iQE6W+jD4AQAAswMAAA4AAAAAAAAA&#10;AQAgAAAAPAEAAGRycy9lMm9Eb2MueG1sUEsFBgAAAAAGAAYAWQEAAKYFAAAAAA==&#10;">
                <v:path arrowok="t"/>
                <v:fill on="f" focussize="0,0"/>
                <v:stroke weight="2.5pt" color="#F79646 [3209]"/>
                <v:imagedata o:title=""/>
                <o:lock v:ext="edit"/>
              </v:shape>
              <v:shape id="自选图形 82" o:spid="_x0000_s1049" o:spt="32" type="#_x0000_t32" style="position:absolute;left:30558;top:28284;flip:y;height:2992;width:13557;" filled="f" stroked="t" coordsize="21600,21600" o:gfxdata="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BHUQF9cAAAAFAQAADwAAAAAAAAABACAA&#10;AAA4AAAAZHJzL2Rvd25yZXYueG1sUEsBAhQAFAAAAAgAh07iQAkz9Af4AQAAswMAAA4AAAAAAAAA&#10;AQAgAAAAPAEAAGRycy9lMm9Eb2MueG1sUEsFBgAAAAAGAAYAWQEAAKYFAAAAAA==&#10;">
                <v:path arrowok="t"/>
                <v:fill on="f" focussize="0,0"/>
                <v:stroke weight="2.5pt" color="#F79646 [3209]"/>
                <v:imagedata o:title=""/>
                <o:lock v:ext="edit"/>
              </v:shape>
              <v:rect id="矩形 84" o:spid="_x0000_s1048" o:spt="1" style="position:absolute;left:20918;top:35160;height:3960;width:9640;" fillcolor="#F79646 [3209]" filled="t" stroked="t" coordsize="21600,21600" o:gfxdata="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9f27ztUAAAAFAQAADwAAAAAAAAABACAAAAA4AAAAZHJzL2Rvd25yZXYu&#10;eG1sUEsBAhQAFAAAAAgAh07iQLQA6VxaAgAAyQQAAA4AAAAAAAAAAQAgAAAAOgEAAGRycy9lMm9E&#10;b2MueG1sUEsFBgAAAAAGAAYAWQEAAAYGAAAAAA==&#10;">
                <v:path/>
                <v:fill on="t" focussize="0,0"/>
                <v:stroke weight="3pt" color="#F2F2F2"/>
                <v:imagedata o:title=""/>
                <o:lock v:ext="edit"/>
                <v:shadow on="t" color="#984807" opacity="32768f" offset="1pt,2pt"/>
                <v:textbox>
                  <w:txbxContent>
                    <w:p>
                      <w:pPr>
                        <w:ind w:firstLine="0" w:firstLineChars="0"/>
                        <w:rPr>
                          <w:sz w:val="28"/>
                          <w:rPrChange w:id="5888" w:author="杨俊" w:date="2019-10-15T20:28:00Z">
                            <w:rPr/>
                          </w:rPrChange>
                        </w:rPr>
                        <w:pPrChange w:id="5887" w:author="杨俊" w:date="2019-10-15T20:28:00Z">
                          <w:pPr>
                            <w:ind w:firstLine="480"/>
                          </w:pPr>
                        </w:pPrChange>
                      </w:pPr>
                      <w:ins w:id="5889" w:author="杨俊" w:date="2019-10-15T20:28:00Z">
                        <w:r>
                          <w:rPr>
                            <w:rFonts w:hint="eastAsia"/>
                            <w:sz w:val="28"/>
                            <w:rPrChange w:id="5890" w:author="杨俊" w:date="2019-10-15T20:28:00Z">
                              <w:rPr>
                                <w:rFonts w:hint="eastAsia"/>
                              </w:rPr>
                            </w:rPrChange>
                          </w:rPr>
                          <w:t>网络图层</w:t>
                        </w:r>
                      </w:ins>
                    </w:p>
                  </w:txbxContent>
                </v:textbox>
              </v:rect>
              <w10:wrap type="none"/>
              <w10:anchorlock/>
            </v:group>
          </w:pict>
        </w:r>
      </w:del>
      <w:del w:id="5891" w:author="冰蓝城 [2]" w:date="2019-10-22T17:17:15Z"/>
    </w:p>
    <w:p>
      <w:pPr>
        <w:pStyle w:val="2"/>
        <w:spacing w:before="120" w:after="120"/>
        <w:ind w:firstLine="480"/>
        <w:rPr>
          <w:del w:id="5893" w:author="冰蓝城 [2]" w:date="2019-10-22T17:17:15Z"/>
        </w:rPr>
        <w:pPrChange w:id="5892" w:author="Administrator" w:date="2019-10-21T22:24:00Z">
          <w:pPr>
            <w:ind w:firstLine="480"/>
          </w:pPr>
        </w:pPrChange>
      </w:pPr>
    </w:p>
    <w:p>
      <w:pPr>
        <w:pStyle w:val="2"/>
        <w:spacing w:before="120" w:after="120"/>
        <w:ind w:firstLine="281"/>
        <w:rPr>
          <w:del w:id="5895" w:author="冰蓝城 [2]" w:date="2019-10-22T17:17:15Z"/>
        </w:rPr>
        <w:pPrChange w:id="5894" w:author="Administrator" w:date="2019-10-21T22:24:00Z">
          <w:pPr>
            <w:pStyle w:val="4"/>
            <w:ind w:firstLine="281"/>
          </w:pPr>
        </w:pPrChange>
      </w:pPr>
      <w:del w:id="5896" w:author="冰蓝城 [2]" w:date="2019-10-22T17:17:15Z">
        <w:r>
          <w:rPr/>
          <w:delText>4.1.</w:delText>
        </w:r>
      </w:del>
      <w:ins w:id="5897" w:author="杨俊" w:date="2019-10-15T20:18:00Z">
        <w:del w:id="5898" w:author="冰蓝城 [2]" w:date="2019-10-22T17:17:15Z">
          <w:r>
            <w:rPr>
              <w:rFonts w:hint="eastAsia"/>
            </w:rPr>
            <w:delText>6</w:delText>
          </w:r>
        </w:del>
      </w:ins>
      <w:del w:id="5899" w:author="冰蓝城 [2]" w:date="2019-10-22T17:17:15Z">
        <w:r>
          <w:rPr>
            <w:rFonts w:hint="eastAsia"/>
          </w:rPr>
          <w:delText>5</w:delText>
        </w:r>
      </w:del>
      <w:del w:id="5900" w:author="冰蓝城 [2]" w:date="2019-10-22T17:17:15Z">
        <w:r>
          <w:rPr/>
          <w:delText xml:space="preserve"> </w:delText>
        </w:r>
      </w:del>
      <w:del w:id="5901" w:author="冰蓝城 [2]" w:date="2019-10-22T17:17:15Z">
        <w:r>
          <w:rPr>
            <w:rFonts w:hint="eastAsia"/>
          </w:rPr>
          <w:delText>信息标记</w:delText>
        </w:r>
      </w:del>
    </w:p>
    <w:p>
      <w:pPr>
        <w:pStyle w:val="2"/>
        <w:spacing w:before="120" w:after="120"/>
        <w:ind w:firstLine="480"/>
        <w:rPr>
          <w:del w:id="5903" w:author="冰蓝城 [2]" w:date="2019-10-22T17:17:15Z"/>
        </w:rPr>
        <w:pPrChange w:id="5902" w:author="Administrator" w:date="2019-10-21T22:24:00Z">
          <w:pPr>
            <w:ind w:firstLine="480"/>
          </w:pPr>
        </w:pPrChange>
      </w:pPr>
      <w:del w:id="5904" w:author="冰蓝城 [2]" w:date="2019-10-22T17:17:15Z">
        <w:r>
          <w:rPr>
            <w:rFonts w:hint="eastAsia"/>
          </w:rPr>
          <w:delText>用户选定图层，然后在相应图层上对自己选定位置进行标记，并可以在标记处添加具体标记内容。</w:delText>
        </w:r>
      </w:del>
    </w:p>
    <w:p>
      <w:pPr>
        <w:pStyle w:val="2"/>
        <w:numPr>
          <w:ilvl w:val="0"/>
          <w:numId w:val="5"/>
        </w:numPr>
        <w:spacing w:before="120" w:after="120"/>
        <w:ind w:left="840" w:hanging="360" w:firstLineChars="0"/>
        <w:rPr>
          <w:del w:id="5906" w:author="冰蓝城 [2]" w:date="2019-10-22T17:17:15Z"/>
        </w:rPr>
        <w:pPrChange w:id="5905" w:author="Administrator" w:date="2019-10-21T22:24:00Z">
          <w:pPr>
            <w:pStyle w:val="28"/>
            <w:numPr>
              <w:ilvl w:val="0"/>
              <w:numId w:val="5"/>
            </w:numPr>
            <w:ind w:left="840" w:hanging="360" w:firstLineChars="0"/>
          </w:pPr>
        </w:pPrChange>
      </w:pPr>
      <w:del w:id="5907" w:author="冰蓝城 [2]" w:date="2019-10-22T17:17:15Z">
        <w:r>
          <w:rPr>
            <w:rFonts w:hint="eastAsia"/>
          </w:rPr>
          <w:delText>位置标记：在地图中标记特定位置，可以使用通用图标</w:delText>
        </w:r>
      </w:del>
      <w:del w:id="5908" w:author="冰蓝城 [2]" w:date="2019-10-22T17:17:15Z">
        <w:r>
          <w:rPr>
            <w:rFonts w:ascii="Segoe UI Symbol" w:hAnsi="Segoe UI Symbol" w:eastAsia="Segoe UI Emoji" w:cs="Segoe UI Symbol"/>
          </w:rPr>
          <w:delText>📍</w:delText>
        </w:r>
      </w:del>
      <w:del w:id="5909" w:author="冰蓝城 [2]" w:date="2019-10-22T17:17:15Z">
        <w:r>
          <w:rPr>
            <w:rFonts w:hint="eastAsia"/>
          </w:rPr>
          <w:delText>，也可以使用内置个性图标，如：商店、旅馆、饭店等；用户也可添加符合规定格式、大小的图片来进行标记</w:delText>
        </w:r>
      </w:del>
    </w:p>
    <w:p>
      <w:pPr>
        <w:pStyle w:val="2"/>
        <w:numPr>
          <w:ilvl w:val="0"/>
          <w:numId w:val="5"/>
        </w:numPr>
        <w:spacing w:before="120" w:after="120"/>
        <w:ind w:left="840" w:hanging="360" w:firstLineChars="0"/>
        <w:rPr>
          <w:del w:id="5911" w:author="冰蓝城 [2]" w:date="2019-10-22T17:17:15Z"/>
        </w:rPr>
        <w:pPrChange w:id="5910" w:author="Administrator" w:date="2019-10-21T22:24:00Z">
          <w:pPr>
            <w:pStyle w:val="28"/>
            <w:numPr>
              <w:ilvl w:val="0"/>
              <w:numId w:val="5"/>
            </w:numPr>
            <w:ind w:left="840" w:hanging="360" w:firstLineChars="0"/>
          </w:pPr>
        </w:pPrChange>
      </w:pPr>
      <w:del w:id="5912" w:author="冰蓝城 [2]" w:date="2019-10-22T17:17:15Z">
        <w:r>
          <w:rPr>
            <w:rFonts w:hint="eastAsia"/>
          </w:rPr>
          <w:delText>内容标记：用户可以在标记区域添加文字；也可以添加图片，图片可以从相册选择，也可以现场拍摄；用户也可以添加视频，视频也同样可以通过相册获取或者现场拍摄；同时，用户也可以自行添加文档、表格等其他个性化内容。</w:delText>
        </w:r>
      </w:del>
    </w:p>
    <w:p>
      <w:pPr>
        <w:pStyle w:val="2"/>
        <w:keepNext/>
        <w:spacing w:before="120" w:after="120"/>
        <w:ind w:firstLineChars="0"/>
        <w:rPr>
          <w:del w:id="5914" w:author="冰蓝城 [2]" w:date="2019-10-22T17:17:15Z"/>
        </w:rPr>
        <w:pPrChange w:id="5913" w:author="Administrator" w:date="2019-10-21T22:24:00Z">
          <w:pPr>
            <w:keepNext/>
            <w:ind w:firstLineChars="0"/>
          </w:pPr>
        </w:pPrChange>
      </w:pPr>
      <w:del w:id="5915" w:author="冰蓝城 [2]" w:date="2019-10-22T17:17:15Z"/>
      <w:del w:id="5916" w:author="冰蓝城 [2]" w:date="2019-10-22T17:17:15Z"/>
      <w:del w:id="5917" w:author="冰蓝城 [2]" w:date="2019-10-22T17:17:15Z"/>
      <w:del w:id="5918" w:author="冰蓝城 [2]" w:date="2019-10-22T17:17:15Z">
        <w:r>
          <w:rPr/>
          <w:pict>
            <v:group id="画布 7" o:spid="_x0000_s1027" o:spt="203" style="height:252pt;width:432pt;" coordsize="0,0" editas="canvas">
              <o:lock v:ext="edit"/>
              <v:shape id="画布 7" o:spid="_x0000_s1046" o:spt="100" style="position:absolute;left:0;top:0;height:0;width:0;" filled="f" stroked="f" coordsize="21600,21600" adj=",,">
                <v:fill on="f" focussize="0,0"/>
                <v:stroke on="f"/>
                <v:imagedata o:title=""/>
                <o:lock v:ext="edit" aspectratio="t"/>
              </v:shape>
              <v:group id="组合 26" o:spid="_x0000_s1028" o:spt="203" style="position:absolute;left:17;top:0;height:297;width:531;" coordorigin="1752,0" coordsize="53111,29794" o:gfxdata="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">
                <o:lock v:ext="edit"/>
                <v:group id="组合 22" o:spid="_x0000_s1040" o:spt="203" style="position:absolute;left:17907;top:1447;height:23975;width:18288;" coordorigin="15011,2057" coordsize="18288,23974" o:gfxdata="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WR7wmrwAAADbAAAADwAAAAAAAAABACAA&#10;AAA4AAAAZHJzL2Rvd25yZXYueG1sUEsBAhQAFAAAAAgAh07iQDMvBZ47AAAAOQAAABUAAAAAAAAA&#10;AQAgAAAAIQEAAGRycy9ncm91cHNoYXBleG1sLnhtbFBLBQYAAAAABgAGAGABAADeAwAAAAA=&#10;">
                  <o:lock v:ext="edit"/>
                  <v:rect id="矩形 9" o:spid="_x0000_s1045" o:spt="1" style="position:absolute;left:17373;top:8382;height:3657;width:13107;v-text-anchor:middle;" fillcolor="#F79646 [3209]" filled="t" stroked="t" coordsize="21600,21600" o:gfxdata="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&#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I4XjmuQAAANsAAAAPAAAAAAAAAAEAIAAAADgAAABkcnMvZG93bnJldi54bWxQ&#10;SwECFAAUAAAACACHTuJAMy8FnjsAAAA5AAAAEAAAAAAAAAABACAAAAAeAQAAZHJzL3NoYXBleG1s&#10;LnhtbFBLBQYAAAAABgAGAFsBAADIAwAAAAA=&#10;">
                    <v:path/>
                    <v:fill on="t" focussize="0,0"/>
                    <v:stroke weight="2pt" color="#254061"/>
                    <v:imagedata o:title=""/>
                    <o:lock v:ext="edit"/>
                    <v:textbox>
                      <w:txbxContent>
                        <w:p>
                          <w:pPr>
                            <w:pStyle w:val="13"/>
                            <w:spacing w:before="0" w:beforeAutospacing="0" w:after="0" w:afterAutospacing="0" w:line="360" w:lineRule="auto"/>
                            <w:jc w:val="center"/>
                            <w:rPr>
                              <w:rFonts w:ascii="Segoe UI Symbol" w:hAnsi="Segoe UI Symbol"/>
                            </w:rPr>
                          </w:pPr>
                          <w:r>
                            <w:rPr>
                              <w:rFonts w:hint="eastAsia" w:ascii="Times New Roman" w:cs="Times New Roman"/>
                            </w:rPr>
                            <w:t>通用图标（</w:t>
                          </w:r>
                          <w:r>
                            <w:rPr>
                              <w:rFonts w:ascii="Segoe UI Symbol" w:hAnsi="Segoe UI Symbol" w:cs="Segoe UI Symbol"/>
                            </w:rPr>
                            <w:t>📍</w:t>
                          </w:r>
                          <w:r>
                            <w:rPr>
                              <w:rFonts w:hint="eastAsia" w:ascii="Segoe UI Symbol" w:hAnsi="Segoe UI Symbol" w:cs="Times New Roman"/>
                            </w:rPr>
                            <w:t>）</w:t>
                          </w:r>
                        </w:p>
                      </w:txbxContent>
                    </v:textbox>
                  </v:rect>
                  <v:rect id="矩形 10" o:spid="_x0000_s1044" o:spt="1" style="position:absolute;left:17526;top:13534;height:3658;width:12954;v-text-anchor:middle;" fillcolor="#F79646 [3209]" filled="t" stroked="t" coordsize="21600,21600" o:gfxdata="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gz5pG7AAAA2wAAAA8AAAAAAAAAAQAgAAAAOAAAAGRycy9kb3ducmV2Lnht&#10;bFBLAQIUABQAAAAIAIdO4kAzLwWeOwAAADkAAAAQAAAAAAAAAAEAIAAAACABAABkcnMvc2hhcGV4&#10;bWwueG1sUEsFBgAAAAAGAAYAWwEAAMoDA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内置个性图标</w:t>
                          </w:r>
                        </w:p>
                      </w:txbxContent>
                    </v:textbox>
                  </v:rect>
                  <v:rect id="矩形 14" o:spid="_x0000_s1043" o:spt="1" style="position:absolute;left:17526;top:19249;height:3658;width:12954;v-text-anchor:middle;" fillcolor="#F79646 [3209]" filled="t" stroked="t" coordsize="21600,21600" o:gfxdata="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Xf0MKuQAAANsAAAAPAAAAAAAAAAEAIAAAADgAAABkcnMvZG93bnJldi54bWxQ&#10;SwECFAAUAAAACACHTuJAMy8FnjsAAAA5AAAAEAAAAAAAAAABACAAAAAeAQAAZHJzL3NoYXBleG1s&#10;LnhtbFBLBQYAAAAABgAGAFsBAADIAw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自定义</w:t>
                          </w:r>
                        </w:p>
                      </w:txbxContent>
                    </v:textbox>
                  </v:rect>
                  <v:rect id="矩形 16" o:spid="_x0000_s1042" o:spt="1" style="position:absolute;left:15011;top:2057;height:23974;width:18288;v-text-anchor:middle;" filled="f" stroked="t" coordsize="21600,21600" o:gfxdata="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W/pW70AAADbAAAADwAAAAAAAAABACAAAAA4AAAAZHJzL2Rvd25yZXYu&#10;eG1sUEsBAhQAFAAAAAgAh07iQDMvBZ47AAAAOQAAABAAAAAAAAAAAQAgAAAAIgEAAGRycy9zaGFw&#10;ZXhtbC54bWxQSwUGAAAAAAYABgBbAQAAzAMAAAAA&#10;">
                    <v:path/>
                    <v:fill on="f" focussize="0,0"/>
                    <v:stroke weight="2pt" color="#254061"/>
                    <v:imagedata o:title=""/>
                    <o:lock v:ext="edit"/>
                  </v:rect>
                  <v:shape id="_x0000_s1041" o:spid="_x0000_s1041" o:spt="202" type="#_x0000_t202" style="position:absolute;left:16687;top:3276;height:3124;width:12573;" stroked="t" coordsize="21600,21600" o:gfxdata="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3AJGGb0AAADbAAAADwAAAAAAAAABACAAAAA4AAAAZHJzL2Rvd25yZXYu&#10;eG1sUEsBAhQAFAAAAAgAh07iQDMvBZ47AAAAOQAAABAAAAAAAAAAAQAgAAAAIgEAAGRycy9zaGFw&#10;ZXhtbC54bWxQSwUGAAAAAAYABgBbAQAAzAMAAAAA&#10;">
                    <v:path/>
                    <v:fill focussize="0,0"/>
                    <v:stroke weight="0.5pt" color="#FFFFFF" joinstyle="miter"/>
                    <v:imagedata o:title=""/>
                    <o:lock v:ext="edit"/>
                    <v:textbox>
                      <w:txbxContent>
                        <w:p>
                          <w:pPr>
                            <w:ind w:firstLine="480"/>
                          </w:pPr>
                          <w:r>
                            <w:rPr>
                              <w:rFonts w:hint="eastAsia"/>
                            </w:rPr>
                            <w:t>位置标记</w:t>
                          </w:r>
                        </w:p>
                      </w:txbxContent>
                    </v:textbox>
                  </v:shape>
                </v:group>
                <v:group id="组合 21" o:spid="_x0000_s1033" o:spt="203" style="position:absolute;left:41347;top:0;height:29794;width:13517;" coordorigin="33651,1219" coordsize="13516,29794" o:gfxdata="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BFvIH+9AAAA2wAAAA8AAAAAAAAAAQAg&#10;AAAAOAAAAGRycy9kb3ducmV2LnhtbFBLAQIUABQAAAAIAIdO4kAzLwWeOwAAADkAAAAVAAAAAAAA&#10;AAEAIAAAACIBAABkcnMvZ3JvdXBzaGFwZXhtbC54bWxQSwUGAAAAAAYABgBgAQAA3wMAAAAA&#10;">
                  <o:lock v:ext="edit"/>
                  <v:rect id="矩形 11" o:spid="_x0000_s1039" o:spt="1" style="position:absolute;left:36166;top:6829;height:3657;width:9449;v-text-anchor:middle;" fillcolor="#9BBB59 [3206]" filled="t" stroked="t" coordsize="21600,21600" o:gfxdata="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YCiJ8AAAADbAAAADwAAAAAAAAABACAAAAA4AAAAZHJzL2Rvd25y&#10;ZXYueG1sUEsBAhQAFAAAAAgAh07iQDMvBZ47AAAAOQAAABAAAAAAAAAAAQAgAAAAJQEAAGRycy9z&#10;aGFwZXhtbC54bWxQSwUGAAAAAAYABgBbAQAAzwM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rPr>
                            <w:t>文字</w:t>
                          </w:r>
                        </w:p>
                      </w:txbxContent>
                    </v:textbox>
                  </v:rect>
                  <v:rect id="矩形 12" o:spid="_x0000_s1038" o:spt="1" style="position:absolute;left:35937;top:13382;height:3658;width:9449;v-text-anchor:middle;" fillcolor="#9BBB59 [3206]" filled="t" stroked="t" coordsize="21600,21600" o:gfxdata="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wHzZVvAAAANsAAAAPAAAAAAAAAAEAIAAAADgAAABkcnMvZG93bnJldi54&#10;bWxQSwECFAAUAAAACACHTuJAMy8FnjsAAAA5AAAAEAAAAAAAAAABACAAAAAhAQAAZHJzL3NoYXBl&#10;eG1sLnhtbFBLBQYAAAAABgAGAFsBAADLAw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图片</w:t>
                          </w:r>
                        </w:p>
                      </w:txbxContent>
                    </v:textbox>
                  </v:rect>
                  <v:rect id="_x0000_s1037" o:spid="_x0000_s1037" o:spt="1" style="position:absolute;left:36013;top:20011;height:3658;width:9449;v-text-anchor:middle;" fillcolor="#9BBB59 [3206]" filled="t" stroked="t" coordsize="21600,21600" o:gfxdata="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H1OTzsAAAADbAAAADwAAAAAAAAABACAAAAA4AAAAZHJzL2Rvd25y&#10;ZXYueG1sUEsBAhQAFAAAAAgAh07iQDMvBZ47AAAAOQAAABAAAAAAAAAAAQAgAAAAJQEAAGRycy9z&#10;aGFwZXhtbC54bWxQSwUGAAAAAAYABgBbAQAAzwM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视频</w:t>
                          </w:r>
                        </w:p>
                      </w:txbxContent>
                    </v:textbox>
                  </v:rect>
                  <v:rect id="矩形 15" o:spid="_x0000_s1036" o:spt="1" style="position:absolute;left:36013;top:26031;height:3658;width:9449;v-text-anchor:middle;" fillcolor="#9BBB59 [3206]" filled="t" stroked="t" coordsize="21600,21600" o:gfxdata="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m9JLr0AAADbAAAADwAAAAAAAAABACAAAAA4AAAAZHJzL2Rvd25yZXYu&#10;eG1sUEsBAhQAFAAAAAgAh07iQDMvBZ47AAAAOQAAABAAAAAAAAAAAQAgAAAAIgEAAGRycy9zaGFw&#10;ZXhtbC54bWxQSwUGAAAAAAYABgBbAQAAzAMAAAAA&#10;">
                    <v:path/>
                    <v:fill on="t" focussize="0,0"/>
                    <v:stroke weight="2pt" color="#254061"/>
                    <v:imagedata o:title=""/>
                    <o:lock v:ext="edit"/>
                    <v:textbox>
                      <w:txbxContent>
                        <w:p>
                          <w:pPr>
                            <w:pStyle w:val="13"/>
                            <w:spacing w:before="0" w:beforeAutospacing="0" w:after="0" w:afterAutospacing="0" w:line="360" w:lineRule="auto"/>
                            <w:jc w:val="center"/>
                          </w:pPr>
                          <w:r>
                            <w:rPr>
                              <w:rFonts w:hint="eastAsia" w:ascii="Times New Roman" w:cs="Times New Roman"/>
                            </w:rPr>
                            <w:t>其他</w:t>
                          </w:r>
                        </w:p>
                      </w:txbxContent>
                    </v:textbox>
                  </v:rect>
                  <v:shape id="文本框 17" o:spid="_x0000_s1035" o:spt="202" type="#_x0000_t202" style="position:absolute;left:33651;top:1876;height:3124;width:12573;" stroked="f" coordsize="21600,21600" o:gfxdata="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HTyAwtgAAANsAAAAPAAAAAAAAAAEAIAAAADgAAABkcnMvZG93bnJldi54bWxQSwEC&#10;FAAUAAAACACHTuJAMy8FnjsAAAA5AAAAEAAAAAAAAAABACAAAAAbAQAAZHJzL3NoYXBleG1sLnht&#10;bFBLBQYAAAAABgAGAFsBAADFAwAAAAA=&#10;">
                    <v:path/>
                    <v:fill focussize="0,0"/>
                    <v:stroke on="f" weight="0.5pt" joinstyle="miter"/>
                    <v:imagedata o:title=""/>
                    <o:lock v:ext="edit"/>
                    <v:textbox>
                      <w:txbxContent>
                        <w:p>
                          <w:pPr>
                            <w:pStyle w:val="13"/>
                            <w:spacing w:before="0" w:beforeAutospacing="0" w:after="0" w:afterAutospacing="0" w:line="360" w:lineRule="auto"/>
                            <w:ind w:firstLine="475"/>
                          </w:pPr>
                          <w:r>
                            <w:rPr>
                              <w:rFonts w:hint="eastAsia" w:ascii="Times New Roman" w:cs="Times New Roman"/>
                            </w:rPr>
                            <w:t>内容标记</w:t>
                          </w:r>
                        </w:p>
                      </w:txbxContent>
                    </v:textbox>
                  </v:shape>
                  <v:rect id="矩形 19" o:spid="_x0000_s1034" o:spt="1" style="position:absolute;left:34671;top:1219;height:29794;width:12496;v-text-anchor:middle;" filled="f" stroked="t" coordsize="21600,21600" o:gfxdata="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hzKfJvAAAANsAAAAPAAAAAAAAAAEAIAAAADgAAABkcnMvZG93bnJldi54&#10;bWxQSwECFAAUAAAACACHTuJAMy8FnjsAAAA5AAAAEAAAAAAAAAABACAAAAAhAQAAZHJzL3NoYXBl&#10;eG1sLnhtbFBLBQYAAAAABgAGAFsBAADLAwAAAAA=&#10;">
                    <v:path/>
                    <v:fill on="f" focussize="0,0"/>
                    <v:stroke weight="2pt" color="#254061"/>
                    <v:imagedata o:title=""/>
                    <o:lock v:ext="edit"/>
                  </v:rect>
                </v:group>
                <v:group id="组合 25" o:spid="_x0000_s1029" o:spt="203" style="position:absolute;left:1752;top:10896;height:3658;width:40539;" coordorigin="1752,10896" coordsize="40538,3657" o:gfxdata="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blQmfL8AAADbAAAADwAAAAAAAAAB&#10;ACAAAAA4AAAAZHJzL2Rvd25yZXYueG1sUEsBAhQAFAAAAAgAh07iQDMvBZ47AAAAOQAAABUAAAAA&#10;AAAAAQAgAAAAJAEAAGRycy9ncm91cHNoYXBleG1sLnhtbFBLBQYAAAAABgAGAGABAADhAwAAAAA=&#10;">
                  <o:lock v:ext="edit"/>
                  <v:rect id="_x0000_s1032" o:spid="_x0000_s1032" o:spt="1" style="position:absolute;left:1752;top:10896;height:3658;width:9449;v-text-anchor:middle;" fillcolor="#4F81BD [3204]" filled="t" stroked="t" coordsize="21600,21600" o:gfxdata="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VRZ+PvAAAANsAAAAPAAAAAAAAAAEAIAAAADgAAABkcnMvZG93bnJldi54&#10;bWxQSwECFAAUAAAACACHTuJAMy8FnjsAAAA5AAAAEAAAAAAAAAABACAAAAAhAQAAZHJzL3NoYXBl&#10;eG1sLnhtbFBLBQYAAAAABgAGAFsBAADLAwAAAAA=&#10;">
                    <v:path/>
                    <v:fill on="t" focussize="0,0"/>
                    <v:stroke weight="2pt" color="#254061"/>
                    <v:imagedata o:title=""/>
                    <o:lock v:ext="edit"/>
                    <v:textbox>
                      <w:txbxContent>
                        <w:p>
                          <w:pPr>
                            <w:ind w:firstLine="0" w:firstLineChars="0"/>
                            <w:jc w:val="center"/>
                          </w:pPr>
                          <w:r>
                            <w:rPr>
                              <w:rFonts w:hint="eastAsia"/>
                            </w:rPr>
                            <w:t>选择图层层</w:t>
                          </w:r>
                        </w:p>
                      </w:txbxContent>
                    </v:textbox>
                  </v:rect>
                  <v:line id="直接连接符 23" o:spid="_x0000_s1031" o:spt="20" style="position:absolute;left:11201;top:12649;flip:y;height:76;width:6934;" stroked="t" coordsize="21600,21600" o:gfxdata="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xqTgb0AAADbAAAADwAAAAAAAAABACAAAAA4AAAAZHJzL2Rvd25yZXYu&#10;eG1sUEsBAhQAFAAAAAgAh07iQDMvBZ47AAAAOQAAABAAAAAAAAAAAQAgAAAAIgEAAGRycy9zaGFw&#10;ZXhtbC54bWxQSwUGAAAAAAYABgBbAQAAzAMAAAAA&#10;">
                    <v:path arrowok="t"/>
                    <v:fill focussize="0,0"/>
                    <v:stroke weight="1pt" color="#457AB9"/>
                    <v:imagedata o:title=""/>
                    <o:lock v:ext="edit"/>
                  </v:line>
                  <v:line id="直接连接符 24" o:spid="_x0000_s1030" o:spt="20" style="position:absolute;left:36090;top:13001;height:0;width:6201;" stroked="t" coordsize="21600,21600" o:gfxdata="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8Nhr0sAAAADbAAAADwAAAAAAAAABACAAAAA4AAAAZHJzL2Rvd25y&#10;ZXYueG1sUEsBAhQAFAAAAAgAh07iQDMvBZ47AAAAOQAAABAAAAAAAAAAAQAgAAAAJQEAAGRycy9z&#10;aGFwZXhtbC54bWxQSwUGAAAAAAYABgBbAQAAzwMAAAAA&#10;">
                    <v:path arrowok="t"/>
                    <v:fill focussize="0,0"/>
                    <v:stroke weight="1pt" color="#457AB9"/>
                    <v:imagedata o:title=""/>
                    <o:lock v:ext="edit"/>
                  </v:line>
                </v:group>
              </v:group>
              <w10:wrap type="none"/>
              <w10:anchorlock/>
            </v:group>
          </w:pict>
        </w:r>
      </w:del>
      <w:del w:id="5920" w:author="冰蓝城 [2]" w:date="2019-10-22T17:17:15Z"/>
    </w:p>
    <w:p>
      <w:pPr>
        <w:pStyle w:val="2"/>
        <w:spacing w:before="120" w:after="120"/>
        <w:ind w:firstLine="0" w:firstLineChars="0"/>
        <w:jc w:val="center"/>
        <w:rPr>
          <w:del w:id="5922" w:author="冰蓝城 [2]" w:date="2019-10-22T17:17:15Z"/>
          <w:rFonts w:eastAsia="黑体" w:asciiTheme="majorHAnsi" w:hAnsiTheme="majorHAnsi" w:cstheme="majorBidi"/>
          <w:sz w:val="20"/>
          <w:szCs w:val="20"/>
        </w:rPr>
        <w:pPrChange w:id="5921" w:author="Administrator" w:date="2019-10-21T22:24:00Z">
          <w:pPr>
            <w:ind w:firstLine="0" w:firstLineChars="0"/>
            <w:jc w:val="center"/>
          </w:pPr>
        </w:pPrChange>
      </w:pPr>
      <w:del w:id="5923" w:author="冰蓝城 [2]" w:date="2019-10-22T17:17:15Z">
        <w:r>
          <w:rPr>
            <w:rFonts w:hint="eastAsia" w:eastAsia="黑体" w:asciiTheme="majorHAnsi" w:hAnsiTheme="majorHAnsi" w:cstheme="majorBidi"/>
            <w:sz w:val="20"/>
            <w:szCs w:val="20"/>
          </w:rPr>
          <w:delText>图</w:delText>
        </w:r>
      </w:del>
      <w:del w:id="5924" w:author="冰蓝城 [2]" w:date="2019-10-22T17:17:15Z">
        <w:r>
          <w:rPr>
            <w:rFonts w:eastAsia="黑体" w:asciiTheme="majorHAnsi" w:hAnsiTheme="majorHAnsi" w:cstheme="majorBidi"/>
            <w:sz w:val="20"/>
            <w:szCs w:val="20"/>
          </w:rPr>
          <w:delText xml:space="preserve"> </w:delText>
        </w:r>
      </w:del>
      <w:del w:id="5925" w:author="冰蓝城 [2]" w:date="2019-10-22T17:17:15Z">
        <w:r>
          <w:rPr>
            <w:rFonts w:hint="eastAsia" w:eastAsia="黑体" w:asciiTheme="majorHAnsi" w:hAnsiTheme="majorHAnsi" w:cstheme="majorBidi"/>
            <w:sz w:val="20"/>
            <w:szCs w:val="20"/>
          </w:rPr>
          <w:delText>5</w:delText>
        </w:r>
      </w:del>
      <w:del w:id="5926" w:author="冰蓝城 [2]" w:date="2019-10-22T17:17:15Z">
        <w:r>
          <w:rPr>
            <w:rFonts w:eastAsia="黑体" w:asciiTheme="majorHAnsi" w:hAnsiTheme="majorHAnsi" w:cstheme="majorBidi"/>
            <w:sz w:val="20"/>
            <w:szCs w:val="20"/>
          </w:rPr>
          <w:delText xml:space="preserve"> </w:delText>
        </w:r>
      </w:del>
      <w:del w:id="5927" w:author="冰蓝城 [2]" w:date="2019-10-22T17:17:15Z">
        <w:r>
          <w:rPr>
            <w:rFonts w:hint="eastAsia" w:eastAsia="黑体" w:asciiTheme="majorHAnsi" w:hAnsiTheme="majorHAnsi" w:cstheme="majorBidi"/>
            <w:sz w:val="20"/>
            <w:szCs w:val="20"/>
          </w:rPr>
          <w:delText>信息标记模块</w:delText>
        </w:r>
      </w:del>
    </w:p>
    <w:p>
      <w:pPr>
        <w:pStyle w:val="2"/>
        <w:spacing w:before="120" w:after="120"/>
        <w:ind w:firstLine="281"/>
        <w:rPr>
          <w:del w:id="5929" w:author="冰蓝城 [2]" w:date="2019-10-22T17:17:15Z"/>
        </w:rPr>
        <w:pPrChange w:id="5928" w:author="Administrator" w:date="2019-10-21T22:24:00Z">
          <w:pPr>
            <w:pStyle w:val="4"/>
            <w:ind w:firstLine="281"/>
          </w:pPr>
        </w:pPrChange>
      </w:pPr>
      <w:del w:id="5930" w:author="冰蓝城 [2]" w:date="2019-10-22T17:17:15Z">
        <w:r>
          <w:rPr/>
          <w:delText>4.1.</w:delText>
        </w:r>
      </w:del>
      <w:ins w:id="5931" w:author="杨俊" w:date="2019-10-15T20:18:00Z">
        <w:del w:id="5932" w:author="冰蓝城 [2]" w:date="2019-10-22T17:17:15Z">
          <w:r>
            <w:rPr>
              <w:rFonts w:hint="eastAsia"/>
            </w:rPr>
            <w:delText>7</w:delText>
          </w:r>
        </w:del>
      </w:ins>
      <w:del w:id="5933" w:author="冰蓝城 [2]" w:date="2019-10-22T17:17:15Z">
        <w:r>
          <w:rPr>
            <w:rFonts w:hint="eastAsia"/>
          </w:rPr>
          <w:delText>6</w:delText>
        </w:r>
      </w:del>
      <w:del w:id="5934" w:author="冰蓝城 [2]" w:date="2019-10-22T17:17:15Z">
        <w:r>
          <w:rPr/>
          <w:delText xml:space="preserve"> </w:delText>
        </w:r>
      </w:del>
      <w:del w:id="5935" w:author="冰蓝城 [2]" w:date="2019-10-22T17:17:15Z">
        <w:r>
          <w:rPr>
            <w:rFonts w:hint="eastAsia"/>
          </w:rPr>
          <w:delText>信息发布</w:delText>
        </w:r>
      </w:del>
    </w:p>
    <w:p>
      <w:pPr>
        <w:pStyle w:val="2"/>
        <w:spacing w:before="120" w:after="120"/>
        <w:ind w:firstLine="480"/>
        <w:rPr>
          <w:del w:id="5937" w:author="冰蓝城 [2]" w:date="2019-10-22T17:17:15Z"/>
        </w:rPr>
        <w:pPrChange w:id="5936" w:author="Administrator" w:date="2019-10-21T22:24:00Z">
          <w:pPr>
            <w:ind w:firstLine="480"/>
          </w:pPr>
        </w:pPrChange>
      </w:pPr>
      <w:del w:id="5938" w:author="冰蓝城 [2]" w:date="2019-10-22T17:17:15Z">
        <w:r>
          <w:rPr>
            <w:rFonts w:hint="eastAsia"/>
          </w:rPr>
          <w:delText>用户可以发布文字、图片或者链接类型的标记。</w:delText>
        </w:r>
      </w:del>
    </w:p>
    <w:p>
      <w:pPr>
        <w:pStyle w:val="2"/>
        <w:spacing w:before="120" w:after="120"/>
        <w:ind w:firstLine="480"/>
        <w:rPr>
          <w:del w:id="5940" w:author="冰蓝城 [2]" w:date="2019-10-22T17:17:15Z"/>
        </w:rPr>
        <w:pPrChange w:id="5939" w:author="Administrator" w:date="2019-10-21T22:24:00Z">
          <w:pPr>
            <w:ind w:firstLine="480"/>
          </w:pPr>
        </w:pPrChange>
      </w:pPr>
      <w:del w:id="5941" w:author="冰蓝城 [2]" w:date="2019-10-22T17:17:15Z">
        <w:r>
          <w:rPr/>
          <w:delText>1)</w:delText>
        </w:r>
      </w:del>
      <w:del w:id="5942" w:author="冰蓝城 [2]" w:date="2019-10-22T17:17:15Z">
        <w:r>
          <w:rPr>
            <w:rFonts w:hint="eastAsia"/>
          </w:rPr>
          <w:delText>上传标记：用户将选定类型，编辑好内容的标记上传；</w:delText>
        </w:r>
      </w:del>
    </w:p>
    <w:p>
      <w:pPr>
        <w:pStyle w:val="2"/>
        <w:spacing w:before="120" w:after="120"/>
        <w:ind w:firstLine="480"/>
        <w:rPr>
          <w:del w:id="5944" w:author="冰蓝城 [2]" w:date="2019-10-22T17:17:15Z"/>
        </w:rPr>
        <w:pPrChange w:id="5943" w:author="Administrator" w:date="2019-10-21T22:24:00Z">
          <w:pPr>
            <w:ind w:firstLine="480"/>
          </w:pPr>
        </w:pPrChange>
      </w:pPr>
      <w:del w:id="5945" w:author="冰蓝城 [2]" w:date="2019-10-22T17:17:15Z">
        <w:r>
          <w:rPr/>
          <w:delText>2)</w:delText>
        </w:r>
      </w:del>
      <w:del w:id="5946" w:author="冰蓝城 [2]" w:date="2019-10-22T17:17:15Z">
        <w:r>
          <w:rPr>
            <w:rFonts w:hint="eastAsia"/>
          </w:rPr>
          <w:delText>自动保存：当上传失败时，系统自动将标记保存至本地；</w:delText>
        </w:r>
      </w:del>
    </w:p>
    <w:p>
      <w:pPr>
        <w:pStyle w:val="2"/>
        <w:spacing w:before="120" w:after="120"/>
        <w:ind w:firstLine="480"/>
        <w:rPr>
          <w:del w:id="5948" w:author="冰蓝城 [2]" w:date="2019-10-22T17:17:15Z"/>
        </w:rPr>
        <w:pPrChange w:id="5947" w:author="Administrator" w:date="2019-10-21T22:24:00Z">
          <w:pPr>
            <w:ind w:firstLine="480"/>
          </w:pPr>
        </w:pPrChange>
      </w:pPr>
      <w:del w:id="5949" w:author="冰蓝城 [2]" w:date="2019-10-22T17:17:15Z">
        <w:r>
          <w:rPr/>
          <w:delText>3)</w:delText>
        </w:r>
      </w:del>
      <w:del w:id="5950" w:author="冰蓝城 [2]" w:date="2019-10-22T17:17:15Z">
        <w:r>
          <w:rPr>
            <w:rFonts w:hint="eastAsia"/>
          </w:rPr>
          <w:delText>手动保存：用户可以选择手动将编辑的标记保存到本地。</w:delText>
        </w:r>
      </w:del>
    </w:p>
    <w:p>
      <w:pPr>
        <w:pStyle w:val="2"/>
        <w:keepNext/>
        <w:spacing w:before="120" w:after="120"/>
        <w:ind w:firstLine="0" w:firstLineChars="0"/>
        <w:jc w:val="center"/>
        <w:rPr>
          <w:del w:id="5952" w:author="冰蓝城 [2]" w:date="2019-10-22T17:17:15Z"/>
        </w:rPr>
        <w:pPrChange w:id="5951" w:author="Administrator" w:date="2019-10-21T22:24:00Z">
          <w:pPr>
            <w:keepNext/>
            <w:ind w:firstLine="0" w:firstLineChars="0"/>
            <w:jc w:val="center"/>
          </w:pPr>
        </w:pPrChange>
      </w:pPr>
      <w:del w:id="5953" w:author="冰蓝城 [2]" w:date="2019-10-22T17:17:15Z">
        <w:r>
          <w:rPr>
            <w:color w:val="0000FF" w:themeColor="hyperlink"/>
            <w:u w:val="single"/>
          </w:rPr>
          <w:drawing>
            <wp:inline distT="0" distB="0" distL="0" distR="0">
              <wp:extent cx="4438650" cy="2009775"/>
              <wp:effectExtent l="0" t="0" r="0" b="0"/>
              <wp:docPr id="3"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del>
    </w:p>
    <w:p>
      <w:pPr>
        <w:pStyle w:val="2"/>
        <w:spacing w:before="120" w:after="120"/>
        <w:ind w:left="960" w:firstLine="400"/>
        <w:jc w:val="center"/>
        <w:rPr>
          <w:del w:id="5956" w:author="冰蓝城 [2]" w:date="2019-10-22T17:17:15Z"/>
        </w:rPr>
        <w:pPrChange w:id="5955" w:author="Administrator" w:date="2019-10-21T22:24:00Z">
          <w:pPr>
            <w:pStyle w:val="5"/>
            <w:ind w:left="960" w:firstLine="400"/>
            <w:jc w:val="center"/>
          </w:pPr>
        </w:pPrChange>
      </w:pPr>
      <w:del w:id="5957" w:author="冰蓝城 [2]" w:date="2019-10-22T17:17:15Z">
        <w:r>
          <w:rPr>
            <w:rFonts w:hint="eastAsia"/>
          </w:rPr>
          <w:delText>图</w:delText>
        </w:r>
      </w:del>
      <w:del w:id="5958" w:author="冰蓝城 [2]" w:date="2019-10-22T17:17:15Z">
        <w:r>
          <w:rPr/>
          <w:delText xml:space="preserve"> </w:delText>
        </w:r>
      </w:del>
      <w:del w:id="5959" w:author="冰蓝城 [2]" w:date="2019-10-22T17:17:15Z">
        <w:r>
          <w:rPr>
            <w:rFonts w:hint="eastAsia"/>
          </w:rPr>
          <w:delText>6</w:delText>
        </w:r>
      </w:del>
      <w:del w:id="5960" w:author="冰蓝城 [2]" w:date="2019-10-22T17:17:15Z">
        <w:r>
          <w:rPr/>
          <w:delText xml:space="preserve"> </w:delText>
        </w:r>
      </w:del>
      <w:del w:id="5961" w:author="冰蓝城 [2]" w:date="2019-10-22T17:17:15Z">
        <w:r>
          <w:rPr>
            <w:rFonts w:hint="eastAsia"/>
          </w:rPr>
          <w:delText>信息发布模块</w:delText>
        </w:r>
      </w:del>
    </w:p>
    <w:p>
      <w:pPr>
        <w:pStyle w:val="2"/>
        <w:spacing w:before="120" w:after="120"/>
        <w:ind w:firstLine="281"/>
        <w:rPr>
          <w:del w:id="5963" w:author="冰蓝城 [2]" w:date="2019-10-22T17:17:15Z"/>
        </w:rPr>
        <w:pPrChange w:id="5962" w:author="Administrator" w:date="2019-10-21T22:24:00Z">
          <w:pPr>
            <w:pStyle w:val="4"/>
            <w:ind w:firstLine="281"/>
          </w:pPr>
        </w:pPrChange>
      </w:pPr>
      <w:del w:id="5964" w:author="冰蓝城 [2]" w:date="2019-10-22T17:17:15Z">
        <w:r>
          <w:rPr>
            <w:rFonts w:hint="eastAsia"/>
          </w:rPr>
          <w:delText>4.1.</w:delText>
        </w:r>
      </w:del>
      <w:ins w:id="5965" w:author="杨俊" w:date="2019-10-15T20:18:00Z">
        <w:del w:id="5966" w:author="冰蓝城 [2]" w:date="2019-10-22T17:17:15Z">
          <w:r>
            <w:rPr>
              <w:rFonts w:hint="eastAsia"/>
            </w:rPr>
            <w:delText>8</w:delText>
          </w:r>
        </w:del>
      </w:ins>
      <w:del w:id="5967" w:author="冰蓝城 [2]" w:date="2019-10-22T17:17:15Z">
        <w:r>
          <w:rPr/>
          <w:delText xml:space="preserve">7 </w:delText>
        </w:r>
      </w:del>
      <w:del w:id="5968" w:author="冰蓝城 [2]" w:date="2019-10-22T17:17:15Z">
        <w:r>
          <w:rPr>
            <w:rFonts w:hint="eastAsia"/>
          </w:rPr>
          <w:delText>数据库管理</w:delText>
        </w:r>
      </w:del>
    </w:p>
    <w:p>
      <w:pPr>
        <w:pStyle w:val="2"/>
        <w:spacing w:before="120" w:after="120"/>
        <w:ind w:firstLine="480"/>
        <w:rPr>
          <w:del w:id="5970" w:author="冰蓝城 [2]" w:date="2019-10-22T17:17:15Z"/>
        </w:rPr>
        <w:pPrChange w:id="5969" w:author="Administrator" w:date="2019-10-21T22:24:00Z">
          <w:pPr>
            <w:ind w:firstLine="480"/>
          </w:pPr>
        </w:pPrChange>
      </w:pPr>
      <w:del w:id="5971" w:author="冰蓝城 [2]" w:date="2019-10-22T17:17:15Z">
        <w:r>
          <w:rPr>
            <w:rFonts w:hint="eastAsia"/>
          </w:rPr>
          <w:delText>数据库管理模块包括用户管理、标记管理、线路管理、数据备份四个子模块。数据库管理主要是为其他模块提供数据支持。同时数据库管理还应做好备份和保护工作，防止数据丢失、用户信息泄露以及数据被恶意修改等。</w:delText>
        </w:r>
      </w:del>
    </w:p>
    <w:p>
      <w:pPr>
        <w:pStyle w:val="2"/>
        <w:spacing w:before="120" w:after="120"/>
        <w:ind w:firstLine="480"/>
        <w:rPr>
          <w:del w:id="5973" w:author="冰蓝城 [2]" w:date="2019-10-22T17:17:15Z"/>
        </w:rPr>
        <w:pPrChange w:id="5972" w:author="Administrator" w:date="2019-10-21T22:24:00Z">
          <w:pPr>
            <w:ind w:firstLine="480"/>
          </w:pPr>
        </w:pPrChange>
      </w:pPr>
      <w:del w:id="5974" w:author="冰蓝城 [2]" w:date="2019-10-22T17:17:15Z">
        <w:r>
          <w:rPr>
            <w:rFonts w:hint="eastAsia"/>
          </w:rPr>
          <w:delText>1)用户管理：要求数据库能跟支持增加、删除用户以及用户权限设置。</w:delText>
        </w:r>
      </w:del>
    </w:p>
    <w:p>
      <w:pPr>
        <w:pStyle w:val="2"/>
        <w:spacing w:before="120" w:after="120"/>
        <w:ind w:firstLine="480"/>
        <w:rPr>
          <w:del w:id="5976" w:author="冰蓝城 [2]" w:date="2019-10-22T17:17:15Z"/>
        </w:rPr>
        <w:pPrChange w:id="5975" w:author="Administrator" w:date="2019-10-21T22:24:00Z">
          <w:pPr>
            <w:ind w:firstLine="480"/>
          </w:pPr>
        </w:pPrChange>
      </w:pPr>
      <w:del w:id="5977" w:author="冰蓝城 [2]" w:date="2019-10-22T17:17:15Z">
        <w:r>
          <w:rPr>
            <w:rFonts w:hint="eastAsia"/>
          </w:rPr>
          <w:delText>2)标记管理：要求数据库能够支持标记的增删改查功能。</w:delText>
        </w:r>
      </w:del>
    </w:p>
    <w:p>
      <w:pPr>
        <w:pStyle w:val="2"/>
        <w:spacing w:before="120" w:after="120"/>
        <w:ind w:firstLine="480"/>
        <w:rPr>
          <w:del w:id="5979" w:author="冰蓝城 [2]" w:date="2019-10-22T17:17:15Z"/>
        </w:rPr>
        <w:pPrChange w:id="5978" w:author="Administrator" w:date="2019-10-21T22:24:00Z">
          <w:pPr>
            <w:ind w:firstLine="480"/>
          </w:pPr>
        </w:pPrChange>
      </w:pPr>
      <w:del w:id="5980" w:author="冰蓝城 [2]" w:date="2019-10-22T17:17:15Z">
        <w:r>
          <w:rPr>
            <w:rFonts w:hint="eastAsia"/>
          </w:rPr>
          <w:delText>3)线路管理：要求数据库能够支持线路的增删改查功能。</w:delText>
        </w:r>
      </w:del>
    </w:p>
    <w:p>
      <w:pPr>
        <w:pStyle w:val="2"/>
        <w:spacing w:before="120" w:after="120"/>
        <w:ind w:firstLine="480"/>
        <w:rPr>
          <w:del w:id="5982" w:author="冰蓝城 [2]" w:date="2019-10-22T17:17:15Z"/>
        </w:rPr>
        <w:pPrChange w:id="5981" w:author="Administrator" w:date="2019-10-21T22:24:00Z">
          <w:pPr>
            <w:ind w:firstLine="480"/>
          </w:pPr>
        </w:pPrChange>
      </w:pPr>
      <w:del w:id="5983" w:author="冰蓝城 [2]" w:date="2019-10-22T17:17:15Z">
        <w:r>
          <w:rPr>
            <w:rFonts w:hint="eastAsia"/>
          </w:rPr>
          <w:delText>4)数据备份：为了防止数据丢失，以及能够实现数据恢复，要求数据库能将数据备份。</w:delText>
        </w:r>
      </w:del>
    </w:p>
    <w:p>
      <w:pPr>
        <w:pStyle w:val="2"/>
        <w:adjustRightInd/>
        <w:snapToGrid/>
        <w:spacing w:before="120" w:after="120" w:line="240" w:lineRule="auto"/>
        <w:ind w:firstLine="0" w:firstLineChars="0"/>
        <w:jc w:val="center"/>
        <w:rPr>
          <w:del w:id="5985" w:author="冰蓝城 [2]" w:date="2019-10-22T17:17:15Z"/>
          <w:rFonts w:ascii="宋体" w:hAnsi="宋体" w:cs="宋体"/>
          <w:szCs w:val="24"/>
        </w:rPr>
        <w:pPrChange w:id="5984" w:author="Administrator" w:date="2019-10-21T22:24:00Z">
          <w:pPr>
            <w:adjustRightInd/>
            <w:snapToGrid/>
            <w:spacing w:line="240" w:lineRule="auto"/>
            <w:ind w:firstLine="0" w:firstLineChars="0"/>
            <w:jc w:val="center"/>
          </w:pPr>
        </w:pPrChange>
      </w:pPr>
      <w:del w:id="5986" w:author="冰蓝城 [2]" w:date="2019-10-22T17:17:15Z">
        <w:r>
          <w:rPr>
            <w:rFonts w:ascii="宋体" w:hAnsi="宋体" w:cs="宋体"/>
            <w:color w:val="0000FF" w:themeColor="hyperlink"/>
            <w:szCs w:val="24"/>
            <w:u w:val="single"/>
            <w:rPrChange w:id="5990" w:author="Unknown" w:date="">
              <w:rPr>
                <w:color w:val="0000FF" w:themeColor="hyperlink"/>
                <w:u w:val="single"/>
              </w:rPr>
            </w:rPrChange>
          </w:rPr>
          <w:drawing>
            <wp:inline distT="0" distB="0" distL="0" distR="0">
              <wp:extent cx="3448050" cy="2428875"/>
              <wp:effectExtent l="19050" t="0" r="0" b="0"/>
              <wp:docPr id="5" name="图片 5" descr="C:\Users\Administrator\AppData\Roaming\Tencent\Users\2604854546\QQ\WinTemp\RichOle\B_LFT$U~}QTPXK9W}T]U7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2604854546\QQ\WinTemp\RichOle\B_LFT$U~}QTPXK9W}T]U7V4.png"/>
                      <pic:cNvPicPr>
                        <a:picLocks noChangeAspect="1" noChangeArrowheads="1"/>
                      </pic:cNvPicPr>
                    </pic:nvPicPr>
                    <pic:blipFill>
                      <a:blip r:embed="rId40" cstate="print"/>
                      <a:srcRect/>
                      <a:stretch>
                        <a:fillRect/>
                      </a:stretch>
                    </pic:blipFill>
                    <pic:spPr>
                      <a:xfrm>
                        <a:off x="0" y="0"/>
                        <a:ext cx="3448050" cy="2428875"/>
                      </a:xfrm>
                      <a:prstGeom prst="rect">
                        <a:avLst/>
                      </a:prstGeom>
                      <a:noFill/>
                      <a:ln w="9525">
                        <a:noFill/>
                        <a:miter lim="800000"/>
                        <a:headEnd/>
                        <a:tailEnd/>
                      </a:ln>
                    </pic:spPr>
                  </pic:pic>
                </a:graphicData>
              </a:graphic>
            </wp:inline>
          </w:drawing>
        </w:r>
      </w:del>
    </w:p>
    <w:p>
      <w:pPr>
        <w:pStyle w:val="2"/>
        <w:spacing w:before="120" w:after="120"/>
        <w:ind w:firstLine="400"/>
        <w:jc w:val="center"/>
        <w:rPr>
          <w:del w:id="5993" w:author="冰蓝城 [2]" w:date="2019-10-22T17:17:15Z"/>
        </w:rPr>
        <w:pPrChange w:id="5992" w:author="Administrator" w:date="2019-10-21T22:24:00Z">
          <w:pPr>
            <w:pStyle w:val="5"/>
            <w:ind w:firstLine="400"/>
            <w:jc w:val="center"/>
          </w:pPr>
        </w:pPrChange>
      </w:pPr>
      <w:del w:id="5994" w:author="冰蓝城 [2]" w:date="2019-10-22T17:17:15Z">
        <w:r>
          <w:rPr>
            <w:rFonts w:hint="eastAsia"/>
          </w:rPr>
          <w:delText>图 1数据管理模块</w:delText>
        </w:r>
      </w:del>
    </w:p>
    <w:p>
      <w:pPr>
        <w:pStyle w:val="2"/>
        <w:spacing w:before="120" w:after="120"/>
        <w:ind w:firstLine="480"/>
        <w:rPr>
          <w:del w:id="5996" w:author="冰蓝城 [2]" w:date="2019-10-22T17:17:15Z"/>
        </w:rPr>
        <w:pPrChange w:id="5995" w:author="Administrator" w:date="2019-10-21T22:24:00Z">
          <w:pPr>
            <w:ind w:firstLine="480"/>
          </w:pPr>
        </w:pPrChange>
      </w:pPr>
    </w:p>
    <w:p>
      <w:pPr>
        <w:ind w:firstLineChars="0"/>
        <w:rPr>
          <w:ins w:id="5997" w:author="冰蓝城" w:date="2019-10-21T15:37:00Z"/>
          <w:del w:id="5998" w:author="冰蓝城 [2]" w:date="2019-10-22T17:17:15Z"/>
        </w:rPr>
      </w:pPr>
      <w:ins w:id="5999" w:author="FSMM _" w:date="2019-10-17T20:39:00Z">
        <w:del w:id="6000" w:author="冰蓝城 [2]" w:date="2019-10-22T17:17:15Z">
          <w:r>
            <w:rPr>
              <w:rFonts w:hint="eastAsia"/>
            </w:rPr>
            <w:delText>（界面和接口。。。。自由发挥）</w:delText>
          </w:r>
        </w:del>
      </w:ins>
    </w:p>
    <w:p>
      <w:pPr>
        <w:pStyle w:val="3"/>
        <w:ind w:firstLine="151" w:firstLineChars="0"/>
        <w:outlineLvl w:val="1"/>
        <w:rPr>
          <w:ins w:id="6002" w:author="冰蓝城" w:date="2019-10-21T15:37:00Z"/>
          <w:del w:id="6003" w:author="冰蓝城 [2]" w:date="2019-10-22T17:17:15Z"/>
        </w:rPr>
        <w:pPrChange w:id="6001" w:author="Administrator" w:date="2019-10-21T22:21:00Z">
          <w:pPr>
            <w:ind w:firstLineChars="0"/>
            <w:outlineLvl w:val="1"/>
          </w:pPr>
        </w:pPrChange>
      </w:pPr>
      <w:ins w:id="6004" w:author="冰蓝城" w:date="2019-10-21T15:37:00Z">
        <w:del w:id="6005" w:author="冰蓝城 [2]" w:date="2019-10-22T17:17:15Z">
          <w:bookmarkStart w:id="27" w:name="_Toc22592002"/>
          <w:r>
            <w:rPr/>
            <w:delText>5.1 登录</w:delText>
          </w:r>
        </w:del>
      </w:ins>
      <w:ins w:id="6006" w:author="Administrator" w:date="2019-10-21T22:21:00Z">
        <w:del w:id="6007" w:author="冰蓝城 [2]" w:date="2019-10-22T17:17:15Z">
          <w:r>
            <w:rPr>
              <w:rFonts w:hint="eastAsia"/>
            </w:rPr>
            <w:delText>/</w:delText>
          </w:r>
        </w:del>
      </w:ins>
      <w:ins w:id="6008" w:author="冰蓝城" w:date="2019-10-21T15:37:00Z">
        <w:del w:id="6009" w:author="冰蓝城 [2]" w:date="2019-10-22T17:17:15Z">
          <w:r>
            <w:rPr/>
            <w:delText>注册和密码找回界面</w:delText>
          </w:r>
          <w:bookmarkEnd w:id="27"/>
        </w:del>
      </w:ins>
    </w:p>
    <w:p>
      <w:pPr>
        <w:ind w:firstLine="0" w:firstLineChars="0"/>
        <w:jc w:val="center"/>
        <w:rPr>
          <w:ins w:id="6011" w:author="冰蓝城" w:date="2019-10-21T16:16:00Z"/>
          <w:del w:id="6012" w:author="冰蓝城 [2]" w:date="2019-10-22T17:17:15Z"/>
        </w:rPr>
        <w:pPrChange w:id="6010" w:author="Administrator" w:date="2019-10-21T22:29:00Z">
          <w:pPr>
            <w:ind w:firstLineChars="0"/>
          </w:pPr>
        </w:pPrChange>
      </w:pPr>
      <w:ins w:id="6013" w:author="冰蓝城" w:date="2019-10-21T18:00:00Z">
        <w:del w:id="6014" w:author="冰蓝城 [2]" w:date="2019-10-22T17:17:15Z">
          <w:r>
            <w:rPr>
              <w:color w:val="auto"/>
              <w:u w:val="none"/>
              <w:rPrChange w:id="6020" w:author="Unknown" w:date="">
                <w:rPr>
                  <w:color w:val="0000FF" w:themeColor="hyperlink"/>
                  <w:u w:val="single"/>
                </w:rPr>
              </w:rPrChange>
            </w:rPr>
            <w:drawing>
              <wp:inline distT="0" distB="0" distL="114300" distR="114300">
                <wp:extent cx="1913890" cy="3476625"/>
                <wp:effectExtent l="19050" t="0" r="0" b="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41" cstate="print"/>
                        <a:srcRect l="5777" t="2143" r="8344" b="1429"/>
                        <a:stretch>
                          <a:fillRect/>
                        </a:stretch>
                      </pic:blipFill>
                      <pic:spPr>
                        <a:xfrm>
                          <a:off x="0" y="0"/>
                          <a:ext cx="1914290" cy="3476625"/>
                        </a:xfrm>
                        <a:prstGeom prst="rect">
                          <a:avLst/>
                        </a:prstGeom>
                        <a:noFill/>
                        <a:ln w="9525">
                          <a:noFill/>
                        </a:ln>
                      </pic:spPr>
                    </pic:pic>
                  </a:graphicData>
                </a:graphic>
              </wp:inline>
            </w:drawing>
          </w:r>
        </w:del>
      </w:ins>
    </w:p>
    <w:p>
      <w:pPr>
        <w:ind w:firstLine="0" w:firstLineChars="0"/>
        <w:jc w:val="center"/>
        <w:rPr>
          <w:ins w:id="6024" w:author="冰蓝城" w:date="2019-10-21T16:15:00Z"/>
          <w:del w:id="6025" w:author="冰蓝城 [2]" w:date="2019-10-22T17:17:15Z"/>
        </w:rPr>
        <w:pPrChange w:id="6023" w:author="Administrator" w:date="2019-10-21T22:29:00Z">
          <w:pPr>
            <w:ind w:firstLineChars="0"/>
          </w:pPr>
        </w:pPrChange>
      </w:pPr>
      <w:ins w:id="6026" w:author="冰蓝城" w:date="2019-10-21T16:16:00Z">
        <w:del w:id="6027" w:author="冰蓝城 [2]" w:date="2019-10-22T17:17:15Z">
          <w:r>
            <w:rPr/>
            <w:delText xml:space="preserve"> </w:delText>
          </w:r>
        </w:del>
      </w:ins>
      <w:ins w:id="6028" w:author="Administrator" w:date="2019-10-21T22:23:00Z">
        <w:del w:id="6029" w:author="冰蓝城 [2]" w:date="2019-10-22T17:17:15Z">
          <w:r>
            <w:rPr>
              <w:rFonts w:hint="eastAsia"/>
            </w:rPr>
            <w:delText xml:space="preserve">  </w:delText>
          </w:r>
        </w:del>
      </w:ins>
      <w:ins w:id="6030" w:author="冰蓝城" w:date="2019-10-21T16:16:00Z">
        <w:del w:id="6031" w:author="冰蓝城 [2]" w:date="2019-10-22T17:17:15Z">
          <w:r>
            <w:rPr>
              <w:color w:val="auto"/>
              <w:u w:val="none"/>
              <w:rPrChange w:id="6037" w:author="Unknown" w:date="">
                <w:rPr>
                  <w:color w:val="0000FF" w:themeColor="hyperlink"/>
                  <w:u w:val="single"/>
                </w:rPr>
              </w:rPrChange>
            </w:rPr>
            <w:drawing>
              <wp:inline distT="0" distB="0" distL="114300" distR="114300">
                <wp:extent cx="1875155" cy="3476625"/>
                <wp:effectExtent l="19050" t="0" r="0" b="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2" cstate="print"/>
                        <a:srcRect l="3780" t="1997" r="7169"/>
                        <a:stretch>
                          <a:fillRect/>
                        </a:stretch>
                      </pic:blipFill>
                      <pic:spPr>
                        <a:xfrm>
                          <a:off x="0" y="0"/>
                          <a:ext cx="1875431" cy="3476625"/>
                        </a:xfrm>
                        <a:prstGeom prst="rect">
                          <a:avLst/>
                        </a:prstGeom>
                        <a:noFill/>
                        <a:ln w="9525">
                          <a:noFill/>
                        </a:ln>
                      </pic:spPr>
                    </pic:pic>
                  </a:graphicData>
                </a:graphic>
              </wp:inline>
            </w:drawing>
          </w:r>
        </w:del>
      </w:ins>
      <w:ins w:id="6040" w:author="冰蓝城" w:date="2019-10-21T18:58:00Z">
        <w:del w:id="6041" w:author="冰蓝城 [2]" w:date="2019-10-22T17:17:15Z">
          <w:r>
            <w:rPr/>
            <w:delText xml:space="preserve">  </w:delText>
          </w:r>
        </w:del>
      </w:ins>
      <w:ins w:id="6042" w:author="Administrator" w:date="2019-10-21T22:23:00Z">
        <w:del w:id="6043" w:author="冰蓝城 [2]" w:date="2019-10-22T17:17:15Z">
          <w:r>
            <w:rPr>
              <w:rFonts w:hint="eastAsia"/>
            </w:rPr>
            <w:delText xml:space="preserve"> </w:delText>
          </w:r>
        </w:del>
      </w:ins>
      <w:ins w:id="6044" w:author="冰蓝城" w:date="2019-10-21T16:16:00Z">
        <w:del w:id="6045" w:author="冰蓝城 [2]" w:date="2019-10-22T17:17:15Z">
          <w:r>
            <w:rPr>
              <w:color w:val="auto"/>
              <w:u w:val="none"/>
              <w:rPrChange w:id="6051" w:author="Unknown" w:date="">
                <w:rPr>
                  <w:color w:val="0000FF" w:themeColor="hyperlink"/>
                  <w:u w:val="single"/>
                </w:rPr>
              </w:rPrChange>
            </w:rPr>
            <w:drawing>
              <wp:inline distT="0" distB="0" distL="114300" distR="114300">
                <wp:extent cx="1971040" cy="3476625"/>
                <wp:effectExtent l="19050" t="0" r="0" b="0"/>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3" cstate="print"/>
                        <a:srcRect l="5600" t="4668" r="6395"/>
                        <a:stretch>
                          <a:fillRect/>
                        </a:stretch>
                      </pic:blipFill>
                      <pic:spPr>
                        <a:xfrm>
                          <a:off x="0" y="0"/>
                          <a:ext cx="1971282" cy="3476625"/>
                        </a:xfrm>
                        <a:prstGeom prst="rect">
                          <a:avLst/>
                        </a:prstGeom>
                        <a:noFill/>
                        <a:ln w="9525">
                          <a:noFill/>
                        </a:ln>
                      </pic:spPr>
                    </pic:pic>
                  </a:graphicData>
                </a:graphic>
              </wp:inline>
            </w:drawing>
          </w:r>
        </w:del>
      </w:ins>
    </w:p>
    <w:p>
      <w:pPr>
        <w:ind w:firstLine="0" w:firstLineChars="0"/>
        <w:rPr>
          <w:ins w:id="6055" w:author="Administrator" w:date="2019-10-21T22:26:00Z"/>
          <w:del w:id="6056" w:author="冰蓝城 [2]" w:date="2019-10-22T17:17:15Z"/>
        </w:rPr>
        <w:pPrChange w:id="6054" w:author="Administrator" w:date="2019-10-21T22:23:00Z">
          <w:pPr>
            <w:ind w:firstLineChars="0"/>
          </w:pPr>
        </w:pPrChange>
      </w:pPr>
      <w:ins w:id="6057" w:author="Administrator" w:date="2019-10-21T22:23:00Z">
        <w:del w:id="6058" w:author="冰蓝城 [2]" w:date="2019-10-22T17:17:15Z">
          <w:r>
            <w:rPr>
              <w:rFonts w:hint="eastAsia"/>
            </w:rPr>
            <w:delText xml:space="preserve">                       登录                                 </w:delText>
          </w:r>
        </w:del>
      </w:ins>
      <w:ins w:id="6059" w:author="Administrator" w:date="2019-10-21T22:24:00Z">
        <w:del w:id="6060" w:author="冰蓝城 [2]" w:date="2019-10-22T17:17:15Z">
          <w:r>
            <w:rPr>
              <w:rFonts w:hint="eastAsia"/>
            </w:rPr>
            <w:delText xml:space="preserve">       </w:delText>
          </w:r>
        </w:del>
      </w:ins>
      <w:ins w:id="6061" w:author="Administrator" w:date="2019-10-21T22:23:00Z">
        <w:del w:id="6062" w:author="冰蓝城 [2]" w:date="2019-10-22T17:17:15Z">
          <w:r>
            <w:rPr>
              <w:rFonts w:hint="eastAsia"/>
            </w:rPr>
            <w:delText xml:space="preserve">    注册                                         </w:delText>
          </w:r>
        </w:del>
      </w:ins>
      <w:ins w:id="6063" w:author="Administrator" w:date="2019-10-21T22:24:00Z">
        <w:del w:id="6064" w:author="冰蓝城 [2]" w:date="2019-10-22T17:17:15Z">
          <w:r>
            <w:rPr>
              <w:rFonts w:hint="eastAsia"/>
            </w:rPr>
            <w:delText xml:space="preserve"> </w:delText>
          </w:r>
        </w:del>
      </w:ins>
      <w:ins w:id="6065" w:author="Administrator" w:date="2019-10-21T22:23:00Z">
        <w:del w:id="6066" w:author="冰蓝城 [2]" w:date="2019-10-22T17:17:15Z">
          <w:r>
            <w:rPr>
              <w:rFonts w:hint="eastAsia"/>
            </w:rPr>
            <w:delText>密码找回</w:delText>
          </w:r>
        </w:del>
      </w:ins>
    </w:p>
    <w:p>
      <w:pPr>
        <w:ind w:firstLine="480"/>
        <w:rPr>
          <w:ins w:id="6067" w:author="Administrator" w:date="2019-10-21T22:26:00Z"/>
          <w:del w:id="6068" w:author="冰蓝城 [2]" w:date="2019-10-22T17:17:15Z"/>
        </w:rPr>
      </w:pPr>
      <w:ins w:id="6069" w:author="Administrator" w:date="2019-10-21T22:26:00Z">
        <w:del w:id="6070" w:author="冰蓝城 [2]" w:date="2019-10-22T17:17:15Z">
          <w:r>
            <w:rPr/>
            <w:delText>登录</w:delText>
          </w:r>
        </w:del>
      </w:ins>
      <w:ins w:id="6071" w:author="Administrator" w:date="2019-10-21T22:26:00Z">
        <w:del w:id="6072" w:author="冰蓝城 [2]" w:date="2019-10-22T17:17:15Z">
          <w:r>
            <w:rPr>
              <w:rFonts w:hint="eastAsia"/>
            </w:rPr>
            <w:delText>/</w:delText>
          </w:r>
        </w:del>
      </w:ins>
      <w:ins w:id="6073" w:author="Administrator" w:date="2019-10-21T22:26:00Z">
        <w:del w:id="6074" w:author="冰蓝城 [2]" w:date="2019-10-22T17:17:15Z">
          <w:r>
            <w:rPr/>
            <w:delText>注册和密码找回</w:delText>
          </w:r>
        </w:del>
      </w:ins>
      <w:ins w:id="6075" w:author="Administrator" w:date="2019-10-21T22:26:00Z">
        <w:del w:id="6076" w:author="冰蓝城 [2]" w:date="2019-10-22T17:17:15Z">
          <w:r>
            <w:rPr>
              <w:rFonts w:hint="eastAsia"/>
            </w:rPr>
            <w:delText>界面接口：</w:delText>
          </w:r>
        </w:del>
      </w:ins>
    </w:p>
    <w:p>
      <w:pPr>
        <w:ind w:firstLine="480"/>
        <w:rPr>
          <w:ins w:id="6077" w:author="Administrator" w:date="2019-10-21T22:26:00Z"/>
          <w:del w:id="6078" w:author="冰蓝城 [2]" w:date="2019-10-22T17:17:15Z"/>
        </w:rPr>
      </w:pPr>
      <w:ins w:id="6079" w:author="Administrator" w:date="2019-10-21T22:26:00Z">
        <w:del w:id="6080" w:author="冰蓝城 [2]" w:date="2019-10-22T17:17:15Z">
          <w:r>
            <w:rPr>
              <w:rFonts w:hint="eastAsia"/>
            </w:rPr>
            <w:delText>① void GetUserLoginInfo(</w:delText>
          </w:r>
        </w:del>
      </w:ins>
      <w:ins w:id="6081" w:author="Administrator" w:date="2019-10-21T22:26:00Z">
        <w:del w:id="6082" w:author="冰蓝城 [2]" w:date="2019-10-22T17:17:15Z">
          <w:r>
            <w:rPr/>
            <w:delText>Shell Login</w:delText>
          </w:r>
        </w:del>
      </w:ins>
      <w:ins w:id="6083" w:author="Administrator" w:date="2019-10-21T22:26:00Z">
        <w:del w:id="6084" w:author="冰蓝城 [2]" w:date="2019-10-22T17:17:15Z">
          <w:r>
            <w:rPr>
              <w:rFonts w:hint="eastAsia"/>
            </w:rPr>
            <w:delText xml:space="preserve">, char* username, char* password);  </w:delText>
          </w:r>
        </w:del>
      </w:ins>
    </w:p>
    <w:p>
      <w:pPr>
        <w:ind w:firstLine="480"/>
        <w:rPr>
          <w:ins w:id="6085" w:author="Administrator" w:date="2019-10-21T22:26:00Z"/>
          <w:del w:id="6086" w:author="冰蓝城 [2]" w:date="2019-10-22T17:17:15Z"/>
        </w:rPr>
      </w:pPr>
      <w:ins w:id="6087" w:author="Administrator" w:date="2019-10-21T22:26:00Z">
        <w:del w:id="6088" w:author="冰蓝城 [2]" w:date="2019-10-22T17:17:15Z">
          <w:r>
            <w:rPr>
              <w:rFonts w:hint="eastAsia"/>
            </w:rPr>
            <w:delText>功能：从登录界面获取登录用户的用户名和密码信息，并放入参数username和password所指向的内存区域中；</w:delText>
          </w:r>
        </w:del>
      </w:ins>
    </w:p>
    <w:p>
      <w:pPr>
        <w:ind w:firstLine="480"/>
        <w:rPr>
          <w:ins w:id="6089" w:author="Administrator" w:date="2019-10-21T22:26:00Z"/>
          <w:del w:id="6090" w:author="冰蓝城 [2]" w:date="2019-10-22T17:17:15Z"/>
        </w:rPr>
      </w:pPr>
      <w:ins w:id="6091" w:author="Administrator" w:date="2019-10-21T22:26:00Z">
        <w:del w:id="6092" w:author="冰蓝城 [2]" w:date="2019-10-22T17:17:15Z">
          <w:r>
            <w:rPr>
              <w:rFonts w:hint="eastAsia"/>
            </w:rPr>
            <w:delText>参数1：名称：</w:delText>
          </w:r>
        </w:del>
      </w:ins>
      <w:ins w:id="6093" w:author="Administrator" w:date="2019-10-21T22:26:00Z">
        <w:del w:id="6094" w:author="冰蓝城 [2]" w:date="2019-10-22T17:17:15Z">
          <w:r>
            <w:rPr/>
            <w:delText>Login</w:delText>
          </w:r>
        </w:del>
      </w:ins>
      <w:ins w:id="6095" w:author="Administrator" w:date="2019-10-21T22:26:00Z">
        <w:del w:id="6096" w:author="冰蓝城 [2]" w:date="2019-10-22T17:17:15Z">
          <w:r>
            <w:rPr>
              <w:rFonts w:hint="eastAsia"/>
            </w:rPr>
            <w:delText>OrRegieter；类型：</w:delText>
          </w:r>
        </w:del>
      </w:ins>
      <w:ins w:id="6097" w:author="Administrator" w:date="2019-10-21T22:26:00Z">
        <w:del w:id="6098" w:author="冰蓝城 [2]" w:date="2019-10-22T17:17:15Z">
          <w:r>
            <w:rPr/>
            <w:delText>Shell</w:delText>
          </w:r>
        </w:del>
      </w:ins>
      <w:ins w:id="6099" w:author="Administrator" w:date="2019-10-21T22:26:00Z">
        <w:del w:id="6100" w:author="冰蓝城 [2]" w:date="2019-10-22T17:17:15Z">
          <w:r>
            <w:rPr>
              <w:rFonts w:hint="eastAsia"/>
            </w:rPr>
            <w:delText>；说明：登录窗口；</w:delText>
          </w:r>
        </w:del>
      </w:ins>
    </w:p>
    <w:p>
      <w:pPr>
        <w:ind w:firstLine="480"/>
        <w:rPr>
          <w:ins w:id="6101" w:author="Administrator" w:date="2019-10-21T22:26:00Z"/>
          <w:del w:id="6102" w:author="冰蓝城 [2]" w:date="2019-10-22T17:17:15Z"/>
        </w:rPr>
      </w:pPr>
      <w:ins w:id="6103" w:author="Administrator" w:date="2019-10-21T22:26:00Z">
        <w:del w:id="6104" w:author="冰蓝城 [2]" w:date="2019-10-22T17:17:15Z">
          <w:r>
            <w:rPr>
              <w:rFonts w:hint="eastAsia"/>
            </w:rPr>
            <w:delText>参数2：名称： username；类型：char* ；说明：所指向区域用于存放用户名；</w:delText>
          </w:r>
        </w:del>
      </w:ins>
    </w:p>
    <w:p>
      <w:pPr>
        <w:ind w:firstLine="480"/>
        <w:rPr>
          <w:ins w:id="6105" w:author="Administrator" w:date="2019-10-21T22:26:00Z"/>
          <w:del w:id="6106" w:author="冰蓝城 [2]" w:date="2019-10-22T17:17:15Z"/>
        </w:rPr>
      </w:pPr>
      <w:ins w:id="6107" w:author="Administrator" w:date="2019-10-21T22:26:00Z">
        <w:del w:id="6108" w:author="冰蓝城 [2]" w:date="2019-10-22T17:17:15Z">
          <w:r>
            <w:rPr>
              <w:rFonts w:hint="eastAsia"/>
            </w:rPr>
            <w:delText>参数3：名称：password；类型：char* ；说明：所指向区域用于存放密码；</w:delText>
          </w:r>
        </w:del>
      </w:ins>
    </w:p>
    <w:p>
      <w:pPr>
        <w:ind w:firstLine="480"/>
        <w:rPr>
          <w:ins w:id="6109" w:author="Administrator" w:date="2019-10-21T22:26:00Z"/>
          <w:del w:id="6110" w:author="冰蓝城 [2]" w:date="2019-10-22T17:17:15Z"/>
        </w:rPr>
      </w:pPr>
      <w:ins w:id="6111" w:author="Administrator" w:date="2019-10-21T22:26:00Z">
        <w:del w:id="6112" w:author="冰蓝城 [2]" w:date="2019-10-22T17:17:15Z">
          <w:r>
            <w:rPr>
              <w:rFonts w:hint="eastAsia"/>
            </w:rPr>
            <w:delText>返回值：无</w:delText>
          </w:r>
        </w:del>
      </w:ins>
    </w:p>
    <w:p>
      <w:pPr>
        <w:ind w:firstLine="480"/>
        <w:rPr>
          <w:ins w:id="6113" w:author="Administrator" w:date="2019-10-21T22:26:00Z"/>
          <w:del w:id="6114" w:author="冰蓝城 [2]" w:date="2019-10-22T17:17:15Z"/>
        </w:rPr>
      </w:pPr>
      <w:ins w:id="6115" w:author="Administrator" w:date="2019-10-21T22:26:00Z">
        <w:del w:id="6116" w:author="冰蓝城 [2]" w:date="2019-10-22T17:17:15Z">
          <w:r>
            <w:rPr>
              <w:rFonts w:hint="eastAsia"/>
            </w:rPr>
            <w:delText>② void GetMobileInfo(</w:delText>
          </w:r>
        </w:del>
      </w:ins>
      <w:ins w:id="6117" w:author="Administrator" w:date="2019-10-21T22:26:00Z">
        <w:del w:id="6118" w:author="冰蓝城 [2]" w:date="2019-10-22T17:17:15Z">
          <w:r>
            <w:rPr/>
            <w:delText xml:space="preserve">Shell </w:delText>
          </w:r>
        </w:del>
      </w:ins>
      <w:ins w:id="6119" w:author="Administrator" w:date="2019-10-21T22:26:00Z">
        <w:del w:id="6120" w:author="冰蓝城 [2]" w:date="2019-10-22T17:17:15Z">
          <w:r>
            <w:rPr>
              <w:rFonts w:hint="eastAsia"/>
            </w:rPr>
            <w:delText>RegisterOrFindPassword, char* mobile);</w:delText>
          </w:r>
        </w:del>
      </w:ins>
    </w:p>
    <w:p>
      <w:pPr>
        <w:ind w:firstLine="480"/>
        <w:rPr>
          <w:ins w:id="6121" w:author="Administrator" w:date="2019-10-21T22:26:00Z"/>
          <w:del w:id="6122" w:author="冰蓝城 [2]" w:date="2019-10-22T17:17:15Z"/>
        </w:rPr>
      </w:pPr>
      <w:ins w:id="6123" w:author="Administrator" w:date="2019-10-21T22:26:00Z">
        <w:del w:id="6124" w:author="冰蓝城 [2]" w:date="2019-10-22T17:17:15Z">
          <w:r>
            <w:rPr>
              <w:rFonts w:hint="eastAsia"/>
            </w:rPr>
            <w:delText>功能：从注册界面或找回密码界面获取手机号信息，并放入参数mobile所指向的内存区域中，初始化与发送验证码函数相关的手机号参数；</w:delText>
          </w:r>
        </w:del>
      </w:ins>
    </w:p>
    <w:p>
      <w:pPr>
        <w:ind w:firstLine="480"/>
        <w:rPr>
          <w:ins w:id="6125" w:author="Administrator" w:date="2019-10-21T22:26:00Z"/>
          <w:del w:id="6126" w:author="冰蓝城 [2]" w:date="2019-10-22T17:17:15Z"/>
        </w:rPr>
      </w:pPr>
      <w:ins w:id="6127" w:author="Administrator" w:date="2019-10-21T22:26:00Z">
        <w:del w:id="6128" w:author="冰蓝城 [2]" w:date="2019-10-22T17:17:15Z">
          <w:r>
            <w:rPr>
              <w:rFonts w:hint="eastAsia"/>
            </w:rPr>
            <w:delText>参数1：名称：RegisterOrFindPassword；类型：</w:delText>
          </w:r>
        </w:del>
      </w:ins>
      <w:ins w:id="6129" w:author="Administrator" w:date="2019-10-21T22:26:00Z">
        <w:del w:id="6130" w:author="冰蓝城 [2]" w:date="2019-10-22T17:17:15Z">
          <w:r>
            <w:rPr/>
            <w:delText>Shell</w:delText>
          </w:r>
        </w:del>
      </w:ins>
      <w:ins w:id="6131" w:author="Administrator" w:date="2019-10-21T22:26:00Z">
        <w:del w:id="6132" w:author="冰蓝城 [2]" w:date="2019-10-22T17:17:15Z">
          <w:r>
            <w:rPr>
              <w:rFonts w:hint="eastAsia"/>
            </w:rPr>
            <w:delText>；说明：注册窗口或找回密码窗口；</w:delText>
          </w:r>
        </w:del>
      </w:ins>
    </w:p>
    <w:p>
      <w:pPr>
        <w:ind w:firstLine="480"/>
        <w:rPr>
          <w:ins w:id="6133" w:author="Administrator" w:date="2019-10-21T22:26:00Z"/>
          <w:del w:id="6134" w:author="冰蓝城 [2]" w:date="2019-10-22T17:17:15Z"/>
        </w:rPr>
      </w:pPr>
      <w:ins w:id="6135" w:author="Administrator" w:date="2019-10-21T22:26:00Z">
        <w:del w:id="6136" w:author="冰蓝城 [2]" w:date="2019-10-22T17:17:15Z">
          <w:r>
            <w:rPr>
              <w:rFonts w:hint="eastAsia"/>
            </w:rPr>
            <w:delText>参数2：名称：mobile；类型：char* ；说明：所指向区域用于存放手机号；</w:delText>
          </w:r>
        </w:del>
      </w:ins>
    </w:p>
    <w:p>
      <w:pPr>
        <w:ind w:firstLine="480"/>
        <w:rPr>
          <w:ins w:id="6137" w:author="Administrator" w:date="2019-10-21T22:26:00Z"/>
          <w:del w:id="6138" w:author="冰蓝城 [2]" w:date="2019-10-22T17:17:15Z"/>
        </w:rPr>
      </w:pPr>
      <w:ins w:id="6139" w:author="Administrator" w:date="2019-10-21T22:26:00Z">
        <w:del w:id="6140" w:author="冰蓝城 [2]" w:date="2019-10-22T17:17:15Z">
          <w:r>
            <w:rPr>
              <w:rFonts w:hint="eastAsia"/>
            </w:rPr>
            <w:delText>返回值：无</w:delText>
          </w:r>
        </w:del>
      </w:ins>
    </w:p>
    <w:p>
      <w:pPr>
        <w:ind w:firstLine="480"/>
        <w:rPr>
          <w:ins w:id="6141" w:author="Administrator" w:date="2019-10-21T22:26:00Z"/>
          <w:del w:id="6142" w:author="冰蓝城 [2]" w:date="2019-10-22T17:17:15Z"/>
        </w:rPr>
      </w:pPr>
      <w:ins w:id="6143" w:author="Administrator" w:date="2019-10-21T22:26:00Z">
        <w:del w:id="6144" w:author="冰蓝城 [2]" w:date="2019-10-22T17:17:15Z">
          <w:r>
            <w:rPr>
              <w:rFonts w:hint="eastAsia"/>
            </w:rPr>
            <w:delText>③ void GetRegisterUserInfo(</w:delText>
          </w:r>
        </w:del>
      </w:ins>
      <w:ins w:id="6145" w:author="Administrator" w:date="2019-10-21T22:26:00Z">
        <w:del w:id="6146" w:author="冰蓝城 [2]" w:date="2019-10-22T17:17:15Z">
          <w:r>
            <w:rPr/>
            <w:delText xml:space="preserve">Shell </w:delText>
          </w:r>
        </w:del>
      </w:ins>
      <w:ins w:id="6147" w:author="Administrator" w:date="2019-10-21T22:26:00Z">
        <w:del w:id="6148" w:author="冰蓝城 [2]" w:date="2019-10-22T17:17:15Z">
          <w:r>
            <w:rPr>
              <w:rFonts w:hint="eastAsia"/>
            </w:rPr>
            <w:delText>Register, char* username, char* password, char* v</w:delText>
          </w:r>
        </w:del>
      </w:ins>
      <w:ins w:id="6149" w:author="Administrator" w:date="2019-10-21T22:26:00Z">
        <w:del w:id="6150" w:author="冰蓝城 [2]" w:date="2019-10-22T17:17:15Z">
          <w:r>
            <w:rPr/>
            <w:delText>erif</w:delText>
          </w:r>
        </w:del>
      </w:ins>
      <w:ins w:id="6151" w:author="Administrator" w:date="2019-10-21T22:26:00Z">
        <w:del w:id="6152" w:author="冰蓝城 [2]" w:date="2019-10-22T17:17:15Z">
          <w:r>
            <w:rPr>
              <w:rFonts w:hint="eastAsia"/>
            </w:rPr>
            <w:delText>y_c</w:delText>
          </w:r>
        </w:del>
      </w:ins>
      <w:ins w:id="6153" w:author="Administrator" w:date="2019-10-21T22:26:00Z">
        <w:del w:id="6154" w:author="冰蓝城 [2]" w:date="2019-10-22T17:17:15Z">
          <w:r>
            <w:rPr/>
            <w:delText>ode</w:delText>
          </w:r>
        </w:del>
      </w:ins>
      <w:ins w:id="6155" w:author="Administrator" w:date="2019-10-21T22:26:00Z">
        <w:del w:id="6156" w:author="冰蓝城 [2]" w:date="2019-10-22T17:17:15Z">
          <w:r>
            <w:rPr>
              <w:rFonts w:hint="eastAsia"/>
            </w:rPr>
            <w:delText>);</w:delText>
          </w:r>
        </w:del>
      </w:ins>
    </w:p>
    <w:p>
      <w:pPr>
        <w:ind w:firstLine="480"/>
        <w:rPr>
          <w:ins w:id="6157" w:author="Administrator" w:date="2019-10-21T22:26:00Z"/>
          <w:del w:id="6158" w:author="冰蓝城 [2]" w:date="2019-10-22T17:17:15Z"/>
        </w:rPr>
      </w:pPr>
      <w:ins w:id="6159" w:author="Administrator" w:date="2019-10-21T22:26:00Z">
        <w:del w:id="6160" w:author="冰蓝城 [2]" w:date="2019-10-22T17:17:15Z">
          <w:r>
            <w:rPr>
              <w:rFonts w:hint="eastAsia"/>
            </w:rPr>
            <w:delText>功能：从注册界面获取注册用户的用户名、密码和验证码信息，并放入参数username、password、mobile和v</w:delText>
          </w:r>
        </w:del>
      </w:ins>
      <w:ins w:id="6161" w:author="Administrator" w:date="2019-10-21T22:26:00Z">
        <w:del w:id="6162" w:author="冰蓝城 [2]" w:date="2019-10-22T17:17:15Z">
          <w:r>
            <w:rPr/>
            <w:delText>erif</w:delText>
          </w:r>
        </w:del>
      </w:ins>
      <w:ins w:id="6163" w:author="Administrator" w:date="2019-10-21T22:26:00Z">
        <w:del w:id="6164" w:author="冰蓝城 [2]" w:date="2019-10-22T17:17:15Z">
          <w:r>
            <w:rPr>
              <w:rFonts w:hint="eastAsia"/>
            </w:rPr>
            <w:delText>y_c</w:delText>
          </w:r>
        </w:del>
      </w:ins>
      <w:ins w:id="6165" w:author="Administrator" w:date="2019-10-21T22:26:00Z">
        <w:del w:id="6166" w:author="冰蓝城 [2]" w:date="2019-10-22T17:17:15Z">
          <w:r>
            <w:rPr/>
            <w:delText>ode</w:delText>
          </w:r>
        </w:del>
      </w:ins>
      <w:ins w:id="6167" w:author="Administrator" w:date="2019-10-21T22:26:00Z">
        <w:del w:id="6168" w:author="冰蓝城 [2]" w:date="2019-10-22T17:17:15Z">
          <w:r>
            <w:rPr>
              <w:rFonts w:hint="eastAsia"/>
            </w:rPr>
            <w:delText>所指向的内存区域中；</w:delText>
          </w:r>
        </w:del>
      </w:ins>
    </w:p>
    <w:p>
      <w:pPr>
        <w:ind w:firstLine="480"/>
        <w:rPr>
          <w:ins w:id="6169" w:author="Administrator" w:date="2019-10-21T22:26:00Z"/>
          <w:del w:id="6170" w:author="冰蓝城 [2]" w:date="2019-10-22T17:17:15Z"/>
        </w:rPr>
      </w:pPr>
      <w:ins w:id="6171" w:author="Administrator" w:date="2019-10-21T22:26:00Z">
        <w:del w:id="6172" w:author="冰蓝城 [2]" w:date="2019-10-22T17:17:15Z">
          <w:r>
            <w:rPr>
              <w:rFonts w:hint="eastAsia"/>
            </w:rPr>
            <w:delText>参数1：名称：Register；类型：</w:delText>
          </w:r>
        </w:del>
      </w:ins>
      <w:ins w:id="6173" w:author="Administrator" w:date="2019-10-21T22:26:00Z">
        <w:del w:id="6174" w:author="冰蓝城 [2]" w:date="2019-10-22T17:17:15Z">
          <w:r>
            <w:rPr/>
            <w:delText>Shell</w:delText>
          </w:r>
        </w:del>
      </w:ins>
      <w:ins w:id="6175" w:author="Administrator" w:date="2019-10-21T22:26:00Z">
        <w:del w:id="6176" w:author="冰蓝城 [2]" w:date="2019-10-22T17:17:15Z">
          <w:r>
            <w:rPr>
              <w:rFonts w:hint="eastAsia"/>
            </w:rPr>
            <w:delText>；说明：注册窗口；</w:delText>
          </w:r>
        </w:del>
      </w:ins>
    </w:p>
    <w:p>
      <w:pPr>
        <w:ind w:firstLine="480"/>
        <w:rPr>
          <w:ins w:id="6177" w:author="Administrator" w:date="2019-10-21T22:26:00Z"/>
          <w:del w:id="6178" w:author="冰蓝城 [2]" w:date="2019-10-22T17:17:15Z"/>
        </w:rPr>
      </w:pPr>
      <w:ins w:id="6179" w:author="Administrator" w:date="2019-10-21T22:26:00Z">
        <w:del w:id="6180" w:author="冰蓝城 [2]" w:date="2019-10-22T17:17:15Z">
          <w:r>
            <w:rPr>
              <w:rFonts w:hint="eastAsia"/>
            </w:rPr>
            <w:delText>参数2：名称： username；类型：char* ；说明：所指向区域用于存放用户名；</w:delText>
          </w:r>
        </w:del>
      </w:ins>
    </w:p>
    <w:p>
      <w:pPr>
        <w:ind w:firstLine="480"/>
        <w:rPr>
          <w:ins w:id="6181" w:author="Administrator" w:date="2019-10-21T22:26:00Z"/>
          <w:del w:id="6182" w:author="冰蓝城 [2]" w:date="2019-10-22T17:17:15Z"/>
        </w:rPr>
      </w:pPr>
      <w:ins w:id="6183" w:author="Administrator" w:date="2019-10-21T22:26:00Z">
        <w:del w:id="6184" w:author="冰蓝城 [2]" w:date="2019-10-22T17:17:15Z">
          <w:r>
            <w:rPr>
              <w:rFonts w:hint="eastAsia"/>
            </w:rPr>
            <w:delText>参数3：名称：password；类型：char* ；说明：所指向区域用于存放密码；</w:delText>
          </w:r>
        </w:del>
      </w:ins>
    </w:p>
    <w:p>
      <w:pPr>
        <w:ind w:firstLine="480"/>
        <w:rPr>
          <w:ins w:id="6185" w:author="Administrator" w:date="2019-10-21T22:26:00Z"/>
          <w:del w:id="6186" w:author="冰蓝城 [2]" w:date="2019-10-22T17:17:15Z"/>
        </w:rPr>
      </w:pPr>
      <w:ins w:id="6187" w:author="Administrator" w:date="2019-10-21T22:26:00Z">
        <w:del w:id="6188" w:author="冰蓝城 [2]" w:date="2019-10-22T17:17:15Z">
          <w:r>
            <w:rPr>
              <w:rFonts w:hint="eastAsia"/>
            </w:rPr>
            <w:delText>参数4：名称：v</w:delText>
          </w:r>
        </w:del>
      </w:ins>
      <w:ins w:id="6189" w:author="Administrator" w:date="2019-10-21T22:26:00Z">
        <w:del w:id="6190" w:author="冰蓝城 [2]" w:date="2019-10-22T17:17:15Z">
          <w:r>
            <w:rPr/>
            <w:delText>erif</w:delText>
          </w:r>
        </w:del>
      </w:ins>
      <w:ins w:id="6191" w:author="Administrator" w:date="2019-10-21T22:26:00Z">
        <w:del w:id="6192" w:author="冰蓝城 [2]" w:date="2019-10-22T17:17:15Z">
          <w:r>
            <w:rPr>
              <w:rFonts w:hint="eastAsia"/>
            </w:rPr>
            <w:delText>y_c</w:delText>
          </w:r>
        </w:del>
      </w:ins>
      <w:ins w:id="6193" w:author="Administrator" w:date="2019-10-21T22:26:00Z">
        <w:del w:id="6194" w:author="冰蓝城 [2]" w:date="2019-10-22T17:17:15Z">
          <w:r>
            <w:rPr/>
            <w:delText>ode</w:delText>
          </w:r>
        </w:del>
      </w:ins>
      <w:ins w:id="6195" w:author="Administrator" w:date="2019-10-21T22:26:00Z">
        <w:del w:id="6196" w:author="冰蓝城 [2]" w:date="2019-10-22T17:17:15Z">
          <w:r>
            <w:rPr>
              <w:rFonts w:hint="eastAsia"/>
            </w:rPr>
            <w:delText>；类型：char* ；说明：所指向区域用于存放验证码；</w:delText>
          </w:r>
        </w:del>
      </w:ins>
    </w:p>
    <w:p>
      <w:pPr>
        <w:ind w:firstLine="480"/>
        <w:rPr>
          <w:ins w:id="6197" w:author="Administrator" w:date="2019-10-21T22:26:00Z"/>
          <w:del w:id="6198" w:author="冰蓝城 [2]" w:date="2019-10-22T17:17:15Z"/>
        </w:rPr>
      </w:pPr>
      <w:ins w:id="6199" w:author="Administrator" w:date="2019-10-21T22:26:00Z">
        <w:del w:id="6200" w:author="冰蓝城 [2]" w:date="2019-10-22T17:17:15Z">
          <w:r>
            <w:rPr>
              <w:rFonts w:hint="eastAsia"/>
            </w:rPr>
            <w:delText>返回值：无</w:delText>
          </w:r>
        </w:del>
      </w:ins>
    </w:p>
    <w:p>
      <w:pPr>
        <w:ind w:firstLine="480"/>
        <w:rPr>
          <w:ins w:id="6201" w:author="Administrator" w:date="2019-10-21T22:26:00Z"/>
          <w:del w:id="6202" w:author="冰蓝城 [2]" w:date="2019-10-22T17:17:15Z"/>
        </w:rPr>
      </w:pPr>
      <w:ins w:id="6203" w:author="Administrator" w:date="2019-10-21T22:26:00Z">
        <w:del w:id="6204" w:author="冰蓝城 [2]" w:date="2019-10-22T17:17:15Z">
          <w:r>
            <w:rPr>
              <w:rFonts w:hint="eastAsia"/>
            </w:rPr>
            <w:delText>④ void GetFindPasswordInfo(</w:delText>
          </w:r>
        </w:del>
      </w:ins>
      <w:ins w:id="6205" w:author="Administrator" w:date="2019-10-21T22:26:00Z">
        <w:del w:id="6206" w:author="冰蓝城 [2]" w:date="2019-10-22T17:17:15Z">
          <w:r>
            <w:rPr/>
            <w:delText xml:space="preserve">Shell </w:delText>
          </w:r>
        </w:del>
      </w:ins>
      <w:ins w:id="6207" w:author="Administrator" w:date="2019-10-21T22:26:00Z">
        <w:del w:id="6208" w:author="冰蓝城 [2]" w:date="2019-10-22T17:17:15Z">
          <w:r>
            <w:rPr>
              <w:rFonts w:hint="eastAsia"/>
            </w:rPr>
            <w:delText>FindPassword, char* new_password, char* v</w:delText>
          </w:r>
        </w:del>
      </w:ins>
      <w:ins w:id="6209" w:author="Administrator" w:date="2019-10-21T22:26:00Z">
        <w:del w:id="6210" w:author="冰蓝城 [2]" w:date="2019-10-22T17:17:15Z">
          <w:r>
            <w:rPr/>
            <w:delText>erif</w:delText>
          </w:r>
        </w:del>
      </w:ins>
      <w:ins w:id="6211" w:author="Administrator" w:date="2019-10-21T22:26:00Z">
        <w:del w:id="6212" w:author="冰蓝城 [2]" w:date="2019-10-22T17:17:15Z">
          <w:r>
            <w:rPr>
              <w:rFonts w:hint="eastAsia"/>
            </w:rPr>
            <w:delText>y_c</w:delText>
          </w:r>
        </w:del>
      </w:ins>
      <w:ins w:id="6213" w:author="Administrator" w:date="2019-10-21T22:26:00Z">
        <w:del w:id="6214" w:author="冰蓝城 [2]" w:date="2019-10-22T17:17:15Z">
          <w:r>
            <w:rPr/>
            <w:delText>ode</w:delText>
          </w:r>
        </w:del>
      </w:ins>
      <w:ins w:id="6215" w:author="Administrator" w:date="2019-10-21T22:26:00Z">
        <w:del w:id="6216" w:author="冰蓝城 [2]" w:date="2019-10-22T17:17:15Z">
          <w:r>
            <w:rPr>
              <w:rFonts w:hint="eastAsia"/>
            </w:rPr>
            <w:delText>);</w:delText>
          </w:r>
        </w:del>
      </w:ins>
    </w:p>
    <w:p>
      <w:pPr>
        <w:ind w:firstLine="480"/>
        <w:rPr>
          <w:ins w:id="6217" w:author="Administrator" w:date="2019-10-21T22:26:00Z"/>
          <w:del w:id="6218" w:author="冰蓝城 [2]" w:date="2019-10-22T17:17:15Z"/>
        </w:rPr>
      </w:pPr>
      <w:ins w:id="6219" w:author="Administrator" w:date="2019-10-21T22:26:00Z">
        <w:del w:id="6220" w:author="冰蓝城 [2]" w:date="2019-10-22T17:17:15Z">
          <w:r>
            <w:rPr>
              <w:rFonts w:hint="eastAsia"/>
            </w:rPr>
            <w:delText>功能：从找回密码界面获取用户的新密码和验证码信息，并放入参数new_username和v</w:delText>
          </w:r>
        </w:del>
      </w:ins>
      <w:ins w:id="6221" w:author="Administrator" w:date="2019-10-21T22:26:00Z">
        <w:del w:id="6222" w:author="冰蓝城 [2]" w:date="2019-10-22T17:17:15Z">
          <w:r>
            <w:rPr/>
            <w:delText>erif</w:delText>
          </w:r>
        </w:del>
      </w:ins>
      <w:ins w:id="6223" w:author="Administrator" w:date="2019-10-21T22:26:00Z">
        <w:del w:id="6224" w:author="冰蓝城 [2]" w:date="2019-10-22T17:17:15Z">
          <w:r>
            <w:rPr>
              <w:rFonts w:hint="eastAsia"/>
            </w:rPr>
            <w:delText>y_c</w:delText>
          </w:r>
        </w:del>
      </w:ins>
      <w:ins w:id="6225" w:author="Administrator" w:date="2019-10-21T22:26:00Z">
        <w:del w:id="6226" w:author="冰蓝城 [2]" w:date="2019-10-22T17:17:15Z">
          <w:r>
            <w:rPr/>
            <w:delText>ode</w:delText>
          </w:r>
        </w:del>
      </w:ins>
      <w:ins w:id="6227" w:author="Administrator" w:date="2019-10-21T22:26:00Z">
        <w:del w:id="6228" w:author="冰蓝城 [2]" w:date="2019-10-22T17:17:15Z">
          <w:r>
            <w:rPr>
              <w:rFonts w:hint="eastAsia"/>
            </w:rPr>
            <w:delText>所指向的内存区域中；</w:delText>
          </w:r>
        </w:del>
      </w:ins>
    </w:p>
    <w:p>
      <w:pPr>
        <w:ind w:firstLine="480"/>
        <w:rPr>
          <w:ins w:id="6229" w:author="Administrator" w:date="2019-10-21T22:26:00Z"/>
          <w:del w:id="6230" w:author="冰蓝城 [2]" w:date="2019-10-22T17:17:15Z"/>
        </w:rPr>
      </w:pPr>
      <w:ins w:id="6231" w:author="Administrator" w:date="2019-10-21T22:26:00Z">
        <w:del w:id="6232" w:author="冰蓝城 [2]" w:date="2019-10-22T17:17:15Z">
          <w:r>
            <w:rPr>
              <w:rFonts w:hint="eastAsia"/>
            </w:rPr>
            <w:delText>参数1：名称：FindPassword；类型：</w:delText>
          </w:r>
        </w:del>
      </w:ins>
      <w:ins w:id="6233" w:author="Administrator" w:date="2019-10-21T22:26:00Z">
        <w:del w:id="6234" w:author="冰蓝城 [2]" w:date="2019-10-22T17:17:15Z">
          <w:r>
            <w:rPr/>
            <w:delText>Shell</w:delText>
          </w:r>
        </w:del>
      </w:ins>
      <w:ins w:id="6235" w:author="Administrator" w:date="2019-10-21T22:26:00Z">
        <w:del w:id="6236" w:author="冰蓝城 [2]" w:date="2019-10-22T17:17:15Z">
          <w:r>
            <w:rPr>
              <w:rFonts w:hint="eastAsia"/>
            </w:rPr>
            <w:delText>；说明：找回密码窗口；</w:delText>
          </w:r>
        </w:del>
      </w:ins>
    </w:p>
    <w:p>
      <w:pPr>
        <w:ind w:firstLine="480"/>
        <w:rPr>
          <w:ins w:id="6237" w:author="Administrator" w:date="2019-10-21T22:26:00Z"/>
          <w:del w:id="6238" w:author="冰蓝城 [2]" w:date="2019-10-22T17:17:15Z"/>
        </w:rPr>
      </w:pPr>
      <w:ins w:id="6239" w:author="Administrator" w:date="2019-10-21T22:26:00Z">
        <w:del w:id="6240" w:author="冰蓝城 [2]" w:date="2019-10-22T17:17:15Z">
          <w:r>
            <w:rPr>
              <w:rFonts w:hint="eastAsia"/>
            </w:rPr>
            <w:delText>参数2：名称：new_password；类型：char* ；说明：所指向区域用于存放新密码；</w:delText>
          </w:r>
        </w:del>
      </w:ins>
    </w:p>
    <w:p>
      <w:pPr>
        <w:ind w:firstLine="480"/>
        <w:rPr>
          <w:ins w:id="6241" w:author="Administrator" w:date="2019-10-21T22:26:00Z"/>
          <w:del w:id="6242" w:author="冰蓝城 [2]" w:date="2019-10-22T17:17:15Z"/>
        </w:rPr>
      </w:pPr>
      <w:ins w:id="6243" w:author="Administrator" w:date="2019-10-21T22:26:00Z">
        <w:del w:id="6244" w:author="冰蓝城 [2]" w:date="2019-10-22T17:17:15Z">
          <w:r>
            <w:rPr>
              <w:rFonts w:hint="eastAsia"/>
            </w:rPr>
            <w:delText>参数3：名称：v</w:delText>
          </w:r>
        </w:del>
      </w:ins>
      <w:ins w:id="6245" w:author="Administrator" w:date="2019-10-21T22:26:00Z">
        <w:del w:id="6246" w:author="冰蓝城 [2]" w:date="2019-10-22T17:17:15Z">
          <w:r>
            <w:rPr/>
            <w:delText>erif</w:delText>
          </w:r>
        </w:del>
      </w:ins>
      <w:ins w:id="6247" w:author="Administrator" w:date="2019-10-21T22:26:00Z">
        <w:del w:id="6248" w:author="冰蓝城 [2]" w:date="2019-10-22T17:17:15Z">
          <w:r>
            <w:rPr>
              <w:rFonts w:hint="eastAsia"/>
            </w:rPr>
            <w:delText>y_c</w:delText>
          </w:r>
        </w:del>
      </w:ins>
      <w:ins w:id="6249" w:author="Administrator" w:date="2019-10-21T22:26:00Z">
        <w:del w:id="6250" w:author="冰蓝城 [2]" w:date="2019-10-22T17:17:15Z">
          <w:r>
            <w:rPr/>
            <w:delText>ode</w:delText>
          </w:r>
        </w:del>
      </w:ins>
      <w:ins w:id="6251" w:author="Administrator" w:date="2019-10-21T22:26:00Z">
        <w:del w:id="6252" w:author="冰蓝城 [2]" w:date="2019-10-22T17:17:15Z">
          <w:r>
            <w:rPr>
              <w:rFonts w:hint="eastAsia"/>
            </w:rPr>
            <w:delText>；类型：char* ；说明：所指向区域用于存放验证码；</w:delText>
          </w:r>
        </w:del>
      </w:ins>
    </w:p>
    <w:p>
      <w:pPr>
        <w:ind w:firstLine="480" w:firstLineChars="200"/>
        <w:rPr>
          <w:ins w:id="6254" w:author="冰蓝城" w:date="2019-10-21T15:42:00Z"/>
          <w:del w:id="6255" w:author="冰蓝城 [2]" w:date="2019-10-22T17:17:15Z"/>
        </w:rPr>
        <w:pPrChange w:id="6253" w:author="Administrator" w:date="2019-10-21T22:26:00Z">
          <w:pPr>
            <w:ind w:firstLineChars="0"/>
          </w:pPr>
        </w:pPrChange>
      </w:pPr>
      <w:ins w:id="6256" w:author="Administrator" w:date="2019-10-21T22:26:00Z">
        <w:del w:id="6257" w:author="冰蓝城 [2]" w:date="2019-10-22T17:17:15Z">
          <w:r>
            <w:rPr>
              <w:rFonts w:hint="eastAsia"/>
            </w:rPr>
            <w:delText>返回值：无</w:delText>
          </w:r>
        </w:del>
      </w:ins>
    </w:p>
    <w:p>
      <w:pPr>
        <w:pStyle w:val="3"/>
        <w:ind w:firstLine="151" w:firstLineChars="0"/>
        <w:outlineLvl w:val="1"/>
        <w:rPr>
          <w:ins w:id="6259" w:author="冰蓝城" w:date="2019-10-21T15:43:00Z"/>
          <w:del w:id="6260" w:author="冰蓝城 [2]" w:date="2019-10-22T17:17:15Z"/>
        </w:rPr>
        <w:pPrChange w:id="6258" w:author="Administrator" w:date="2019-10-21T22:24:00Z">
          <w:pPr>
            <w:ind w:firstLineChars="0"/>
            <w:outlineLvl w:val="1"/>
          </w:pPr>
        </w:pPrChange>
      </w:pPr>
      <w:ins w:id="6261" w:author="冰蓝城" w:date="2019-10-21T15:42:00Z">
        <w:del w:id="6262" w:author="冰蓝城 [2]" w:date="2019-10-22T17:17:15Z">
          <w:bookmarkStart w:id="28" w:name="_Toc22592003"/>
          <w:r>
            <w:rPr/>
            <w:delText>5.2</w:delText>
          </w:r>
        </w:del>
      </w:ins>
      <w:ins w:id="6263" w:author="冰蓝城" w:date="2019-10-21T18:38:00Z">
        <w:del w:id="6264" w:author="冰蓝城 [2]" w:date="2019-10-22T17:17:15Z">
          <w:r>
            <w:rPr/>
            <w:delText>主界面默认展示</w:delText>
          </w:r>
          <w:bookmarkEnd w:id="28"/>
        </w:del>
      </w:ins>
    </w:p>
    <w:p>
      <w:pPr>
        <w:ind w:firstLineChars="0"/>
        <w:jc w:val="center"/>
        <w:rPr>
          <w:ins w:id="6266" w:author="冰蓝城" w:date="2019-10-21T15:43:00Z"/>
          <w:del w:id="6267" w:author="冰蓝城 [2]" w:date="2019-10-22T17:17:15Z"/>
        </w:rPr>
        <w:pPrChange w:id="6265" w:author="Administrator" w:date="2019-10-21T22:29:00Z">
          <w:pPr>
            <w:ind w:firstLineChars="0"/>
          </w:pPr>
        </w:pPrChange>
      </w:pPr>
      <w:ins w:id="6268" w:author="冰蓝城" w:date="2019-10-21T18:38:00Z">
        <w:del w:id="6269" w:author="冰蓝城 [2]" w:date="2019-10-22T17:17:15Z">
          <w:r>
            <w:rPr>
              <w:color w:val="auto"/>
              <w:u w:val="none"/>
              <w:rPrChange w:id="6275" w:author="Unknown" w:date="">
                <w:rPr>
                  <w:color w:val="0000FF" w:themeColor="hyperlink"/>
                  <w:u w:val="single"/>
                </w:rPr>
              </w:rPrChange>
            </w:rPr>
            <w:drawing>
              <wp:inline distT="0" distB="0" distL="114300" distR="114300">
                <wp:extent cx="6118225" cy="3720465"/>
                <wp:effectExtent l="0" t="0" r="3175" b="13335"/>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44" cstate="print"/>
                        <a:stretch>
                          <a:fillRect/>
                        </a:stretch>
                      </pic:blipFill>
                      <pic:spPr>
                        <a:xfrm>
                          <a:off x="0" y="0"/>
                          <a:ext cx="6118225" cy="3720465"/>
                        </a:xfrm>
                        <a:prstGeom prst="rect">
                          <a:avLst/>
                        </a:prstGeom>
                        <a:noFill/>
                        <a:ln w="9525">
                          <a:noFill/>
                        </a:ln>
                      </pic:spPr>
                    </pic:pic>
                  </a:graphicData>
                </a:graphic>
              </wp:inline>
            </w:drawing>
          </w:r>
        </w:del>
      </w:ins>
    </w:p>
    <w:p>
      <w:pPr>
        <w:pStyle w:val="3"/>
        <w:ind w:firstLine="151" w:firstLineChars="0"/>
        <w:outlineLvl w:val="1"/>
        <w:rPr>
          <w:ins w:id="6279" w:author="冰蓝城" w:date="2019-10-21T15:43:00Z"/>
          <w:del w:id="6280" w:author="冰蓝城 [2]" w:date="2019-10-22T17:17:15Z"/>
        </w:rPr>
        <w:pPrChange w:id="6278" w:author="Administrator" w:date="2019-10-21T22:24:00Z">
          <w:pPr>
            <w:ind w:firstLineChars="0"/>
            <w:outlineLvl w:val="1"/>
          </w:pPr>
        </w:pPrChange>
      </w:pPr>
      <w:ins w:id="6281" w:author="冰蓝城" w:date="2019-10-21T15:43:00Z">
        <w:del w:id="6282" w:author="冰蓝城 [2]" w:date="2019-10-22T17:17:15Z">
          <w:bookmarkStart w:id="29" w:name="_Toc22592004"/>
          <w:r>
            <w:rPr/>
            <w:delText>5.3 即时查询</w:delText>
          </w:r>
        </w:del>
      </w:ins>
      <w:ins w:id="6283" w:author="冰蓝城" w:date="2019-10-21T18:59:00Z">
        <w:del w:id="6284" w:author="冰蓝城 [2]" w:date="2019-10-22T17:17:15Z">
          <w:r>
            <w:rPr/>
            <w:delText>界面</w:delText>
          </w:r>
          <w:bookmarkEnd w:id="29"/>
        </w:del>
      </w:ins>
    </w:p>
    <w:p>
      <w:pPr>
        <w:ind w:firstLineChars="0"/>
        <w:jc w:val="center"/>
        <w:rPr>
          <w:ins w:id="6286" w:author="Administrator" w:date="2019-10-21T22:29:00Z"/>
          <w:del w:id="6287" w:author="冰蓝城 [2]" w:date="2019-10-22T17:17:15Z"/>
        </w:rPr>
        <w:pPrChange w:id="6285" w:author="Administrator" w:date="2019-10-21T22:29:00Z">
          <w:pPr>
            <w:ind w:firstLineChars="0"/>
          </w:pPr>
        </w:pPrChange>
      </w:pPr>
      <w:ins w:id="6288" w:author="冰蓝城" w:date="2019-10-21T18:56:00Z">
        <w:del w:id="6289" w:author="冰蓝城 [2]" w:date="2019-10-22T17:17:15Z">
          <w:r>
            <w:rPr>
              <w:color w:val="auto"/>
              <w:u w:val="none"/>
              <w:rPrChange w:id="6295" w:author="Unknown" w:date="">
                <w:rPr>
                  <w:color w:val="0000FF" w:themeColor="hyperlink"/>
                  <w:u w:val="single"/>
                </w:rPr>
              </w:rPrChange>
            </w:rPr>
            <w:drawing>
              <wp:inline distT="0" distB="0" distL="114300" distR="114300">
                <wp:extent cx="4676775" cy="2828925"/>
                <wp:effectExtent l="0" t="0" r="22225" b="15875"/>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5" cstate="print"/>
                        <a:stretch>
                          <a:fillRect/>
                        </a:stretch>
                      </pic:blipFill>
                      <pic:spPr>
                        <a:xfrm>
                          <a:off x="0" y="0"/>
                          <a:ext cx="4676775" cy="2828925"/>
                        </a:xfrm>
                        <a:prstGeom prst="rect">
                          <a:avLst/>
                        </a:prstGeom>
                        <a:noFill/>
                        <a:ln w="9525">
                          <a:noFill/>
                        </a:ln>
                      </pic:spPr>
                    </pic:pic>
                  </a:graphicData>
                </a:graphic>
              </wp:inline>
            </w:drawing>
          </w:r>
        </w:del>
      </w:ins>
    </w:p>
    <w:p>
      <w:pPr>
        <w:ind w:firstLine="480"/>
        <w:rPr>
          <w:ins w:id="6298" w:author="Administrator" w:date="2019-10-21T22:39:00Z"/>
          <w:del w:id="6299" w:author="冰蓝城 [2]" w:date="2019-10-22T17:17:15Z"/>
        </w:rPr>
      </w:pPr>
      <w:ins w:id="6300" w:author="Administrator" w:date="2019-10-21T22:29:00Z">
        <w:del w:id="6301" w:author="冰蓝城 [2]" w:date="2019-10-22T17:17:15Z">
          <w:r>
            <w:rPr>
              <w:rFonts w:hint="eastAsia"/>
            </w:rPr>
            <w:delText>即时查询界面接口：</w:delText>
          </w:r>
        </w:del>
      </w:ins>
    </w:p>
    <w:p>
      <w:pPr>
        <w:ind w:firstLine="480"/>
        <w:rPr>
          <w:ins w:id="6302" w:author="Administrator" w:date="2019-10-21T22:36:00Z"/>
          <w:del w:id="6303" w:author="冰蓝城 [2]" w:date="2019-10-22T17:17:15Z"/>
        </w:rPr>
      </w:pPr>
      <w:ins w:id="6304" w:author="Administrator" w:date="2019-10-21T22:38:00Z">
        <w:del w:id="6305" w:author="冰蓝城 [2]" w:date="2019-10-22T17:17:15Z">
          <w:r>
            <w:rPr>
              <w:rFonts w:hint="eastAsia"/>
            </w:rPr>
            <w:delText xml:space="preserve">① </w:delText>
          </w:r>
        </w:del>
      </w:ins>
      <w:ins w:id="6306" w:author="Administrator" w:date="2019-10-21T22:35:00Z">
        <w:del w:id="6307" w:author="冰蓝城 [2]" w:date="2019-10-22T17:17:15Z">
          <w:r>
            <w:rPr>
              <w:rFonts w:hint="eastAsia"/>
            </w:rPr>
            <w:delText xml:space="preserve"> </w:delText>
          </w:r>
        </w:del>
      </w:ins>
      <w:ins w:id="6308" w:author="Administrator" w:date="2019-10-21T22:38:00Z">
        <w:del w:id="6309" w:author="冰蓝城 [2]" w:date="2019-10-22T17:17:15Z">
          <w:r>
            <w:rPr>
              <w:rFonts w:hint="eastAsia"/>
            </w:rPr>
            <w:delText>标记</w:delText>
          </w:r>
        </w:del>
      </w:ins>
      <w:ins w:id="6310" w:author="Administrator" w:date="2019-10-21T22:35:00Z">
        <w:del w:id="6311" w:author="冰蓝城 [2]" w:date="2019-10-22T17:17:15Z">
          <w:r>
            <w:rPr>
              <w:rFonts w:hint="eastAsia"/>
            </w:rPr>
            <w:delText>查询</w:delText>
          </w:r>
        </w:del>
      </w:ins>
    </w:p>
    <w:p>
      <w:pPr>
        <w:ind w:firstLine="480"/>
        <w:rPr>
          <w:ins w:id="6312" w:author="Administrator" w:date="2019-10-21T22:36:00Z"/>
          <w:del w:id="6313" w:author="冰蓝城 [2]" w:date="2019-10-22T17:17:15Z"/>
        </w:rPr>
      </w:pPr>
      <w:ins w:id="6314" w:author="Administrator" w:date="2019-10-21T22:36:00Z">
        <w:del w:id="6315" w:author="冰蓝城 [2]" w:date="2019-10-22T17:17:15Z">
          <w:r>
            <w:rPr>
              <w:rFonts w:hint="eastAsia"/>
            </w:rPr>
            <w:delText>void GeQuer</w:delText>
          </w:r>
        </w:del>
      </w:ins>
      <w:ins w:id="6316" w:author="Administrator" w:date="2019-10-21T22:38:00Z">
        <w:del w:id="6317" w:author="冰蓝城 [2]" w:date="2019-10-22T17:17:15Z">
          <w:r>
            <w:rPr>
              <w:rFonts w:hint="eastAsia"/>
            </w:rPr>
            <w:delText>yTag</w:delText>
          </w:r>
        </w:del>
      </w:ins>
      <w:ins w:id="6318" w:author="Administrator" w:date="2019-10-21T22:36:00Z">
        <w:del w:id="6319" w:author="冰蓝城 [2]" w:date="2019-10-22T17:17:15Z">
          <w:r>
            <w:rPr>
              <w:rFonts w:hint="eastAsia"/>
            </w:rPr>
            <w:delText xml:space="preserve">Info(Shell Query, float* </w:delText>
          </w:r>
        </w:del>
      </w:ins>
      <w:ins w:id="6320" w:author="Administrator" w:date="2019-10-21T22:36:00Z">
        <w:del w:id="6321" w:author="冰蓝城 [2]" w:date="2019-10-22T17:17:15Z">
          <w:r>
            <w:rPr/>
            <w:delText>longitude</w:delText>
          </w:r>
        </w:del>
      </w:ins>
      <w:ins w:id="6322" w:author="Administrator" w:date="2019-10-21T22:36:00Z">
        <w:del w:id="6323" w:author="冰蓝城 [2]" w:date="2019-10-22T17:17:15Z">
          <w:r>
            <w:rPr>
              <w:rFonts w:hint="eastAsia"/>
            </w:rPr>
            <w:delText xml:space="preserve">, float* </w:delText>
          </w:r>
        </w:del>
      </w:ins>
      <w:ins w:id="6324" w:author="Administrator" w:date="2019-10-21T22:36:00Z">
        <w:del w:id="6325" w:author="冰蓝城 [2]" w:date="2019-10-22T17:17:15Z">
          <w:r>
            <w:rPr/>
            <w:delText>latitude</w:delText>
          </w:r>
        </w:del>
      </w:ins>
      <w:ins w:id="6326" w:author="Administrator" w:date="2019-10-21T22:36:00Z">
        <w:del w:id="6327" w:author="冰蓝城 [2]" w:date="2019-10-22T17:17:15Z">
          <w:r>
            <w:rPr>
              <w:rFonts w:hint="eastAsia"/>
            </w:rPr>
            <w:delText xml:space="preserve">, float* </w:delText>
          </w:r>
        </w:del>
      </w:ins>
      <w:ins w:id="6328" w:author="Administrator" w:date="2019-10-21T22:36:00Z">
        <w:del w:id="6329" w:author="冰蓝城 [2]" w:date="2019-10-22T17:17:15Z">
          <w:r>
            <w:rPr/>
            <w:delText>h</w:delText>
          </w:r>
        </w:del>
      </w:ins>
      <w:ins w:id="6330" w:author="Administrator" w:date="2019-10-21T22:36:00Z">
        <w:del w:id="6331" w:author="冰蓝城 [2]" w:date="2019-10-22T17:17:15Z">
          <w:r>
            <w:rPr>
              <w:rFonts w:hint="eastAsia"/>
            </w:rPr>
            <w:delText>ei</w:delText>
          </w:r>
        </w:del>
      </w:ins>
      <w:ins w:id="6332" w:author="Administrator" w:date="2019-10-21T22:36:00Z">
        <w:del w:id="6333" w:author="冰蓝城 [2]" w:date="2019-10-22T17:17:15Z">
          <w:r>
            <w:rPr/>
            <w:delText>gh</w:delText>
          </w:r>
        </w:del>
      </w:ins>
      <w:ins w:id="6334" w:author="Administrator" w:date="2019-10-21T22:36:00Z">
        <w:del w:id="6335" w:author="冰蓝城 [2]" w:date="2019-10-22T17:17:15Z">
          <w:r>
            <w:rPr>
              <w:rFonts w:hint="eastAsia"/>
            </w:rPr>
            <w:delText>t,  Time* time);</w:delText>
          </w:r>
        </w:del>
      </w:ins>
    </w:p>
    <w:p>
      <w:pPr>
        <w:ind w:firstLine="480"/>
        <w:rPr>
          <w:ins w:id="6336" w:author="Administrator" w:date="2019-10-21T22:36:00Z"/>
          <w:del w:id="6337" w:author="冰蓝城 [2]" w:date="2019-10-22T17:17:15Z"/>
        </w:rPr>
      </w:pPr>
      <w:ins w:id="6338" w:author="Administrator" w:date="2019-10-21T22:36:00Z">
        <w:del w:id="6339" w:author="冰蓝城 [2]" w:date="2019-10-22T17:17:15Z">
          <w:r>
            <w:rPr>
              <w:rFonts w:hint="eastAsia"/>
            </w:rPr>
            <w:delText>功能：从即时查询界面获取待查询标记的信息，并放入参数</w:delText>
          </w:r>
        </w:del>
      </w:ins>
      <w:ins w:id="6340" w:author="Administrator" w:date="2019-10-21T22:36:00Z">
        <w:del w:id="6341" w:author="冰蓝城 [2]" w:date="2019-10-22T17:17:15Z">
          <w:r>
            <w:rPr/>
            <w:delText>longitude</w:delText>
          </w:r>
        </w:del>
      </w:ins>
      <w:ins w:id="6342" w:author="Administrator" w:date="2019-10-21T22:36:00Z">
        <w:del w:id="6343" w:author="冰蓝城 [2]" w:date="2019-10-22T17:17:15Z">
          <w:r>
            <w:rPr>
              <w:rFonts w:hint="eastAsia"/>
            </w:rPr>
            <w:delText>、</w:delText>
          </w:r>
        </w:del>
      </w:ins>
      <w:ins w:id="6344" w:author="Administrator" w:date="2019-10-21T22:36:00Z">
        <w:del w:id="6345" w:author="冰蓝城 [2]" w:date="2019-10-22T17:17:15Z">
          <w:r>
            <w:rPr/>
            <w:delText>latitude</w:delText>
          </w:r>
        </w:del>
      </w:ins>
      <w:ins w:id="6346" w:author="Administrator" w:date="2019-10-21T22:36:00Z">
        <w:del w:id="6347" w:author="冰蓝城 [2]" w:date="2019-10-22T17:17:15Z">
          <w:r>
            <w:rPr>
              <w:rFonts w:hint="eastAsia"/>
            </w:rPr>
            <w:delText>、</w:delText>
          </w:r>
        </w:del>
      </w:ins>
      <w:ins w:id="6348" w:author="Administrator" w:date="2019-10-21T22:36:00Z">
        <w:del w:id="6349" w:author="冰蓝城 [2]" w:date="2019-10-22T17:17:15Z">
          <w:r>
            <w:rPr/>
            <w:delText>h</w:delText>
          </w:r>
        </w:del>
      </w:ins>
      <w:ins w:id="6350" w:author="Administrator" w:date="2019-10-21T22:36:00Z">
        <w:del w:id="6351" w:author="冰蓝城 [2]" w:date="2019-10-22T17:17:15Z">
          <w:r>
            <w:rPr>
              <w:rFonts w:hint="eastAsia"/>
            </w:rPr>
            <w:delText>ei</w:delText>
          </w:r>
        </w:del>
      </w:ins>
      <w:ins w:id="6352" w:author="Administrator" w:date="2019-10-21T22:36:00Z">
        <w:del w:id="6353" w:author="冰蓝城 [2]" w:date="2019-10-22T17:17:15Z">
          <w:r>
            <w:rPr/>
            <w:delText>gh</w:delText>
          </w:r>
        </w:del>
      </w:ins>
      <w:ins w:id="6354" w:author="Administrator" w:date="2019-10-21T22:36:00Z">
        <w:del w:id="6355" w:author="冰蓝城 [2]" w:date="2019-10-22T17:17:15Z">
          <w:r>
            <w:rPr>
              <w:rFonts w:hint="eastAsia"/>
            </w:rPr>
            <w:delText>t和time所指向的内存区域中；</w:delText>
          </w:r>
        </w:del>
      </w:ins>
    </w:p>
    <w:p>
      <w:pPr>
        <w:ind w:firstLine="480"/>
        <w:rPr>
          <w:ins w:id="6356" w:author="Administrator" w:date="2019-10-21T22:36:00Z"/>
          <w:del w:id="6357" w:author="冰蓝城 [2]" w:date="2019-10-22T17:17:15Z"/>
        </w:rPr>
      </w:pPr>
      <w:ins w:id="6358" w:author="Administrator" w:date="2019-10-21T22:36:00Z">
        <w:del w:id="6359" w:author="冰蓝城 [2]" w:date="2019-10-22T17:17:15Z">
          <w:r>
            <w:rPr>
              <w:rFonts w:hint="eastAsia"/>
            </w:rPr>
            <w:delText>参数1：名称：Query；类型：</w:delText>
          </w:r>
        </w:del>
      </w:ins>
      <w:ins w:id="6360" w:author="Administrator" w:date="2019-10-21T22:36:00Z">
        <w:del w:id="6361" w:author="冰蓝城 [2]" w:date="2019-10-22T17:17:15Z">
          <w:r>
            <w:rPr/>
            <w:delText>Shell</w:delText>
          </w:r>
        </w:del>
      </w:ins>
      <w:ins w:id="6362" w:author="Administrator" w:date="2019-10-21T22:36:00Z">
        <w:del w:id="6363" w:author="冰蓝城 [2]" w:date="2019-10-22T17:17:15Z">
          <w:r>
            <w:rPr>
              <w:rFonts w:hint="eastAsia"/>
            </w:rPr>
            <w:delText>；说明：即时查询窗口；</w:delText>
          </w:r>
        </w:del>
      </w:ins>
    </w:p>
    <w:p>
      <w:pPr>
        <w:ind w:firstLine="480"/>
        <w:rPr>
          <w:ins w:id="6364" w:author="Administrator" w:date="2019-10-21T22:36:00Z"/>
          <w:del w:id="6365" w:author="冰蓝城 [2]" w:date="2019-10-22T17:17:15Z"/>
        </w:rPr>
      </w:pPr>
      <w:ins w:id="6366" w:author="Administrator" w:date="2019-10-21T22:36:00Z">
        <w:del w:id="6367" w:author="冰蓝城 [2]" w:date="2019-10-22T17:17:15Z">
          <w:r>
            <w:rPr>
              <w:rFonts w:hint="eastAsia"/>
            </w:rPr>
            <w:delText>参数2：名称：</w:delText>
          </w:r>
        </w:del>
      </w:ins>
      <w:ins w:id="6368" w:author="Administrator" w:date="2019-10-21T22:36:00Z">
        <w:del w:id="6369" w:author="冰蓝城 [2]" w:date="2019-10-22T17:17:15Z">
          <w:r>
            <w:rPr/>
            <w:delText>longitude</w:delText>
          </w:r>
        </w:del>
      </w:ins>
      <w:ins w:id="6370" w:author="Administrator" w:date="2019-10-21T22:36:00Z">
        <w:del w:id="6371" w:author="冰蓝城 [2]" w:date="2019-10-22T17:17:15Z">
          <w:r>
            <w:rPr>
              <w:rFonts w:hint="eastAsia"/>
            </w:rPr>
            <w:delText>；类型：float * ；说明：待查询标记的经度；</w:delText>
          </w:r>
        </w:del>
      </w:ins>
    </w:p>
    <w:p>
      <w:pPr>
        <w:ind w:firstLine="480"/>
        <w:rPr>
          <w:ins w:id="6372" w:author="Administrator" w:date="2019-10-21T22:36:00Z"/>
          <w:del w:id="6373" w:author="冰蓝城 [2]" w:date="2019-10-22T17:17:15Z"/>
        </w:rPr>
      </w:pPr>
      <w:ins w:id="6374" w:author="Administrator" w:date="2019-10-21T22:36:00Z">
        <w:del w:id="6375" w:author="冰蓝城 [2]" w:date="2019-10-22T17:17:15Z">
          <w:r>
            <w:rPr>
              <w:rFonts w:hint="eastAsia"/>
            </w:rPr>
            <w:delText>参数3：名称：</w:delText>
          </w:r>
        </w:del>
      </w:ins>
      <w:ins w:id="6376" w:author="Administrator" w:date="2019-10-21T22:36:00Z">
        <w:del w:id="6377" w:author="冰蓝城 [2]" w:date="2019-10-22T17:17:15Z">
          <w:r>
            <w:rPr/>
            <w:delText>latitude</w:delText>
          </w:r>
        </w:del>
      </w:ins>
      <w:ins w:id="6378" w:author="Administrator" w:date="2019-10-21T22:36:00Z">
        <w:del w:id="6379" w:author="冰蓝城 [2]" w:date="2019-10-22T17:17:15Z">
          <w:r>
            <w:rPr>
              <w:rFonts w:hint="eastAsia"/>
            </w:rPr>
            <w:delText>；类型：float* ；说明：待查询标记的纬度；</w:delText>
          </w:r>
        </w:del>
      </w:ins>
    </w:p>
    <w:p>
      <w:pPr>
        <w:ind w:firstLine="480"/>
        <w:rPr>
          <w:ins w:id="6380" w:author="Administrator" w:date="2019-10-21T22:36:00Z"/>
          <w:del w:id="6381" w:author="冰蓝城 [2]" w:date="2019-10-22T17:17:15Z"/>
        </w:rPr>
      </w:pPr>
      <w:ins w:id="6382" w:author="Administrator" w:date="2019-10-21T22:36:00Z">
        <w:del w:id="6383" w:author="冰蓝城 [2]" w:date="2019-10-22T17:17:15Z">
          <w:r>
            <w:rPr>
              <w:rFonts w:hint="eastAsia"/>
            </w:rPr>
            <w:delText>参数4：名称：height；类型：float *；说明：待查询标记的高度；</w:delText>
          </w:r>
        </w:del>
      </w:ins>
    </w:p>
    <w:p>
      <w:pPr>
        <w:ind w:firstLine="480"/>
        <w:rPr>
          <w:ins w:id="6384" w:author="Administrator" w:date="2019-10-21T22:36:00Z"/>
          <w:del w:id="6385" w:author="冰蓝城 [2]" w:date="2019-10-22T17:17:15Z"/>
        </w:rPr>
      </w:pPr>
      <w:ins w:id="6386" w:author="Administrator" w:date="2019-10-21T22:36:00Z">
        <w:del w:id="6387" w:author="冰蓝城 [2]" w:date="2019-10-22T17:17:15Z">
          <w:r>
            <w:rPr>
              <w:rFonts w:hint="eastAsia"/>
            </w:rPr>
            <w:delText>参数5：名称：time；类型：Time* ；说明：待查询标记的时间；</w:delText>
          </w:r>
        </w:del>
      </w:ins>
    </w:p>
    <w:p>
      <w:pPr>
        <w:ind w:firstLine="480"/>
        <w:rPr>
          <w:ins w:id="6388" w:author="Administrator" w:date="2019-10-21T22:36:00Z"/>
          <w:del w:id="6389" w:author="冰蓝城 [2]" w:date="2019-10-22T17:17:15Z"/>
        </w:rPr>
      </w:pPr>
      <w:ins w:id="6390" w:author="Administrator" w:date="2019-10-21T22:36:00Z">
        <w:del w:id="6391" w:author="冰蓝城 [2]" w:date="2019-10-22T17:17:15Z">
          <w:r>
            <w:rPr>
              <w:rFonts w:hint="eastAsia"/>
            </w:rPr>
            <w:delText>返回值：无</w:delText>
          </w:r>
        </w:del>
      </w:ins>
    </w:p>
    <w:p>
      <w:pPr>
        <w:ind w:firstLine="480"/>
        <w:rPr>
          <w:ins w:id="6392" w:author="Administrator" w:date="2019-10-21T22:39:00Z"/>
          <w:del w:id="6393" w:author="冰蓝城 [2]" w:date="2019-10-22T17:17:15Z"/>
        </w:rPr>
      </w:pPr>
      <w:ins w:id="6394" w:author="Administrator" w:date="2019-10-21T22:39:00Z">
        <w:del w:id="6395" w:author="冰蓝城 [2]" w:date="2019-10-22T17:17:15Z">
          <w:r>
            <w:rPr>
              <w:rFonts w:hint="eastAsia"/>
            </w:rPr>
            <w:delText>②  图层查询</w:delText>
          </w:r>
        </w:del>
      </w:ins>
    </w:p>
    <w:p>
      <w:pPr>
        <w:ind w:firstLine="480"/>
        <w:rPr>
          <w:ins w:id="6396" w:author="Administrator" w:date="2019-10-21T22:39:00Z"/>
          <w:del w:id="6397" w:author="冰蓝城 [2]" w:date="2019-10-22T17:17:15Z"/>
        </w:rPr>
      </w:pPr>
      <w:ins w:id="6398" w:author="Administrator" w:date="2019-10-21T22:39:00Z">
        <w:del w:id="6399" w:author="冰蓝城 [2]" w:date="2019-10-22T17:17:15Z">
          <w:r>
            <w:rPr>
              <w:rFonts w:hint="eastAsia"/>
            </w:rPr>
            <w:delText>void GeQueryLayerInfo(Shell Query, int* layer);</w:delText>
          </w:r>
        </w:del>
      </w:ins>
    </w:p>
    <w:p>
      <w:pPr>
        <w:ind w:firstLine="480"/>
        <w:rPr>
          <w:ins w:id="6400" w:author="Administrator" w:date="2019-10-21T22:39:00Z"/>
          <w:del w:id="6401" w:author="冰蓝城 [2]" w:date="2019-10-22T17:17:15Z"/>
        </w:rPr>
      </w:pPr>
      <w:ins w:id="6402" w:author="Administrator" w:date="2019-10-21T22:39:00Z">
        <w:del w:id="6403" w:author="冰蓝城 [2]" w:date="2019-10-22T17:17:15Z">
          <w:r>
            <w:rPr>
              <w:rFonts w:hint="eastAsia"/>
            </w:rPr>
            <w:delText>功能：从即时查询界面获取待查询图层的信息，并放入参数layer所指向的内存区域中；</w:delText>
          </w:r>
        </w:del>
      </w:ins>
    </w:p>
    <w:p>
      <w:pPr>
        <w:ind w:firstLine="480"/>
        <w:rPr>
          <w:ins w:id="6404" w:author="Administrator" w:date="2019-10-21T22:39:00Z"/>
          <w:del w:id="6405" w:author="冰蓝城 [2]" w:date="2019-10-22T17:17:15Z"/>
        </w:rPr>
      </w:pPr>
      <w:ins w:id="6406" w:author="Administrator" w:date="2019-10-21T22:39:00Z">
        <w:del w:id="6407" w:author="冰蓝城 [2]" w:date="2019-10-22T17:17:15Z">
          <w:r>
            <w:rPr>
              <w:rFonts w:hint="eastAsia"/>
            </w:rPr>
            <w:delText>参数1：名称：Query；类型：</w:delText>
          </w:r>
        </w:del>
      </w:ins>
      <w:ins w:id="6408" w:author="Administrator" w:date="2019-10-21T22:39:00Z">
        <w:del w:id="6409" w:author="冰蓝城 [2]" w:date="2019-10-22T17:17:15Z">
          <w:r>
            <w:rPr/>
            <w:delText>Shell</w:delText>
          </w:r>
        </w:del>
      </w:ins>
      <w:ins w:id="6410" w:author="Administrator" w:date="2019-10-21T22:39:00Z">
        <w:del w:id="6411" w:author="冰蓝城 [2]" w:date="2019-10-22T17:17:15Z">
          <w:r>
            <w:rPr>
              <w:rFonts w:hint="eastAsia"/>
            </w:rPr>
            <w:delText>；说明：即时查询窗口；</w:delText>
          </w:r>
        </w:del>
      </w:ins>
    </w:p>
    <w:p>
      <w:pPr>
        <w:ind w:firstLine="480"/>
        <w:rPr>
          <w:ins w:id="6412" w:author="Administrator" w:date="2019-10-21T22:39:00Z"/>
          <w:del w:id="6413" w:author="冰蓝城 [2]" w:date="2019-10-22T17:17:15Z"/>
        </w:rPr>
      </w:pPr>
      <w:ins w:id="6414" w:author="Administrator" w:date="2019-10-21T22:39:00Z">
        <w:del w:id="6415" w:author="冰蓝城 [2]" w:date="2019-10-22T17:17:15Z">
          <w:r>
            <w:rPr>
              <w:rFonts w:hint="eastAsia"/>
            </w:rPr>
            <w:delText>参数2：名称：layer；类型：int* ；说明：待查询图层的ID；</w:delText>
          </w:r>
        </w:del>
      </w:ins>
    </w:p>
    <w:p>
      <w:pPr>
        <w:ind w:firstLine="480"/>
        <w:rPr>
          <w:ins w:id="6416" w:author="Administrator" w:date="2019-10-21T22:39:00Z"/>
          <w:del w:id="6417" w:author="冰蓝城 [2]" w:date="2019-10-22T17:17:15Z"/>
        </w:rPr>
      </w:pPr>
      <w:ins w:id="6418" w:author="Administrator" w:date="2019-10-21T22:39:00Z">
        <w:del w:id="6419" w:author="冰蓝城 [2]" w:date="2019-10-22T17:17:15Z">
          <w:r>
            <w:rPr>
              <w:rFonts w:hint="eastAsia"/>
            </w:rPr>
            <w:delText>返回值：无</w:delText>
          </w:r>
        </w:del>
      </w:ins>
    </w:p>
    <w:p>
      <w:pPr>
        <w:ind w:firstLine="480"/>
        <w:rPr>
          <w:ins w:id="6420" w:author="Administrator" w:date="2019-10-21T22:39:00Z"/>
          <w:del w:id="6421" w:author="冰蓝城 [2]" w:date="2019-10-22T17:17:15Z"/>
        </w:rPr>
      </w:pPr>
      <w:ins w:id="6422" w:author="Administrator" w:date="2019-10-21T22:39:00Z">
        <w:del w:id="6423" w:author="冰蓝城 [2]" w:date="2019-10-22T17:17:15Z">
          <w:r>
            <w:rPr>
              <w:rFonts w:hint="eastAsia"/>
            </w:rPr>
            <w:delText>③  线路查询</w:delText>
          </w:r>
        </w:del>
      </w:ins>
    </w:p>
    <w:p>
      <w:pPr>
        <w:ind w:firstLine="480"/>
        <w:rPr>
          <w:ins w:id="6424" w:author="Administrator" w:date="2019-10-21T22:39:00Z"/>
          <w:del w:id="6425" w:author="冰蓝城 [2]" w:date="2019-10-22T17:17:15Z"/>
        </w:rPr>
      </w:pPr>
      <w:ins w:id="6426" w:author="Administrator" w:date="2019-10-21T22:39:00Z">
        <w:del w:id="6427" w:author="冰蓝城 [2]" w:date="2019-10-22T17:17:15Z">
          <w:r>
            <w:rPr>
              <w:rFonts w:hint="eastAsia"/>
            </w:rPr>
            <w:delText xml:space="preserve">void GeQueryLineInfo(Shell Query, int* </w:delText>
          </w:r>
        </w:del>
      </w:ins>
      <w:ins w:id="6428" w:author="Administrator" w:date="2019-10-21T22:40:00Z">
        <w:del w:id="6429" w:author="冰蓝城 [2]" w:date="2019-10-22T17:17:15Z">
          <w:r>
            <w:rPr>
              <w:rFonts w:hint="eastAsia"/>
            </w:rPr>
            <w:delText>strat_tag_id, int* end_tag_id</w:delText>
          </w:r>
        </w:del>
      </w:ins>
      <w:ins w:id="6430" w:author="Administrator" w:date="2019-10-21T22:39:00Z">
        <w:del w:id="6431" w:author="冰蓝城 [2]" w:date="2019-10-22T17:17:15Z">
          <w:r>
            <w:rPr>
              <w:rFonts w:hint="eastAsia"/>
            </w:rPr>
            <w:delText>);</w:delText>
          </w:r>
        </w:del>
      </w:ins>
    </w:p>
    <w:p>
      <w:pPr>
        <w:ind w:firstLine="480"/>
        <w:rPr>
          <w:ins w:id="6432" w:author="Administrator" w:date="2019-10-21T22:39:00Z"/>
          <w:del w:id="6433" w:author="冰蓝城 [2]" w:date="2019-10-22T17:17:15Z"/>
        </w:rPr>
      </w:pPr>
      <w:ins w:id="6434" w:author="Administrator" w:date="2019-10-21T22:39:00Z">
        <w:del w:id="6435" w:author="冰蓝城 [2]" w:date="2019-10-22T17:17:15Z">
          <w:r>
            <w:rPr>
              <w:rFonts w:hint="eastAsia"/>
            </w:rPr>
            <w:delText>功能：从即时查询界面获取待查询</w:delText>
          </w:r>
        </w:del>
      </w:ins>
      <w:ins w:id="6436" w:author="Administrator" w:date="2019-10-21T22:40:00Z">
        <w:del w:id="6437" w:author="冰蓝城 [2]" w:date="2019-10-22T17:17:15Z">
          <w:r>
            <w:rPr>
              <w:rFonts w:hint="eastAsia"/>
            </w:rPr>
            <w:delText>路线</w:delText>
          </w:r>
        </w:del>
      </w:ins>
      <w:ins w:id="6438" w:author="Administrator" w:date="2019-10-21T22:39:00Z">
        <w:del w:id="6439" w:author="冰蓝城 [2]" w:date="2019-10-22T17:17:15Z">
          <w:r>
            <w:rPr>
              <w:rFonts w:hint="eastAsia"/>
            </w:rPr>
            <w:delText>的信息，并放入参数</w:delText>
          </w:r>
        </w:del>
      </w:ins>
      <w:ins w:id="6440" w:author="Administrator" w:date="2019-10-21T22:40:00Z">
        <w:del w:id="6441" w:author="冰蓝城 [2]" w:date="2019-10-22T17:17:15Z">
          <w:r>
            <w:rPr>
              <w:rFonts w:hint="eastAsia"/>
            </w:rPr>
            <w:delText>strat_tag_id和</w:delText>
          </w:r>
        </w:del>
      </w:ins>
      <w:ins w:id="6442" w:author="Administrator" w:date="2019-10-21T22:41:00Z">
        <w:del w:id="6443" w:author="冰蓝城 [2]" w:date="2019-10-22T17:17:15Z">
          <w:r>
            <w:rPr>
              <w:rFonts w:hint="eastAsia"/>
            </w:rPr>
            <w:delText>end</w:delText>
          </w:r>
        </w:del>
      </w:ins>
      <w:ins w:id="6444" w:author="Administrator" w:date="2019-10-21T22:40:00Z">
        <w:del w:id="6445" w:author="冰蓝城 [2]" w:date="2019-10-22T17:17:15Z">
          <w:r>
            <w:rPr>
              <w:rFonts w:hint="eastAsia"/>
            </w:rPr>
            <w:delText>_tag_id</w:delText>
          </w:r>
        </w:del>
      </w:ins>
      <w:ins w:id="6446" w:author="Administrator" w:date="2019-10-21T22:39:00Z">
        <w:del w:id="6447" w:author="冰蓝城 [2]" w:date="2019-10-22T17:17:15Z">
          <w:r>
            <w:rPr>
              <w:rFonts w:hint="eastAsia"/>
            </w:rPr>
            <w:delText>所指向的内存区域中；</w:delText>
          </w:r>
        </w:del>
      </w:ins>
    </w:p>
    <w:p>
      <w:pPr>
        <w:ind w:firstLine="480"/>
        <w:rPr>
          <w:ins w:id="6448" w:author="Administrator" w:date="2019-10-21T22:39:00Z"/>
          <w:del w:id="6449" w:author="冰蓝城 [2]" w:date="2019-10-22T17:17:15Z"/>
        </w:rPr>
      </w:pPr>
      <w:ins w:id="6450" w:author="Administrator" w:date="2019-10-21T22:39:00Z">
        <w:del w:id="6451" w:author="冰蓝城 [2]" w:date="2019-10-22T17:17:15Z">
          <w:r>
            <w:rPr>
              <w:rFonts w:hint="eastAsia"/>
            </w:rPr>
            <w:delText>参数1：名称：Query；类型：</w:delText>
          </w:r>
        </w:del>
      </w:ins>
      <w:ins w:id="6452" w:author="Administrator" w:date="2019-10-21T22:39:00Z">
        <w:del w:id="6453" w:author="冰蓝城 [2]" w:date="2019-10-22T17:17:15Z">
          <w:r>
            <w:rPr/>
            <w:delText>Shell</w:delText>
          </w:r>
        </w:del>
      </w:ins>
      <w:ins w:id="6454" w:author="Administrator" w:date="2019-10-21T22:39:00Z">
        <w:del w:id="6455" w:author="冰蓝城 [2]" w:date="2019-10-22T17:17:15Z">
          <w:r>
            <w:rPr>
              <w:rFonts w:hint="eastAsia"/>
            </w:rPr>
            <w:delText>；说明：即时查询窗口；</w:delText>
          </w:r>
        </w:del>
      </w:ins>
    </w:p>
    <w:p>
      <w:pPr>
        <w:ind w:firstLine="480"/>
        <w:rPr>
          <w:ins w:id="6456" w:author="Administrator" w:date="2019-10-21T22:41:00Z"/>
          <w:del w:id="6457" w:author="冰蓝城 [2]" w:date="2019-10-22T17:17:15Z"/>
        </w:rPr>
      </w:pPr>
      <w:ins w:id="6458" w:author="Administrator" w:date="2019-10-21T22:39:00Z">
        <w:del w:id="6459" w:author="冰蓝城 [2]" w:date="2019-10-22T17:17:15Z">
          <w:r>
            <w:rPr>
              <w:rFonts w:hint="eastAsia"/>
            </w:rPr>
            <w:delText>参数2：名称：</w:delText>
          </w:r>
        </w:del>
      </w:ins>
      <w:ins w:id="6460" w:author="Administrator" w:date="2019-10-21T22:41:00Z">
        <w:del w:id="6461" w:author="冰蓝城 [2]" w:date="2019-10-22T17:17:15Z">
          <w:r>
            <w:rPr>
              <w:rFonts w:hint="eastAsia"/>
            </w:rPr>
            <w:delText>strat_tag_id</w:delText>
          </w:r>
        </w:del>
      </w:ins>
      <w:ins w:id="6462" w:author="Administrator" w:date="2019-10-21T22:39:00Z">
        <w:del w:id="6463" w:author="冰蓝城 [2]" w:date="2019-10-22T17:17:15Z">
          <w:r>
            <w:rPr>
              <w:rFonts w:hint="eastAsia"/>
            </w:rPr>
            <w:delText>；类型：int* ；说明：待查询</w:delText>
          </w:r>
        </w:del>
      </w:ins>
      <w:ins w:id="6464" w:author="Administrator" w:date="2019-10-21T22:41:00Z">
        <w:del w:id="6465" w:author="冰蓝城 [2]" w:date="2019-10-22T17:17:15Z">
          <w:r>
            <w:rPr>
              <w:rFonts w:hint="eastAsia"/>
            </w:rPr>
            <w:delText>路线</w:delText>
          </w:r>
        </w:del>
      </w:ins>
      <w:ins w:id="6466" w:author="Administrator" w:date="2019-10-21T22:39:00Z">
        <w:del w:id="6467" w:author="冰蓝城 [2]" w:date="2019-10-22T17:17:15Z">
          <w:r>
            <w:rPr>
              <w:rFonts w:hint="eastAsia"/>
            </w:rPr>
            <w:delText>的</w:delText>
          </w:r>
        </w:del>
      </w:ins>
      <w:ins w:id="6468" w:author="Administrator" w:date="2019-10-21T22:41:00Z">
        <w:del w:id="6469" w:author="冰蓝城 [2]" w:date="2019-10-22T17:17:15Z">
          <w:r>
            <w:rPr>
              <w:rFonts w:hint="eastAsia"/>
            </w:rPr>
            <w:delText>起点标记</w:delText>
          </w:r>
        </w:del>
      </w:ins>
      <w:ins w:id="6470" w:author="Administrator" w:date="2019-10-21T22:39:00Z">
        <w:del w:id="6471" w:author="冰蓝城 [2]" w:date="2019-10-22T17:17:15Z">
          <w:r>
            <w:rPr>
              <w:rFonts w:hint="eastAsia"/>
            </w:rPr>
            <w:delText>ID；</w:delText>
          </w:r>
        </w:del>
      </w:ins>
    </w:p>
    <w:p>
      <w:pPr>
        <w:ind w:firstLine="480"/>
        <w:rPr>
          <w:ins w:id="6472" w:author="Administrator" w:date="2019-10-21T22:39:00Z"/>
          <w:del w:id="6473" w:author="冰蓝城 [2]" w:date="2019-10-22T17:17:15Z"/>
        </w:rPr>
      </w:pPr>
      <w:ins w:id="6474" w:author="Administrator" w:date="2019-10-21T22:41:00Z">
        <w:del w:id="6475" w:author="冰蓝城 [2]" w:date="2019-10-22T17:17:15Z">
          <w:r>
            <w:rPr>
              <w:rFonts w:hint="eastAsia"/>
            </w:rPr>
            <w:delText>参数3：名称：end_tag_id；类型：int* ；说明：待查询路线的终点标记ID；</w:delText>
          </w:r>
        </w:del>
      </w:ins>
    </w:p>
    <w:p>
      <w:pPr>
        <w:ind w:firstLine="480" w:firstLineChars="200"/>
        <w:rPr>
          <w:ins w:id="6477" w:author="冰蓝城" w:date="2019-10-21T15:43:00Z"/>
          <w:del w:id="6478" w:author="冰蓝城 [2]" w:date="2019-10-22T17:17:15Z"/>
        </w:rPr>
        <w:pPrChange w:id="6476" w:author="Administrator" w:date="2019-10-21T22:29:00Z">
          <w:pPr>
            <w:ind w:firstLineChars="0"/>
          </w:pPr>
        </w:pPrChange>
      </w:pPr>
      <w:ins w:id="6479" w:author="Administrator" w:date="2019-10-21T22:39:00Z">
        <w:del w:id="6480" w:author="冰蓝城 [2]" w:date="2019-10-22T17:17:15Z">
          <w:r>
            <w:rPr>
              <w:rFonts w:hint="eastAsia"/>
            </w:rPr>
            <w:delText>返回值：无</w:delText>
          </w:r>
        </w:del>
      </w:ins>
    </w:p>
    <w:p>
      <w:pPr>
        <w:pStyle w:val="3"/>
        <w:ind w:firstLine="151" w:firstLineChars="0"/>
        <w:outlineLvl w:val="1"/>
        <w:rPr>
          <w:ins w:id="6482" w:author="冰蓝城" w:date="2019-10-21T15:43:00Z"/>
          <w:del w:id="6483" w:author="冰蓝城 [2]" w:date="2019-10-22T17:17:15Z"/>
        </w:rPr>
        <w:pPrChange w:id="6481" w:author="Administrator" w:date="2019-10-21T22:24:00Z">
          <w:pPr>
            <w:ind w:firstLineChars="0"/>
            <w:outlineLvl w:val="1"/>
          </w:pPr>
        </w:pPrChange>
      </w:pPr>
      <w:ins w:id="6484" w:author="冰蓝城" w:date="2019-10-21T15:43:00Z">
        <w:del w:id="6485" w:author="冰蓝城 [2]" w:date="2019-10-22T17:17:15Z">
          <w:bookmarkStart w:id="30" w:name="_Toc22592005"/>
          <w:r>
            <w:rPr/>
            <w:delText xml:space="preserve">5.4 </w:delText>
          </w:r>
        </w:del>
      </w:ins>
      <w:ins w:id="6486" w:author="冰蓝城" w:date="2019-10-21T19:36:00Z">
        <w:del w:id="6487" w:author="冰蓝城 [2]" w:date="2019-10-22T17:17:15Z">
          <w:r>
            <w:rPr/>
            <w:delText>数据上传界面</w:delText>
          </w:r>
          <w:bookmarkEnd w:id="30"/>
        </w:del>
      </w:ins>
    </w:p>
    <w:p>
      <w:pPr>
        <w:ind w:firstLineChars="0"/>
        <w:jc w:val="center"/>
        <w:rPr>
          <w:ins w:id="6489" w:author="Administrator" w:date="2019-10-21T22:42:00Z"/>
          <w:del w:id="6490" w:author="冰蓝城 [2]" w:date="2019-10-22T17:17:15Z"/>
        </w:rPr>
        <w:pPrChange w:id="6488" w:author="Administrator" w:date="2019-10-21T22:42:00Z">
          <w:pPr>
            <w:ind w:firstLineChars="0"/>
          </w:pPr>
        </w:pPrChange>
      </w:pPr>
      <w:ins w:id="6491" w:author="冰蓝城" w:date="2019-10-21T19:19:00Z">
        <w:del w:id="6492" w:author="冰蓝城 [2]" w:date="2019-10-22T17:17:15Z">
          <w:r>
            <w:rPr>
              <w:color w:val="auto"/>
              <w:u w:val="none"/>
              <w:rPrChange w:id="6498" w:author="Unknown" w:date="">
                <w:rPr>
                  <w:color w:val="0000FF" w:themeColor="hyperlink"/>
                  <w:u w:val="single"/>
                </w:rPr>
              </w:rPrChange>
            </w:rPr>
            <w:drawing>
              <wp:inline distT="0" distB="0" distL="114300" distR="114300">
                <wp:extent cx="4838700" cy="3038475"/>
                <wp:effectExtent l="0" t="0" r="12700" b="952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cstate="print"/>
                        <a:stretch>
                          <a:fillRect/>
                        </a:stretch>
                      </pic:blipFill>
                      <pic:spPr>
                        <a:xfrm>
                          <a:off x="0" y="0"/>
                          <a:ext cx="4838700" cy="3038475"/>
                        </a:xfrm>
                        <a:prstGeom prst="rect">
                          <a:avLst/>
                        </a:prstGeom>
                        <a:noFill/>
                        <a:ln w="9525">
                          <a:noFill/>
                        </a:ln>
                      </pic:spPr>
                    </pic:pic>
                  </a:graphicData>
                </a:graphic>
              </wp:inline>
            </w:drawing>
          </w:r>
        </w:del>
      </w:ins>
    </w:p>
    <w:p>
      <w:pPr>
        <w:ind w:firstLine="480"/>
        <w:rPr>
          <w:ins w:id="6501" w:author="Administrator" w:date="2019-10-21T22:43:00Z"/>
          <w:del w:id="6502" w:author="冰蓝城 [2]" w:date="2019-10-22T17:17:15Z"/>
        </w:rPr>
      </w:pPr>
      <w:ins w:id="6503" w:author="Administrator" w:date="2019-10-21T22:42:00Z">
        <w:del w:id="6504" w:author="冰蓝城 [2]" w:date="2019-10-22T17:17:15Z">
          <w:r>
            <w:rPr/>
            <w:delText>数据上传界面</w:delText>
          </w:r>
        </w:del>
      </w:ins>
      <w:ins w:id="6505" w:author="Administrator" w:date="2019-10-21T22:42:00Z">
        <w:del w:id="6506" w:author="冰蓝城 [2]" w:date="2019-10-22T17:17:15Z">
          <w:r>
            <w:rPr>
              <w:rFonts w:hint="eastAsia"/>
            </w:rPr>
            <w:delText>接口：</w:delText>
          </w:r>
        </w:del>
      </w:ins>
    </w:p>
    <w:p>
      <w:pPr>
        <w:ind w:firstLine="480"/>
        <w:rPr>
          <w:ins w:id="6507" w:author="Administrator" w:date="2019-10-21T22:42:00Z"/>
          <w:del w:id="6508" w:author="冰蓝城 [2]" w:date="2019-10-22T17:17:15Z"/>
        </w:rPr>
      </w:pPr>
      <w:ins w:id="6509" w:author="Administrator" w:date="2019-10-21T22:43:00Z">
        <w:del w:id="6510" w:author="冰蓝城 [2]" w:date="2019-10-22T17:17:15Z">
          <w:r>
            <w:rPr>
              <w:rFonts w:hint="eastAsia"/>
            </w:rPr>
            <w:delText>① 标记上传</w:delText>
          </w:r>
        </w:del>
      </w:ins>
    </w:p>
    <w:p>
      <w:pPr>
        <w:ind w:firstLine="480"/>
        <w:rPr>
          <w:ins w:id="6511" w:author="Administrator" w:date="2019-10-21T22:42:00Z"/>
          <w:del w:id="6512" w:author="冰蓝城 [2]" w:date="2019-10-22T17:17:15Z"/>
        </w:rPr>
      </w:pPr>
      <w:ins w:id="6513" w:author="Administrator" w:date="2019-10-21T22:42:00Z">
        <w:del w:id="6514" w:author="冰蓝城 [2]" w:date="2019-10-22T17:17:15Z">
          <w:r>
            <w:rPr>
              <w:rFonts w:hint="eastAsia"/>
            </w:rPr>
            <w:delText>void GeU</w:delText>
          </w:r>
        </w:del>
      </w:ins>
      <w:ins w:id="6515" w:author="Administrator" w:date="2019-10-21T22:43:00Z">
        <w:del w:id="6516" w:author="冰蓝城 [2]" w:date="2019-10-22T17:17:15Z">
          <w:r>
            <w:rPr>
              <w:rFonts w:hint="eastAsia"/>
            </w:rPr>
            <w:delText>ploadTag</w:delText>
          </w:r>
        </w:del>
      </w:ins>
      <w:ins w:id="6517" w:author="Administrator" w:date="2019-10-21T22:42:00Z">
        <w:del w:id="6518" w:author="冰蓝城 [2]" w:date="2019-10-22T17:17:15Z">
          <w:r>
            <w:rPr>
              <w:rFonts w:hint="eastAsia"/>
            </w:rPr>
            <w:delText xml:space="preserve">Info(Shell </w:delText>
          </w:r>
        </w:del>
      </w:ins>
      <w:ins w:id="6519" w:author="Administrator" w:date="2019-10-21T22:43:00Z">
        <w:del w:id="6520" w:author="冰蓝城 [2]" w:date="2019-10-22T17:17:15Z">
          <w:r>
            <w:rPr>
              <w:rFonts w:hint="eastAsia"/>
            </w:rPr>
            <w:delText>Upload</w:delText>
          </w:r>
        </w:del>
      </w:ins>
      <w:ins w:id="6521" w:author="Administrator" w:date="2019-10-21T22:42:00Z">
        <w:del w:id="6522" w:author="冰蓝城 [2]" w:date="2019-10-22T17:17:15Z">
          <w:r>
            <w:rPr>
              <w:rFonts w:hint="eastAsia"/>
            </w:rPr>
            <w:delText xml:space="preserve">, </w:delText>
          </w:r>
        </w:del>
      </w:ins>
      <w:ins w:id="6523" w:author="Administrator" w:date="2019-10-21T22:45:00Z">
        <w:del w:id="6524" w:author="冰蓝城 [2]" w:date="2019-10-22T17:17:15Z">
          <w:r>
            <w:rPr>
              <w:rFonts w:hint="eastAsia"/>
            </w:rPr>
            <w:delText>Set</w:delText>
          </w:r>
        </w:del>
      </w:ins>
      <w:ins w:id="6525" w:author="Administrator" w:date="2019-10-21T22:42:00Z">
        <w:del w:id="6526" w:author="冰蓝城 [2]" w:date="2019-10-22T17:17:15Z">
          <w:r>
            <w:rPr>
              <w:rFonts w:hint="eastAsia"/>
            </w:rPr>
            <w:delText>* tag_id);</w:delText>
          </w:r>
        </w:del>
      </w:ins>
    </w:p>
    <w:p>
      <w:pPr>
        <w:ind w:firstLine="480"/>
        <w:rPr>
          <w:ins w:id="6527" w:author="Administrator" w:date="2019-10-21T22:42:00Z"/>
          <w:del w:id="6528" w:author="冰蓝城 [2]" w:date="2019-10-22T17:17:15Z"/>
        </w:rPr>
      </w:pPr>
      <w:ins w:id="6529" w:author="Administrator" w:date="2019-10-21T22:42:00Z">
        <w:del w:id="6530" w:author="冰蓝城 [2]" w:date="2019-10-22T17:17:15Z">
          <w:r>
            <w:rPr>
              <w:rFonts w:hint="eastAsia"/>
            </w:rPr>
            <w:delText>功能：从</w:delText>
          </w:r>
        </w:del>
      </w:ins>
      <w:ins w:id="6531" w:author="Administrator" w:date="2019-10-21T22:44:00Z">
        <w:del w:id="6532" w:author="冰蓝城 [2]" w:date="2019-10-22T17:17:15Z">
          <w:r>
            <w:rPr>
              <w:rFonts w:hint="eastAsia"/>
            </w:rPr>
            <w:delText>数据上传</w:delText>
          </w:r>
        </w:del>
      </w:ins>
      <w:ins w:id="6533" w:author="Administrator" w:date="2019-10-21T22:42:00Z">
        <w:del w:id="6534" w:author="冰蓝城 [2]" w:date="2019-10-22T17:17:15Z">
          <w:r>
            <w:rPr>
              <w:rFonts w:hint="eastAsia"/>
            </w:rPr>
            <w:delText>界面获取待</w:delText>
          </w:r>
        </w:del>
      </w:ins>
      <w:ins w:id="6535" w:author="Administrator" w:date="2019-10-21T22:44:00Z">
        <w:del w:id="6536" w:author="冰蓝城 [2]" w:date="2019-10-22T17:17:15Z">
          <w:r>
            <w:rPr>
              <w:rFonts w:hint="eastAsia"/>
            </w:rPr>
            <w:delText>上传标记</w:delText>
          </w:r>
        </w:del>
      </w:ins>
      <w:ins w:id="6537" w:author="Administrator" w:date="2019-10-21T22:42:00Z">
        <w:del w:id="6538" w:author="冰蓝城 [2]" w:date="2019-10-22T17:17:15Z">
          <w:r>
            <w:rPr>
              <w:rFonts w:hint="eastAsia"/>
            </w:rPr>
            <w:delText>的信息，并放入参数tag_id所指向的内存区域中；</w:delText>
          </w:r>
        </w:del>
      </w:ins>
    </w:p>
    <w:p>
      <w:pPr>
        <w:ind w:firstLine="480"/>
        <w:rPr>
          <w:ins w:id="6539" w:author="Administrator" w:date="2019-10-21T22:42:00Z"/>
          <w:del w:id="6540" w:author="冰蓝城 [2]" w:date="2019-10-22T17:17:15Z"/>
        </w:rPr>
      </w:pPr>
      <w:ins w:id="6541" w:author="Administrator" w:date="2019-10-21T22:42:00Z">
        <w:del w:id="6542" w:author="冰蓝城 [2]" w:date="2019-10-22T17:17:15Z">
          <w:r>
            <w:rPr>
              <w:rFonts w:hint="eastAsia"/>
            </w:rPr>
            <w:delText>参数1：名称：</w:delText>
          </w:r>
        </w:del>
      </w:ins>
      <w:ins w:id="6543" w:author="Administrator" w:date="2019-10-21T22:44:00Z">
        <w:del w:id="6544" w:author="冰蓝城 [2]" w:date="2019-10-22T17:17:15Z">
          <w:r>
            <w:rPr>
              <w:rFonts w:hint="eastAsia"/>
            </w:rPr>
            <w:delText>Upload</w:delText>
          </w:r>
        </w:del>
      </w:ins>
      <w:ins w:id="6545" w:author="Administrator" w:date="2019-10-21T22:42:00Z">
        <w:del w:id="6546" w:author="冰蓝城 [2]" w:date="2019-10-22T17:17:15Z">
          <w:r>
            <w:rPr>
              <w:rFonts w:hint="eastAsia"/>
            </w:rPr>
            <w:delText>；类型：</w:delText>
          </w:r>
        </w:del>
      </w:ins>
      <w:ins w:id="6547" w:author="Administrator" w:date="2019-10-21T22:42:00Z">
        <w:del w:id="6548" w:author="冰蓝城 [2]" w:date="2019-10-22T17:17:15Z">
          <w:r>
            <w:rPr/>
            <w:delText>Shell</w:delText>
          </w:r>
        </w:del>
      </w:ins>
      <w:ins w:id="6549" w:author="Administrator" w:date="2019-10-21T22:42:00Z">
        <w:del w:id="6550" w:author="冰蓝城 [2]" w:date="2019-10-22T17:17:15Z">
          <w:r>
            <w:rPr>
              <w:rFonts w:hint="eastAsia"/>
            </w:rPr>
            <w:delText>；说明：</w:delText>
          </w:r>
        </w:del>
      </w:ins>
      <w:ins w:id="6551" w:author="Administrator" w:date="2019-10-21T22:44:00Z">
        <w:del w:id="6552" w:author="冰蓝城 [2]" w:date="2019-10-22T17:17:15Z">
          <w:r>
            <w:rPr>
              <w:rFonts w:hint="eastAsia"/>
            </w:rPr>
            <w:delText>数据上传</w:delText>
          </w:r>
        </w:del>
      </w:ins>
      <w:ins w:id="6553" w:author="Administrator" w:date="2019-10-21T22:42:00Z">
        <w:del w:id="6554" w:author="冰蓝城 [2]" w:date="2019-10-22T17:17:15Z">
          <w:r>
            <w:rPr>
              <w:rFonts w:hint="eastAsia"/>
            </w:rPr>
            <w:delText>窗口；</w:delText>
          </w:r>
        </w:del>
      </w:ins>
    </w:p>
    <w:p>
      <w:pPr>
        <w:ind w:firstLine="480"/>
        <w:rPr>
          <w:ins w:id="6555" w:author="Administrator" w:date="2019-10-21T22:42:00Z"/>
          <w:del w:id="6556" w:author="冰蓝城 [2]" w:date="2019-10-22T17:17:15Z"/>
        </w:rPr>
      </w:pPr>
      <w:ins w:id="6557" w:author="Administrator" w:date="2019-10-21T22:42:00Z">
        <w:del w:id="6558" w:author="冰蓝城 [2]" w:date="2019-10-22T17:17:15Z">
          <w:r>
            <w:rPr>
              <w:rFonts w:hint="eastAsia"/>
            </w:rPr>
            <w:delText>参数2：名称：</w:delText>
          </w:r>
        </w:del>
      </w:ins>
      <w:ins w:id="6559" w:author="Administrator" w:date="2019-10-21T22:44:00Z">
        <w:del w:id="6560" w:author="冰蓝城 [2]" w:date="2019-10-22T17:17:15Z">
          <w:r>
            <w:rPr>
              <w:rFonts w:hint="eastAsia"/>
            </w:rPr>
            <w:delText>tag_id</w:delText>
          </w:r>
        </w:del>
      </w:ins>
      <w:ins w:id="6561" w:author="Administrator" w:date="2019-10-21T22:42:00Z">
        <w:del w:id="6562" w:author="冰蓝城 [2]" w:date="2019-10-22T17:17:15Z">
          <w:r>
            <w:rPr>
              <w:rFonts w:hint="eastAsia"/>
            </w:rPr>
            <w:delText>；类型：</w:delText>
          </w:r>
        </w:del>
      </w:ins>
      <w:ins w:id="6563" w:author="Administrator" w:date="2019-10-21T22:45:00Z">
        <w:del w:id="6564" w:author="冰蓝城 [2]" w:date="2019-10-22T17:17:15Z">
          <w:r>
            <w:rPr>
              <w:rFonts w:hint="eastAsia"/>
            </w:rPr>
            <w:delText xml:space="preserve">Set </w:delText>
          </w:r>
        </w:del>
      </w:ins>
      <w:ins w:id="6565" w:author="Administrator" w:date="2019-10-21T22:42:00Z">
        <w:del w:id="6566" w:author="冰蓝城 [2]" w:date="2019-10-22T17:17:15Z">
          <w:r>
            <w:rPr>
              <w:rFonts w:hint="eastAsia"/>
            </w:rPr>
            <w:delText>* ；说明：</w:delText>
          </w:r>
        </w:del>
      </w:ins>
      <w:ins w:id="6567" w:author="Administrator" w:date="2019-10-21T22:45:00Z">
        <w:del w:id="6568" w:author="冰蓝城 [2]" w:date="2019-10-22T17:17:15Z">
          <w:r>
            <w:rPr>
              <w:rFonts w:hint="eastAsia"/>
            </w:rPr>
            <w:delText>待上传</w:delText>
          </w:r>
        </w:del>
      </w:ins>
      <w:ins w:id="6569" w:author="Administrator" w:date="2019-10-21T22:42:00Z">
        <w:del w:id="6570" w:author="冰蓝城 [2]" w:date="2019-10-22T17:17:15Z">
          <w:r>
            <w:rPr>
              <w:rFonts w:hint="eastAsia"/>
            </w:rPr>
            <w:delText>标记ID</w:delText>
          </w:r>
        </w:del>
      </w:ins>
      <w:ins w:id="6571" w:author="Administrator" w:date="2019-10-21T22:45:00Z">
        <w:del w:id="6572" w:author="冰蓝城 [2]" w:date="2019-10-22T17:17:15Z">
          <w:r>
            <w:rPr>
              <w:rFonts w:hint="eastAsia"/>
            </w:rPr>
            <w:delText>的集合</w:delText>
          </w:r>
        </w:del>
      </w:ins>
      <w:ins w:id="6573" w:author="Administrator" w:date="2019-10-21T22:42:00Z">
        <w:del w:id="6574" w:author="冰蓝城 [2]" w:date="2019-10-22T17:17:15Z">
          <w:r>
            <w:rPr>
              <w:rFonts w:hint="eastAsia"/>
            </w:rPr>
            <w:delText>；</w:delText>
          </w:r>
        </w:del>
      </w:ins>
    </w:p>
    <w:p>
      <w:pPr>
        <w:ind w:firstLine="480"/>
        <w:rPr>
          <w:ins w:id="6575" w:author="Administrator" w:date="2019-10-21T22:42:00Z"/>
          <w:del w:id="6576" w:author="冰蓝城 [2]" w:date="2019-10-22T17:17:15Z"/>
        </w:rPr>
      </w:pPr>
      <w:ins w:id="6577" w:author="Administrator" w:date="2019-10-21T22:42:00Z">
        <w:del w:id="6578" w:author="冰蓝城 [2]" w:date="2019-10-22T17:17:15Z">
          <w:r>
            <w:rPr>
              <w:rFonts w:hint="eastAsia"/>
            </w:rPr>
            <w:delText>返回值：无</w:delText>
          </w:r>
        </w:del>
      </w:ins>
    </w:p>
    <w:p>
      <w:pPr>
        <w:ind w:firstLine="480" w:firstLineChars="200"/>
        <w:rPr>
          <w:ins w:id="6580" w:author="Administrator" w:date="2019-10-21T22:43:00Z"/>
          <w:del w:id="6581" w:author="冰蓝城 [2]" w:date="2019-10-22T17:17:15Z"/>
        </w:rPr>
        <w:pPrChange w:id="6579" w:author="Administrator" w:date="2019-10-21T22:42:00Z">
          <w:pPr>
            <w:ind w:firstLineChars="0"/>
          </w:pPr>
        </w:pPrChange>
      </w:pPr>
      <w:ins w:id="6582" w:author="Administrator" w:date="2019-10-21T22:43:00Z">
        <w:del w:id="6583" w:author="冰蓝城 [2]" w:date="2019-10-22T17:17:15Z">
          <w:r>
            <w:rPr>
              <w:rFonts w:hint="eastAsia"/>
            </w:rPr>
            <w:delText>② 线路上传</w:delText>
          </w:r>
        </w:del>
      </w:ins>
    </w:p>
    <w:p>
      <w:pPr>
        <w:ind w:firstLine="480"/>
        <w:rPr>
          <w:ins w:id="6584" w:author="Administrator" w:date="2019-10-21T22:46:00Z"/>
          <w:del w:id="6585" w:author="冰蓝城 [2]" w:date="2019-10-22T17:17:15Z"/>
        </w:rPr>
      </w:pPr>
      <w:ins w:id="6586" w:author="Administrator" w:date="2019-10-21T22:46:00Z">
        <w:del w:id="6587" w:author="冰蓝城 [2]" w:date="2019-10-22T17:17:15Z">
          <w:r>
            <w:rPr>
              <w:rFonts w:hint="eastAsia"/>
            </w:rPr>
            <w:delText>void GeUploadLineInfo(Shell Upload, List* tag_id);</w:delText>
          </w:r>
        </w:del>
      </w:ins>
    </w:p>
    <w:p>
      <w:pPr>
        <w:ind w:firstLine="480"/>
        <w:rPr>
          <w:ins w:id="6588" w:author="Administrator" w:date="2019-10-21T22:46:00Z"/>
          <w:del w:id="6589" w:author="冰蓝城 [2]" w:date="2019-10-22T17:17:15Z"/>
        </w:rPr>
      </w:pPr>
      <w:ins w:id="6590" w:author="Administrator" w:date="2019-10-21T22:46:00Z">
        <w:del w:id="6591" w:author="冰蓝城 [2]" w:date="2019-10-22T17:17:15Z">
          <w:r>
            <w:rPr>
              <w:rFonts w:hint="eastAsia"/>
            </w:rPr>
            <w:delText>功能：从数据上传界面获取待上传路线包含的标记的信息，并放入参数tag_id所指向的内存区域中；</w:delText>
          </w:r>
        </w:del>
      </w:ins>
    </w:p>
    <w:p>
      <w:pPr>
        <w:ind w:firstLine="480"/>
        <w:rPr>
          <w:ins w:id="6592" w:author="Administrator" w:date="2019-10-21T22:46:00Z"/>
          <w:del w:id="6593" w:author="冰蓝城 [2]" w:date="2019-10-22T17:17:15Z"/>
        </w:rPr>
      </w:pPr>
      <w:ins w:id="6594" w:author="Administrator" w:date="2019-10-21T22:46:00Z">
        <w:del w:id="6595" w:author="冰蓝城 [2]" w:date="2019-10-22T17:17:15Z">
          <w:r>
            <w:rPr>
              <w:rFonts w:hint="eastAsia"/>
            </w:rPr>
            <w:delText>参数1：名称：Upload；类型：</w:delText>
          </w:r>
        </w:del>
      </w:ins>
      <w:ins w:id="6596" w:author="Administrator" w:date="2019-10-21T22:46:00Z">
        <w:del w:id="6597" w:author="冰蓝城 [2]" w:date="2019-10-22T17:17:15Z">
          <w:r>
            <w:rPr/>
            <w:delText>Shell</w:delText>
          </w:r>
        </w:del>
      </w:ins>
      <w:ins w:id="6598" w:author="Administrator" w:date="2019-10-21T22:46:00Z">
        <w:del w:id="6599" w:author="冰蓝城 [2]" w:date="2019-10-22T17:17:15Z">
          <w:r>
            <w:rPr>
              <w:rFonts w:hint="eastAsia"/>
            </w:rPr>
            <w:delText>；说明：数据上传窗口；</w:delText>
          </w:r>
        </w:del>
      </w:ins>
    </w:p>
    <w:p>
      <w:pPr>
        <w:ind w:firstLine="480"/>
        <w:rPr>
          <w:ins w:id="6600" w:author="Administrator" w:date="2019-10-21T22:46:00Z"/>
          <w:del w:id="6601" w:author="冰蓝城 [2]" w:date="2019-10-22T17:17:15Z"/>
        </w:rPr>
      </w:pPr>
      <w:ins w:id="6602" w:author="Administrator" w:date="2019-10-21T22:46:00Z">
        <w:del w:id="6603" w:author="冰蓝城 [2]" w:date="2019-10-22T17:17:15Z">
          <w:r>
            <w:rPr>
              <w:rFonts w:hint="eastAsia"/>
            </w:rPr>
            <w:delText>参数2：名称：tag_id；类型：List * ；说明：待上传路线包含的标记ID的链表；</w:delText>
          </w:r>
        </w:del>
      </w:ins>
    </w:p>
    <w:p>
      <w:pPr>
        <w:ind w:firstLine="480" w:firstLineChars="200"/>
        <w:rPr>
          <w:ins w:id="6605" w:author="冰蓝城" w:date="2019-10-21T15:43:00Z"/>
          <w:del w:id="6606" w:author="冰蓝城 [2]" w:date="2019-10-22T17:17:15Z"/>
        </w:rPr>
        <w:pPrChange w:id="6604" w:author="Administrator" w:date="2019-10-21T22:42:00Z">
          <w:pPr>
            <w:ind w:firstLineChars="0"/>
          </w:pPr>
        </w:pPrChange>
      </w:pPr>
      <w:ins w:id="6607" w:author="Administrator" w:date="2019-10-21T22:46:00Z">
        <w:del w:id="6608" w:author="冰蓝城 [2]" w:date="2019-10-22T17:17:15Z">
          <w:r>
            <w:rPr>
              <w:rFonts w:hint="eastAsia"/>
            </w:rPr>
            <w:delText>返回值：无</w:delText>
          </w:r>
        </w:del>
      </w:ins>
    </w:p>
    <w:p>
      <w:pPr>
        <w:pStyle w:val="3"/>
        <w:ind w:firstLine="151" w:firstLineChars="0"/>
        <w:outlineLvl w:val="1"/>
        <w:rPr>
          <w:ins w:id="6610" w:author="冰蓝城" w:date="2019-10-21T15:43:00Z"/>
          <w:del w:id="6611" w:author="冰蓝城 [2]" w:date="2019-10-22T17:17:15Z"/>
        </w:rPr>
        <w:pPrChange w:id="6609" w:author="Administrator" w:date="2019-10-21T22:24:00Z">
          <w:pPr>
            <w:ind w:firstLineChars="0"/>
            <w:outlineLvl w:val="1"/>
          </w:pPr>
        </w:pPrChange>
      </w:pPr>
      <w:ins w:id="6612" w:author="冰蓝城" w:date="2019-10-21T15:43:00Z">
        <w:del w:id="6613" w:author="冰蓝城 [2]" w:date="2019-10-22T17:17:15Z">
          <w:bookmarkStart w:id="31" w:name="_Toc22592006"/>
          <w:r>
            <w:rPr/>
            <w:delText>5.5 分享</w:delText>
          </w:r>
        </w:del>
      </w:ins>
      <w:ins w:id="6614" w:author="冰蓝城" w:date="2019-10-21T19:36:00Z">
        <w:del w:id="6615" w:author="冰蓝城 [2]" w:date="2019-10-22T17:17:15Z">
          <w:r>
            <w:rPr/>
            <w:delText>界面</w:delText>
          </w:r>
          <w:bookmarkEnd w:id="31"/>
        </w:del>
      </w:ins>
    </w:p>
    <w:p>
      <w:pPr>
        <w:ind w:firstLine="0" w:firstLineChars="0"/>
        <w:jc w:val="center"/>
        <w:rPr>
          <w:ins w:id="6617" w:author="冰蓝城" w:date="2019-10-21T19:35:00Z"/>
          <w:del w:id="6618" w:author="冰蓝城 [2]" w:date="2019-10-22T17:17:15Z"/>
        </w:rPr>
        <w:pPrChange w:id="6616" w:author="Administrator" w:date="2019-10-21T22:47:00Z">
          <w:pPr>
            <w:ind w:firstLineChars="0"/>
          </w:pPr>
        </w:pPrChange>
      </w:pPr>
      <w:ins w:id="6619" w:author="冰蓝城" w:date="2019-10-21T19:35:00Z">
        <w:del w:id="6620" w:author="冰蓝城 [2]" w:date="2019-10-22T17:17:15Z">
          <w:r>
            <w:rPr>
              <w:color w:val="auto"/>
              <w:u w:val="none"/>
              <w:rPrChange w:id="6626" w:author="Unknown" w:date="">
                <w:rPr>
                  <w:color w:val="0000FF" w:themeColor="hyperlink"/>
                  <w:u w:val="single"/>
                </w:rPr>
              </w:rPrChange>
            </w:rPr>
            <w:drawing>
              <wp:inline distT="0" distB="0" distL="114300" distR="114300">
                <wp:extent cx="4705350" cy="2905125"/>
                <wp:effectExtent l="0" t="0" r="19050" b="15875"/>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7" cstate="print"/>
                        <a:stretch>
                          <a:fillRect/>
                        </a:stretch>
                      </pic:blipFill>
                      <pic:spPr>
                        <a:xfrm>
                          <a:off x="0" y="0"/>
                          <a:ext cx="4705350" cy="2905125"/>
                        </a:xfrm>
                        <a:prstGeom prst="rect">
                          <a:avLst/>
                        </a:prstGeom>
                        <a:noFill/>
                        <a:ln w="9525">
                          <a:noFill/>
                        </a:ln>
                      </pic:spPr>
                    </pic:pic>
                  </a:graphicData>
                </a:graphic>
              </wp:inline>
            </w:drawing>
          </w:r>
        </w:del>
      </w:ins>
    </w:p>
    <w:p>
      <w:pPr>
        <w:ind w:firstLine="480"/>
        <w:rPr>
          <w:ins w:id="6629" w:author="Administrator" w:date="2019-10-21T22:47:00Z"/>
          <w:del w:id="6630" w:author="冰蓝城 [2]" w:date="2019-10-22T17:17:15Z"/>
        </w:rPr>
      </w:pPr>
      <w:ins w:id="6631" w:author="Administrator" w:date="2019-10-21T22:47:00Z">
        <w:del w:id="6632" w:author="冰蓝城 [2]" w:date="2019-10-22T17:17:15Z">
          <w:r>
            <w:rPr/>
            <w:delText>分享界面</w:delText>
          </w:r>
        </w:del>
      </w:ins>
      <w:ins w:id="6633" w:author="Administrator" w:date="2019-10-21T22:47:00Z">
        <w:del w:id="6634" w:author="冰蓝城 [2]" w:date="2019-10-22T17:17:15Z">
          <w:r>
            <w:rPr>
              <w:rFonts w:hint="eastAsia"/>
            </w:rPr>
            <w:delText>接口：</w:delText>
          </w:r>
        </w:del>
      </w:ins>
    </w:p>
    <w:p>
      <w:pPr>
        <w:ind w:firstLine="480"/>
        <w:rPr>
          <w:ins w:id="6635" w:author="Administrator" w:date="2019-10-21T22:47:00Z"/>
          <w:del w:id="6636" w:author="冰蓝城 [2]" w:date="2019-10-22T17:17:15Z"/>
        </w:rPr>
      </w:pPr>
      <w:ins w:id="6637" w:author="Administrator" w:date="2019-10-21T22:47:00Z">
        <w:del w:id="6638" w:author="冰蓝城 [2]" w:date="2019-10-22T17:17:15Z">
          <w:r>
            <w:rPr>
              <w:rFonts w:hint="eastAsia"/>
            </w:rPr>
            <w:delText xml:space="preserve">void GeShareInfo(Shell </w:delText>
          </w:r>
        </w:del>
      </w:ins>
      <w:ins w:id="6639" w:author="Administrator" w:date="2019-10-21T22:49:00Z">
        <w:del w:id="6640" w:author="冰蓝城 [2]" w:date="2019-10-22T17:17:15Z">
          <w:r>
            <w:rPr>
              <w:rFonts w:hint="eastAsia"/>
            </w:rPr>
            <w:delText>Share</w:delText>
          </w:r>
        </w:del>
      </w:ins>
      <w:ins w:id="6641" w:author="Administrator" w:date="2019-10-21T22:47:00Z">
        <w:del w:id="6642" w:author="冰蓝城 [2]" w:date="2019-10-22T17:17:15Z">
          <w:r>
            <w:rPr>
              <w:rFonts w:hint="eastAsia"/>
            </w:rPr>
            <w:delText>, List* tag_id</w:delText>
          </w:r>
        </w:del>
      </w:ins>
      <w:ins w:id="6643" w:author="Administrator" w:date="2019-10-21T22:48:00Z">
        <w:del w:id="6644" w:author="冰蓝城 [2]" w:date="2019-10-22T17:17:15Z">
          <w:r>
            <w:rPr>
              <w:rFonts w:hint="eastAsia"/>
            </w:rPr>
            <w:delText>, int* platform_id</w:delText>
          </w:r>
        </w:del>
      </w:ins>
      <w:ins w:id="6645" w:author="Administrator" w:date="2019-10-21T22:47:00Z">
        <w:del w:id="6646" w:author="冰蓝城 [2]" w:date="2019-10-22T17:17:15Z">
          <w:r>
            <w:rPr>
              <w:rFonts w:hint="eastAsia"/>
            </w:rPr>
            <w:delText>);</w:delText>
          </w:r>
        </w:del>
      </w:ins>
    </w:p>
    <w:p>
      <w:pPr>
        <w:ind w:firstLine="480"/>
        <w:rPr>
          <w:ins w:id="6647" w:author="Administrator" w:date="2019-10-21T22:47:00Z"/>
          <w:del w:id="6648" w:author="冰蓝城 [2]" w:date="2019-10-22T17:17:15Z"/>
        </w:rPr>
      </w:pPr>
      <w:ins w:id="6649" w:author="Administrator" w:date="2019-10-21T22:47:00Z">
        <w:del w:id="6650" w:author="冰蓝城 [2]" w:date="2019-10-22T17:17:15Z">
          <w:r>
            <w:rPr>
              <w:rFonts w:hint="eastAsia"/>
            </w:rPr>
            <w:delText>功能：从</w:delText>
          </w:r>
        </w:del>
      </w:ins>
      <w:ins w:id="6651" w:author="Administrator" w:date="2019-10-21T22:48:00Z">
        <w:del w:id="6652" w:author="冰蓝城 [2]" w:date="2019-10-22T17:17:15Z">
          <w:r>
            <w:rPr>
              <w:rFonts w:hint="eastAsia"/>
            </w:rPr>
            <w:delText>分享</w:delText>
          </w:r>
        </w:del>
      </w:ins>
      <w:ins w:id="6653" w:author="Administrator" w:date="2019-10-21T22:47:00Z">
        <w:del w:id="6654" w:author="冰蓝城 [2]" w:date="2019-10-22T17:17:15Z">
          <w:r>
            <w:rPr>
              <w:rFonts w:hint="eastAsia"/>
            </w:rPr>
            <w:delText>界面获取</w:delText>
          </w:r>
        </w:del>
      </w:ins>
      <w:ins w:id="6655" w:author="Administrator" w:date="2019-10-21T22:48:00Z">
        <w:del w:id="6656" w:author="冰蓝城 [2]" w:date="2019-10-22T17:17:15Z">
          <w:r>
            <w:rPr>
              <w:rFonts w:hint="eastAsia"/>
            </w:rPr>
            <w:delText>分享</w:delText>
          </w:r>
        </w:del>
      </w:ins>
      <w:ins w:id="6657" w:author="Administrator" w:date="2019-10-21T22:47:00Z">
        <w:del w:id="6658" w:author="冰蓝城 [2]" w:date="2019-10-22T17:17:15Z">
          <w:r>
            <w:rPr>
              <w:rFonts w:hint="eastAsia"/>
            </w:rPr>
            <w:delText>标记</w:delText>
          </w:r>
        </w:del>
      </w:ins>
      <w:ins w:id="6659" w:author="Administrator" w:date="2019-10-21T22:48:00Z">
        <w:del w:id="6660" w:author="冰蓝城 [2]" w:date="2019-10-22T17:17:15Z">
          <w:r>
            <w:rPr>
              <w:rFonts w:hint="eastAsia"/>
            </w:rPr>
            <w:delText>/线路及平台</w:delText>
          </w:r>
        </w:del>
      </w:ins>
      <w:ins w:id="6661" w:author="Administrator" w:date="2019-10-21T22:47:00Z">
        <w:del w:id="6662" w:author="冰蓝城 [2]" w:date="2019-10-22T17:17:15Z">
          <w:r>
            <w:rPr>
              <w:rFonts w:hint="eastAsia"/>
            </w:rPr>
            <w:delText>的信息，并放入参数tag_id</w:delText>
          </w:r>
        </w:del>
      </w:ins>
      <w:ins w:id="6663" w:author="Administrator" w:date="2019-10-21T22:49:00Z">
        <w:del w:id="6664" w:author="冰蓝城 [2]" w:date="2019-10-22T17:17:15Z">
          <w:r>
            <w:rPr>
              <w:rFonts w:hint="eastAsia"/>
            </w:rPr>
            <w:delText>和platform_id</w:delText>
          </w:r>
        </w:del>
      </w:ins>
      <w:ins w:id="6665" w:author="Administrator" w:date="2019-10-21T22:47:00Z">
        <w:del w:id="6666" w:author="冰蓝城 [2]" w:date="2019-10-22T17:17:15Z">
          <w:r>
            <w:rPr>
              <w:rFonts w:hint="eastAsia"/>
            </w:rPr>
            <w:delText>所指向的内存区域中；</w:delText>
          </w:r>
        </w:del>
      </w:ins>
    </w:p>
    <w:p>
      <w:pPr>
        <w:ind w:firstLine="480"/>
        <w:rPr>
          <w:ins w:id="6667" w:author="Administrator" w:date="2019-10-21T22:47:00Z"/>
          <w:del w:id="6668" w:author="冰蓝城 [2]" w:date="2019-10-22T17:17:15Z"/>
        </w:rPr>
      </w:pPr>
      <w:ins w:id="6669" w:author="Administrator" w:date="2019-10-21T22:47:00Z">
        <w:del w:id="6670" w:author="冰蓝城 [2]" w:date="2019-10-22T17:17:15Z">
          <w:r>
            <w:rPr>
              <w:rFonts w:hint="eastAsia"/>
            </w:rPr>
            <w:delText>参数1：名称：</w:delText>
          </w:r>
        </w:del>
      </w:ins>
      <w:ins w:id="6671" w:author="Administrator" w:date="2019-10-21T22:49:00Z">
        <w:del w:id="6672" w:author="冰蓝城 [2]" w:date="2019-10-22T17:17:15Z">
          <w:r>
            <w:rPr>
              <w:rFonts w:hint="eastAsia"/>
            </w:rPr>
            <w:delText>Share</w:delText>
          </w:r>
        </w:del>
      </w:ins>
      <w:ins w:id="6673" w:author="Administrator" w:date="2019-10-21T22:47:00Z">
        <w:del w:id="6674" w:author="冰蓝城 [2]" w:date="2019-10-22T17:17:15Z">
          <w:r>
            <w:rPr>
              <w:rFonts w:hint="eastAsia"/>
            </w:rPr>
            <w:delText>；类型：</w:delText>
          </w:r>
        </w:del>
      </w:ins>
      <w:ins w:id="6675" w:author="Administrator" w:date="2019-10-21T22:47:00Z">
        <w:del w:id="6676" w:author="冰蓝城 [2]" w:date="2019-10-22T17:17:15Z">
          <w:r>
            <w:rPr/>
            <w:delText>Shell</w:delText>
          </w:r>
        </w:del>
      </w:ins>
      <w:ins w:id="6677" w:author="Administrator" w:date="2019-10-21T22:47:00Z">
        <w:del w:id="6678" w:author="冰蓝城 [2]" w:date="2019-10-22T17:17:15Z">
          <w:r>
            <w:rPr>
              <w:rFonts w:hint="eastAsia"/>
            </w:rPr>
            <w:delText>；说明：</w:delText>
          </w:r>
        </w:del>
      </w:ins>
      <w:ins w:id="6679" w:author="Administrator" w:date="2019-10-21T22:49:00Z">
        <w:del w:id="6680" w:author="冰蓝城 [2]" w:date="2019-10-22T17:17:15Z">
          <w:r>
            <w:rPr>
              <w:rFonts w:hint="eastAsia"/>
            </w:rPr>
            <w:delText>分享</w:delText>
          </w:r>
        </w:del>
      </w:ins>
      <w:ins w:id="6681" w:author="Administrator" w:date="2019-10-21T22:47:00Z">
        <w:del w:id="6682" w:author="冰蓝城 [2]" w:date="2019-10-22T17:17:15Z">
          <w:r>
            <w:rPr>
              <w:rFonts w:hint="eastAsia"/>
            </w:rPr>
            <w:delText>窗口；</w:delText>
          </w:r>
        </w:del>
      </w:ins>
    </w:p>
    <w:p>
      <w:pPr>
        <w:ind w:firstLine="480"/>
        <w:rPr>
          <w:ins w:id="6683" w:author="Administrator" w:date="2019-10-21T22:49:00Z"/>
          <w:del w:id="6684" w:author="冰蓝城 [2]" w:date="2019-10-22T17:17:15Z"/>
        </w:rPr>
      </w:pPr>
      <w:ins w:id="6685" w:author="Administrator" w:date="2019-10-21T22:47:00Z">
        <w:del w:id="6686" w:author="冰蓝城 [2]" w:date="2019-10-22T17:17:15Z">
          <w:r>
            <w:rPr>
              <w:rFonts w:hint="eastAsia"/>
            </w:rPr>
            <w:delText>参数2：名称：tag_id；类型：</w:delText>
          </w:r>
        </w:del>
      </w:ins>
      <w:ins w:id="6687" w:author="Administrator" w:date="2019-10-21T22:49:00Z">
        <w:del w:id="6688" w:author="冰蓝城 [2]" w:date="2019-10-22T17:17:15Z">
          <w:r>
            <w:rPr>
              <w:rFonts w:hint="eastAsia"/>
            </w:rPr>
            <w:delText>List</w:delText>
          </w:r>
        </w:del>
      </w:ins>
      <w:ins w:id="6689" w:author="Administrator" w:date="2019-10-21T22:47:00Z">
        <w:del w:id="6690" w:author="冰蓝城 [2]" w:date="2019-10-22T17:17:15Z">
          <w:r>
            <w:rPr>
              <w:rFonts w:hint="eastAsia"/>
            </w:rPr>
            <w:delText xml:space="preserve"> * ；说明：待</w:delText>
          </w:r>
        </w:del>
      </w:ins>
      <w:ins w:id="6691" w:author="Administrator" w:date="2019-10-21T22:49:00Z">
        <w:del w:id="6692" w:author="冰蓝城 [2]" w:date="2019-10-22T17:17:15Z">
          <w:r>
            <w:rPr>
              <w:rFonts w:hint="eastAsia"/>
            </w:rPr>
            <w:delText>分享</w:delText>
          </w:r>
        </w:del>
      </w:ins>
      <w:ins w:id="6693" w:author="Administrator" w:date="2019-10-21T22:47:00Z">
        <w:del w:id="6694" w:author="冰蓝城 [2]" w:date="2019-10-22T17:17:15Z">
          <w:r>
            <w:rPr>
              <w:rFonts w:hint="eastAsia"/>
            </w:rPr>
            <w:delText>标记ID的</w:delText>
          </w:r>
        </w:del>
      </w:ins>
      <w:ins w:id="6695" w:author="Administrator" w:date="2019-10-21T22:49:00Z">
        <w:del w:id="6696" w:author="冰蓝城 [2]" w:date="2019-10-22T17:17:15Z">
          <w:r>
            <w:rPr>
              <w:rFonts w:hint="eastAsia"/>
            </w:rPr>
            <w:delText>链表</w:delText>
          </w:r>
        </w:del>
      </w:ins>
      <w:ins w:id="6697" w:author="Administrator" w:date="2019-10-21T22:47:00Z">
        <w:del w:id="6698" w:author="冰蓝城 [2]" w:date="2019-10-22T17:17:15Z">
          <w:r>
            <w:rPr>
              <w:rFonts w:hint="eastAsia"/>
            </w:rPr>
            <w:delText>；</w:delText>
          </w:r>
        </w:del>
      </w:ins>
    </w:p>
    <w:p>
      <w:pPr>
        <w:ind w:firstLine="480"/>
        <w:rPr>
          <w:ins w:id="6699" w:author="Administrator" w:date="2019-10-21T22:47:00Z"/>
          <w:del w:id="6700" w:author="冰蓝城 [2]" w:date="2019-10-22T17:17:15Z"/>
        </w:rPr>
      </w:pPr>
      <w:ins w:id="6701" w:author="Administrator" w:date="2019-10-21T22:49:00Z">
        <w:del w:id="6702" w:author="冰蓝城 [2]" w:date="2019-10-22T17:17:15Z">
          <w:r>
            <w:rPr>
              <w:rFonts w:hint="eastAsia"/>
            </w:rPr>
            <w:delText>参数3：名称：platform_id；类型：</w:delText>
          </w:r>
        </w:del>
      </w:ins>
      <w:ins w:id="6703" w:author="Administrator" w:date="2019-10-21T22:50:00Z">
        <w:del w:id="6704" w:author="冰蓝城 [2]" w:date="2019-10-22T17:17:15Z">
          <w:r>
            <w:rPr>
              <w:rFonts w:hint="eastAsia"/>
            </w:rPr>
            <w:delText>int</w:delText>
          </w:r>
        </w:del>
      </w:ins>
      <w:ins w:id="6705" w:author="Administrator" w:date="2019-10-21T22:49:00Z">
        <w:del w:id="6706" w:author="冰蓝城 [2]" w:date="2019-10-22T17:17:15Z">
          <w:r>
            <w:rPr>
              <w:rFonts w:hint="eastAsia"/>
            </w:rPr>
            <w:delText xml:space="preserve"> * ；说明：</w:delText>
          </w:r>
        </w:del>
      </w:ins>
      <w:ins w:id="6707" w:author="Administrator" w:date="2019-10-21T22:50:00Z">
        <w:del w:id="6708" w:author="冰蓝城 [2]" w:date="2019-10-22T17:17:15Z">
          <w:r>
            <w:rPr>
              <w:rFonts w:hint="eastAsia"/>
            </w:rPr>
            <w:delText>分享平台的ID</w:delText>
          </w:r>
        </w:del>
      </w:ins>
      <w:ins w:id="6709" w:author="Administrator" w:date="2019-10-21T22:49:00Z">
        <w:del w:id="6710" w:author="冰蓝城 [2]" w:date="2019-10-22T17:17:15Z">
          <w:r>
            <w:rPr>
              <w:rFonts w:hint="eastAsia"/>
            </w:rPr>
            <w:delText>；</w:delText>
          </w:r>
        </w:del>
      </w:ins>
    </w:p>
    <w:p>
      <w:pPr>
        <w:ind w:firstLine="480" w:firstLineChars="200"/>
        <w:rPr>
          <w:ins w:id="6712" w:author="冰蓝城" w:date="2019-10-21T15:43:00Z"/>
          <w:del w:id="6713" w:author="冰蓝城 [2]" w:date="2019-10-22T17:17:15Z"/>
        </w:rPr>
        <w:pPrChange w:id="6711" w:author="Administrator" w:date="2019-10-21T22:50:00Z">
          <w:pPr>
            <w:ind w:firstLineChars="0"/>
          </w:pPr>
        </w:pPrChange>
      </w:pPr>
      <w:ins w:id="6714" w:author="Administrator" w:date="2019-10-21T22:47:00Z">
        <w:del w:id="6715" w:author="冰蓝城 [2]" w:date="2019-10-22T17:17:15Z">
          <w:r>
            <w:rPr>
              <w:rFonts w:hint="eastAsia"/>
            </w:rPr>
            <w:delText>返回值：无</w:delText>
          </w:r>
        </w:del>
      </w:ins>
    </w:p>
    <w:p>
      <w:pPr>
        <w:pStyle w:val="3"/>
        <w:ind w:firstLine="151" w:firstLineChars="0"/>
        <w:outlineLvl w:val="1"/>
        <w:rPr>
          <w:ins w:id="6717" w:author="冰蓝城" w:date="2019-10-21T15:43:00Z"/>
          <w:del w:id="6718" w:author="冰蓝城 [2]" w:date="2019-10-22T17:17:15Z"/>
        </w:rPr>
        <w:pPrChange w:id="6716" w:author="Administrator" w:date="2019-10-21T22:50:00Z">
          <w:pPr>
            <w:ind w:firstLineChars="0"/>
            <w:outlineLvl w:val="1"/>
          </w:pPr>
        </w:pPrChange>
      </w:pPr>
      <w:ins w:id="6719" w:author="冰蓝城" w:date="2019-10-21T15:43:00Z">
        <w:del w:id="6720" w:author="冰蓝城 [2]" w:date="2019-10-22T17:17:15Z">
          <w:bookmarkStart w:id="32" w:name="_Toc22592007"/>
          <w:r>
            <w:rPr/>
            <w:delText>5.</w:delText>
          </w:r>
        </w:del>
      </w:ins>
      <w:ins w:id="6721" w:author="冰蓝城" w:date="2019-10-21T19:54:00Z">
        <w:del w:id="6722" w:author="冰蓝城 [2]" w:date="2019-10-22T17:17:15Z">
          <w:r>
            <w:rPr/>
            <w:delText xml:space="preserve">6 </w:delText>
          </w:r>
        </w:del>
      </w:ins>
      <w:ins w:id="6723" w:author="冰蓝城" w:date="2019-10-21T19:36:00Z">
        <w:del w:id="6724" w:author="冰蓝城 [2]" w:date="2019-10-22T17:17:15Z">
          <w:r>
            <w:rPr/>
            <w:delText>添加标记</w:delText>
          </w:r>
        </w:del>
      </w:ins>
      <w:ins w:id="6725" w:author="Administrator" w:date="2019-10-21T22:27:00Z">
        <w:del w:id="6726" w:author="冰蓝城 [2]" w:date="2019-10-22T17:17:15Z">
          <w:r>
            <w:rPr>
              <w:rFonts w:hint="eastAsia"/>
            </w:rPr>
            <w:delText>/路线</w:delText>
          </w:r>
        </w:del>
      </w:ins>
      <w:ins w:id="6727" w:author="冰蓝城" w:date="2019-10-21T19:36:00Z">
        <w:del w:id="6728" w:author="冰蓝城 [2]" w:date="2019-10-22T17:17:15Z">
          <w:r>
            <w:rPr/>
            <w:delText>界面</w:delText>
          </w:r>
          <w:bookmarkEnd w:id="32"/>
        </w:del>
      </w:ins>
    </w:p>
    <w:p>
      <w:pPr>
        <w:ind w:firstLineChars="0"/>
        <w:jc w:val="center"/>
        <w:rPr>
          <w:ins w:id="6730" w:author="冰蓝城" w:date="2019-10-21T19:53:00Z"/>
          <w:del w:id="6731" w:author="冰蓝城 [2]" w:date="2019-10-22T17:17:15Z"/>
        </w:rPr>
        <w:pPrChange w:id="6729" w:author="Administrator" w:date="2019-10-21T22:28:00Z">
          <w:pPr>
            <w:ind w:firstLineChars="0"/>
          </w:pPr>
        </w:pPrChange>
      </w:pPr>
      <w:ins w:id="6732" w:author="冰蓝城" w:date="2019-10-21T20:35:00Z">
        <w:del w:id="6733" w:author="冰蓝城 [2]" w:date="2019-10-22T17:17:15Z">
          <w:r>
            <w:rPr>
              <w:color w:val="auto"/>
              <w:u w:val="none"/>
              <w:rPrChange w:id="6739" w:author="Unknown" w:date="">
                <w:rPr>
                  <w:color w:val="0000FF" w:themeColor="hyperlink"/>
                  <w:u w:val="single"/>
                </w:rPr>
              </w:rPrChange>
            </w:rPr>
            <w:drawing>
              <wp:inline distT="0" distB="0" distL="114300" distR="114300">
                <wp:extent cx="4743450" cy="3352800"/>
                <wp:effectExtent l="0" t="0" r="6350" b="0"/>
                <wp:docPr id="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3"/>
                        <pic:cNvPicPr>
                          <a:picLocks noChangeAspect="1"/>
                        </pic:cNvPicPr>
                      </pic:nvPicPr>
                      <pic:blipFill>
                        <a:blip r:embed="rId48" cstate="print"/>
                        <a:stretch>
                          <a:fillRect/>
                        </a:stretch>
                      </pic:blipFill>
                      <pic:spPr>
                        <a:xfrm>
                          <a:off x="0" y="0"/>
                          <a:ext cx="4743450" cy="3352800"/>
                        </a:xfrm>
                        <a:prstGeom prst="rect">
                          <a:avLst/>
                        </a:prstGeom>
                        <a:noFill/>
                        <a:ln w="9525">
                          <a:noFill/>
                        </a:ln>
                      </pic:spPr>
                    </pic:pic>
                  </a:graphicData>
                </a:graphic>
              </wp:inline>
            </w:drawing>
          </w:r>
        </w:del>
      </w:ins>
    </w:p>
    <w:p>
      <w:pPr>
        <w:ind w:firstLineChars="0"/>
        <w:jc w:val="center"/>
        <w:rPr>
          <w:ins w:id="6743" w:author="Administrator" w:date="2019-10-21T22:28:00Z"/>
          <w:del w:id="6744" w:author="冰蓝城 [2]" w:date="2019-10-22T17:17:15Z"/>
        </w:rPr>
        <w:pPrChange w:id="6742" w:author="Administrator" w:date="2019-10-21T22:28:00Z">
          <w:pPr>
            <w:ind w:firstLineChars="0"/>
          </w:pPr>
        </w:pPrChange>
      </w:pPr>
      <w:ins w:id="6745" w:author="冰蓝城" w:date="2019-10-21T20:23:00Z">
        <w:del w:id="6746" w:author="冰蓝城 [2]" w:date="2019-10-22T17:17:15Z">
          <w:r>
            <w:rPr>
              <w:color w:val="auto"/>
              <w:u w:val="none"/>
              <w:rPrChange w:id="6752" w:author="Unknown" w:date="">
                <w:rPr>
                  <w:color w:val="0000FF" w:themeColor="hyperlink"/>
                  <w:u w:val="single"/>
                </w:rPr>
              </w:rPrChange>
            </w:rPr>
            <w:drawing>
              <wp:inline distT="0" distB="0" distL="114300" distR="114300">
                <wp:extent cx="4705350" cy="3114675"/>
                <wp:effectExtent l="0" t="0" r="19050" b="9525"/>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
                        <pic:cNvPicPr>
                          <a:picLocks noChangeAspect="1"/>
                        </pic:cNvPicPr>
                      </pic:nvPicPr>
                      <pic:blipFill>
                        <a:blip r:embed="rId49" cstate="print"/>
                        <a:stretch>
                          <a:fillRect/>
                        </a:stretch>
                      </pic:blipFill>
                      <pic:spPr>
                        <a:xfrm>
                          <a:off x="0" y="0"/>
                          <a:ext cx="4705350" cy="3114675"/>
                        </a:xfrm>
                        <a:prstGeom prst="rect">
                          <a:avLst/>
                        </a:prstGeom>
                        <a:noFill/>
                        <a:ln w="9525">
                          <a:noFill/>
                        </a:ln>
                      </pic:spPr>
                    </pic:pic>
                  </a:graphicData>
                </a:graphic>
              </wp:inline>
            </w:drawing>
          </w:r>
        </w:del>
      </w:ins>
    </w:p>
    <w:p>
      <w:pPr>
        <w:ind w:firstLine="480" w:firstLineChars="200"/>
        <w:rPr>
          <w:ins w:id="6756" w:author="Administrator" w:date="2019-10-21T22:27:00Z"/>
          <w:del w:id="6757" w:author="冰蓝城 [2]" w:date="2019-10-22T17:17:15Z"/>
        </w:rPr>
        <w:pPrChange w:id="6755" w:author="Administrator" w:date="2019-10-21T22:28:00Z">
          <w:pPr>
            <w:ind w:firstLineChars="0"/>
          </w:pPr>
        </w:pPrChange>
      </w:pPr>
      <w:ins w:id="6758" w:author="Administrator" w:date="2019-10-21T22:28:00Z">
        <w:del w:id="6759" w:author="冰蓝城 [2]" w:date="2019-10-22T17:17:15Z">
          <w:r>
            <w:rPr/>
            <w:delText>添加标记</w:delText>
          </w:r>
        </w:del>
      </w:ins>
      <w:ins w:id="6760" w:author="Administrator" w:date="2019-10-21T22:28:00Z">
        <w:del w:id="6761" w:author="冰蓝城 [2]" w:date="2019-10-22T17:17:15Z">
          <w:r>
            <w:rPr>
              <w:rFonts w:hint="eastAsia"/>
            </w:rPr>
            <w:delText>/路线</w:delText>
          </w:r>
        </w:del>
      </w:ins>
      <w:ins w:id="6762" w:author="Administrator" w:date="2019-10-21T22:28:00Z">
        <w:del w:id="6763" w:author="冰蓝城 [2]" w:date="2019-10-22T17:17:15Z">
          <w:r>
            <w:rPr/>
            <w:delText>界面</w:delText>
          </w:r>
        </w:del>
      </w:ins>
      <w:ins w:id="6764" w:author="Administrator" w:date="2019-10-21T22:28:00Z">
        <w:del w:id="6765" w:author="冰蓝城 [2]" w:date="2019-10-22T17:17:15Z">
          <w:r>
            <w:rPr>
              <w:rFonts w:hint="eastAsia"/>
            </w:rPr>
            <w:delText>接口：</w:delText>
          </w:r>
        </w:del>
      </w:ins>
    </w:p>
    <w:p>
      <w:pPr>
        <w:ind w:firstLine="480"/>
        <w:rPr>
          <w:ins w:id="6766" w:author="Administrator" w:date="2019-10-21T22:28:00Z"/>
          <w:del w:id="6767" w:author="冰蓝城 [2]" w:date="2019-10-22T17:17:15Z"/>
        </w:rPr>
      </w:pPr>
      <w:ins w:id="6768" w:author="Administrator" w:date="2019-10-21T22:28:00Z">
        <w:del w:id="6769" w:author="冰蓝城 [2]" w:date="2019-10-22T17:17:15Z">
          <w:r>
            <w:rPr>
              <w:rFonts w:hint="eastAsia"/>
            </w:rPr>
            <w:delText>① 添加标记界面</w:delText>
          </w:r>
        </w:del>
      </w:ins>
    </w:p>
    <w:p>
      <w:pPr>
        <w:ind w:firstLine="480"/>
        <w:rPr>
          <w:ins w:id="6770" w:author="Administrator" w:date="2019-10-21T22:28:00Z"/>
          <w:del w:id="6771" w:author="冰蓝城 [2]" w:date="2019-10-22T17:17:15Z"/>
        </w:rPr>
      </w:pPr>
      <w:ins w:id="6772" w:author="Administrator" w:date="2019-10-21T22:28:00Z">
        <w:del w:id="6773" w:author="冰蓝城 [2]" w:date="2019-10-22T17:17:15Z">
          <w:r>
            <w:rPr>
              <w:rFonts w:hint="eastAsia"/>
            </w:rPr>
            <w:delText xml:space="preserve">void GetAddTagInfo(Shell AddTag, </w:delText>
          </w:r>
        </w:del>
      </w:ins>
      <w:ins w:id="6774" w:author="Administrator" w:date="2019-10-21T22:28:00Z">
        <w:del w:id="6775" w:author="冰蓝城 [2]" w:date="2019-10-22T17:17:15Z">
          <w:r>
            <w:rPr/>
            <w:delText>BufferedImage</w:delText>
          </w:r>
        </w:del>
      </w:ins>
      <w:ins w:id="6776" w:author="Administrator" w:date="2019-10-21T22:28:00Z">
        <w:del w:id="6777" w:author="冰蓝城 [2]" w:date="2019-10-22T17:17:15Z">
          <w:r>
            <w:rPr>
              <w:rFonts w:hint="eastAsia"/>
            </w:rPr>
            <w:delText xml:space="preserve">* image, float* </w:delText>
          </w:r>
        </w:del>
      </w:ins>
      <w:ins w:id="6778" w:author="Administrator" w:date="2019-10-21T22:28:00Z">
        <w:del w:id="6779" w:author="冰蓝城 [2]" w:date="2019-10-22T17:17:15Z">
          <w:r>
            <w:rPr/>
            <w:delText>longitude</w:delText>
          </w:r>
        </w:del>
      </w:ins>
      <w:ins w:id="6780" w:author="Administrator" w:date="2019-10-21T22:28:00Z">
        <w:del w:id="6781" w:author="冰蓝城 [2]" w:date="2019-10-22T17:17:15Z">
          <w:r>
            <w:rPr>
              <w:rFonts w:hint="eastAsia"/>
            </w:rPr>
            <w:delText xml:space="preserve">, float* </w:delText>
          </w:r>
        </w:del>
      </w:ins>
      <w:ins w:id="6782" w:author="Administrator" w:date="2019-10-21T22:28:00Z">
        <w:del w:id="6783" w:author="冰蓝城 [2]" w:date="2019-10-22T17:17:15Z">
          <w:r>
            <w:rPr/>
            <w:delText>latitude</w:delText>
          </w:r>
        </w:del>
      </w:ins>
      <w:ins w:id="6784" w:author="Administrator" w:date="2019-10-21T22:28:00Z">
        <w:del w:id="6785" w:author="冰蓝城 [2]" w:date="2019-10-22T17:17:15Z">
          <w:r>
            <w:rPr>
              <w:rFonts w:hint="eastAsia"/>
            </w:rPr>
            <w:delText xml:space="preserve">, float* </w:delText>
          </w:r>
        </w:del>
      </w:ins>
      <w:ins w:id="6786" w:author="Administrator" w:date="2019-10-21T22:28:00Z">
        <w:del w:id="6787" w:author="冰蓝城 [2]" w:date="2019-10-22T17:17:15Z">
          <w:r>
            <w:rPr/>
            <w:delText>h</w:delText>
          </w:r>
        </w:del>
      </w:ins>
      <w:ins w:id="6788" w:author="Administrator" w:date="2019-10-21T22:28:00Z">
        <w:del w:id="6789" w:author="冰蓝城 [2]" w:date="2019-10-22T17:17:15Z">
          <w:r>
            <w:rPr>
              <w:rFonts w:hint="eastAsia"/>
            </w:rPr>
            <w:delText>ei</w:delText>
          </w:r>
        </w:del>
      </w:ins>
      <w:ins w:id="6790" w:author="Administrator" w:date="2019-10-21T22:28:00Z">
        <w:del w:id="6791" w:author="冰蓝城 [2]" w:date="2019-10-22T17:17:15Z">
          <w:r>
            <w:rPr/>
            <w:delText>gh</w:delText>
          </w:r>
        </w:del>
      </w:ins>
      <w:ins w:id="6792" w:author="Administrator" w:date="2019-10-21T22:28:00Z">
        <w:del w:id="6793" w:author="冰蓝城 [2]" w:date="2019-10-22T17:17:15Z">
          <w:r>
            <w:rPr>
              <w:rFonts w:hint="eastAsia"/>
            </w:rPr>
            <w:delText xml:space="preserve">t,  Time* time, char* title, char* content, </w:delText>
          </w:r>
        </w:del>
      </w:ins>
      <w:ins w:id="6794" w:author="Administrator" w:date="2019-10-21T22:57:00Z">
        <w:del w:id="6795" w:author="冰蓝城 [2]" w:date="2019-10-22T17:17:15Z">
          <w:r>
            <w:rPr>
              <w:rFonts w:hint="eastAsia"/>
            </w:rPr>
            <w:delText>set</w:delText>
          </w:r>
        </w:del>
      </w:ins>
      <w:ins w:id="6796" w:author="Administrator" w:date="2019-10-21T22:28:00Z">
        <w:del w:id="6797" w:author="冰蓝城 [2]" w:date="2019-10-22T17:17:15Z">
          <w:r>
            <w:rPr>
              <w:rFonts w:hint="eastAsia"/>
            </w:rPr>
            <w:delText xml:space="preserve">* layer, </w:delText>
          </w:r>
        </w:del>
      </w:ins>
      <w:ins w:id="6798" w:author="Administrator" w:date="2019-10-21T22:28:00Z">
        <w:del w:id="6799" w:author="冰蓝城 [2]" w:date="2019-10-22T17:17:15Z">
          <w:r>
            <w:rPr/>
            <w:delText>boolean</w:delText>
          </w:r>
        </w:del>
      </w:ins>
      <w:ins w:id="6800" w:author="Administrator" w:date="2019-10-21T22:28:00Z">
        <w:del w:id="6801" w:author="冰蓝城 [2]" w:date="2019-10-22T17:17:15Z">
          <w:r>
            <w:rPr>
              <w:rFonts w:hint="eastAsia"/>
            </w:rPr>
            <w:delText xml:space="preserve"> * isUpload);</w:delText>
          </w:r>
        </w:del>
      </w:ins>
    </w:p>
    <w:p>
      <w:pPr>
        <w:ind w:firstLine="480"/>
        <w:rPr>
          <w:ins w:id="6802" w:author="Administrator" w:date="2019-10-21T22:28:00Z"/>
          <w:del w:id="6803" w:author="冰蓝城 [2]" w:date="2019-10-22T17:17:15Z"/>
        </w:rPr>
      </w:pPr>
      <w:ins w:id="6804" w:author="Administrator" w:date="2019-10-21T22:28:00Z">
        <w:del w:id="6805" w:author="冰蓝城 [2]" w:date="2019-10-22T17:17:15Z">
          <w:r>
            <w:rPr>
              <w:rFonts w:hint="eastAsia"/>
            </w:rPr>
            <w:delText>功能：从添加标记界面获取待添加标记的信息，并放入参</w:delText>
          </w:r>
        </w:del>
      </w:ins>
      <w:ins w:id="6806" w:author="Administrator" w:date="2019-10-21T22:33:00Z">
        <w:del w:id="6807" w:author="冰蓝城 [2]" w:date="2019-10-22T17:17:15Z">
          <w:r>
            <w:rPr>
              <w:rFonts w:hint="eastAsia"/>
            </w:rPr>
            <w:delText>数</w:delText>
          </w:r>
        </w:del>
      </w:ins>
      <w:ins w:id="6808" w:author="Administrator" w:date="2019-10-21T22:28:00Z">
        <w:del w:id="6809" w:author="冰蓝城 [2]" w:date="2019-10-22T17:17:15Z">
          <w:r>
            <w:rPr>
              <w:rFonts w:hint="eastAsia"/>
            </w:rPr>
            <w:delText>image 、</w:delText>
          </w:r>
        </w:del>
      </w:ins>
      <w:ins w:id="6810" w:author="Administrator" w:date="2019-10-21T22:28:00Z">
        <w:del w:id="6811" w:author="冰蓝城 [2]" w:date="2019-10-22T17:17:15Z">
          <w:r>
            <w:rPr/>
            <w:delText>longitude</w:delText>
          </w:r>
        </w:del>
      </w:ins>
      <w:ins w:id="6812" w:author="Administrator" w:date="2019-10-21T22:28:00Z">
        <w:del w:id="6813" w:author="冰蓝城 [2]" w:date="2019-10-22T17:17:15Z">
          <w:r>
            <w:rPr>
              <w:rFonts w:hint="eastAsia"/>
            </w:rPr>
            <w:delText>、</w:delText>
          </w:r>
        </w:del>
      </w:ins>
      <w:ins w:id="6814" w:author="Administrator" w:date="2019-10-21T22:28:00Z">
        <w:del w:id="6815" w:author="冰蓝城 [2]" w:date="2019-10-22T17:17:15Z">
          <w:r>
            <w:rPr/>
            <w:delText>latitude</w:delText>
          </w:r>
        </w:del>
      </w:ins>
      <w:ins w:id="6816" w:author="Administrator" w:date="2019-10-21T22:28:00Z">
        <w:del w:id="6817" w:author="冰蓝城 [2]" w:date="2019-10-22T17:17:15Z">
          <w:r>
            <w:rPr>
              <w:rFonts w:hint="eastAsia"/>
            </w:rPr>
            <w:delText>、</w:delText>
          </w:r>
        </w:del>
      </w:ins>
      <w:ins w:id="6818" w:author="Administrator" w:date="2019-10-21T22:28:00Z">
        <w:del w:id="6819" w:author="冰蓝城 [2]" w:date="2019-10-22T17:17:15Z">
          <w:r>
            <w:rPr/>
            <w:delText>h</w:delText>
          </w:r>
        </w:del>
      </w:ins>
      <w:ins w:id="6820" w:author="Administrator" w:date="2019-10-21T22:28:00Z">
        <w:del w:id="6821" w:author="冰蓝城 [2]" w:date="2019-10-22T17:17:15Z">
          <w:r>
            <w:rPr>
              <w:rFonts w:hint="eastAsia"/>
            </w:rPr>
            <w:delText>ei</w:delText>
          </w:r>
        </w:del>
      </w:ins>
      <w:ins w:id="6822" w:author="Administrator" w:date="2019-10-21T22:28:00Z">
        <w:del w:id="6823" w:author="冰蓝城 [2]" w:date="2019-10-22T17:17:15Z">
          <w:r>
            <w:rPr/>
            <w:delText>gh</w:delText>
          </w:r>
        </w:del>
      </w:ins>
      <w:ins w:id="6824" w:author="Administrator" w:date="2019-10-21T22:28:00Z">
        <w:del w:id="6825" w:author="冰蓝城 [2]" w:date="2019-10-22T17:17:15Z">
          <w:r>
            <w:rPr>
              <w:rFonts w:hint="eastAsia"/>
            </w:rPr>
            <w:delText>t、time、title、content、layer和isUpload所指向的内存区域中；</w:delText>
          </w:r>
        </w:del>
      </w:ins>
    </w:p>
    <w:p>
      <w:pPr>
        <w:ind w:firstLine="480"/>
        <w:rPr>
          <w:ins w:id="6826" w:author="Administrator" w:date="2019-10-21T22:28:00Z"/>
          <w:del w:id="6827" w:author="冰蓝城 [2]" w:date="2019-10-22T17:17:15Z"/>
        </w:rPr>
      </w:pPr>
      <w:ins w:id="6828" w:author="Administrator" w:date="2019-10-21T22:28:00Z">
        <w:del w:id="6829" w:author="冰蓝城 [2]" w:date="2019-10-22T17:17:15Z">
          <w:r>
            <w:rPr>
              <w:rFonts w:hint="eastAsia"/>
            </w:rPr>
            <w:delText>参数1：名称：AddTag；类型：</w:delText>
          </w:r>
        </w:del>
      </w:ins>
      <w:ins w:id="6830" w:author="Administrator" w:date="2019-10-21T22:28:00Z">
        <w:del w:id="6831" w:author="冰蓝城 [2]" w:date="2019-10-22T17:17:15Z">
          <w:r>
            <w:rPr/>
            <w:delText>Shell</w:delText>
          </w:r>
        </w:del>
      </w:ins>
      <w:ins w:id="6832" w:author="Administrator" w:date="2019-10-21T22:28:00Z">
        <w:del w:id="6833" w:author="冰蓝城 [2]" w:date="2019-10-22T17:17:15Z">
          <w:r>
            <w:rPr>
              <w:rFonts w:hint="eastAsia"/>
            </w:rPr>
            <w:delText>；说明：添加标记窗口；</w:delText>
          </w:r>
        </w:del>
      </w:ins>
    </w:p>
    <w:p>
      <w:pPr>
        <w:ind w:firstLine="480"/>
        <w:rPr>
          <w:ins w:id="6834" w:author="Administrator" w:date="2019-10-21T22:28:00Z"/>
          <w:del w:id="6835" w:author="冰蓝城 [2]" w:date="2019-10-22T17:17:15Z"/>
        </w:rPr>
      </w:pPr>
      <w:ins w:id="6836" w:author="Administrator" w:date="2019-10-21T22:28:00Z">
        <w:del w:id="6837" w:author="冰蓝城 [2]" w:date="2019-10-22T17:17:15Z">
          <w:r>
            <w:rPr>
              <w:rFonts w:hint="eastAsia"/>
            </w:rPr>
            <w:delText>参数2：名称：image；类型：</w:delText>
          </w:r>
        </w:del>
      </w:ins>
      <w:ins w:id="6838" w:author="Administrator" w:date="2019-10-21T22:28:00Z">
        <w:del w:id="6839" w:author="冰蓝城 [2]" w:date="2019-10-22T17:17:15Z">
          <w:r>
            <w:rPr/>
            <w:delText>BufferedImage</w:delText>
          </w:r>
        </w:del>
      </w:ins>
      <w:ins w:id="6840" w:author="Administrator" w:date="2019-10-21T22:28:00Z">
        <w:del w:id="6841" w:author="冰蓝城 [2]" w:date="2019-10-22T17:17:15Z">
          <w:r>
            <w:rPr>
              <w:rFonts w:hint="eastAsia"/>
            </w:rPr>
            <w:delText>*；说明：标记的图标；</w:delText>
          </w:r>
        </w:del>
      </w:ins>
    </w:p>
    <w:p>
      <w:pPr>
        <w:ind w:firstLine="480"/>
        <w:rPr>
          <w:ins w:id="6842" w:author="Administrator" w:date="2019-10-21T22:28:00Z"/>
          <w:del w:id="6843" w:author="冰蓝城 [2]" w:date="2019-10-22T17:17:15Z"/>
        </w:rPr>
      </w:pPr>
      <w:ins w:id="6844" w:author="Administrator" w:date="2019-10-21T22:28:00Z">
        <w:del w:id="6845" w:author="冰蓝城 [2]" w:date="2019-10-22T17:17:15Z">
          <w:r>
            <w:rPr>
              <w:rFonts w:hint="eastAsia"/>
            </w:rPr>
            <w:delText>参数3：名称：</w:delText>
          </w:r>
        </w:del>
      </w:ins>
      <w:ins w:id="6846" w:author="Administrator" w:date="2019-10-21T22:28:00Z">
        <w:del w:id="6847" w:author="冰蓝城 [2]" w:date="2019-10-22T17:17:15Z">
          <w:r>
            <w:rPr/>
            <w:delText>longitude</w:delText>
          </w:r>
        </w:del>
      </w:ins>
      <w:ins w:id="6848" w:author="Administrator" w:date="2019-10-21T22:28:00Z">
        <w:del w:id="6849" w:author="冰蓝城 [2]" w:date="2019-10-22T17:17:15Z">
          <w:r>
            <w:rPr>
              <w:rFonts w:hint="eastAsia"/>
            </w:rPr>
            <w:delText>；类型：float * ；说明：标记的经度；</w:delText>
          </w:r>
        </w:del>
      </w:ins>
    </w:p>
    <w:p>
      <w:pPr>
        <w:ind w:firstLine="480"/>
        <w:rPr>
          <w:ins w:id="6850" w:author="Administrator" w:date="2019-10-21T22:28:00Z"/>
          <w:del w:id="6851" w:author="冰蓝城 [2]" w:date="2019-10-22T17:17:15Z"/>
        </w:rPr>
      </w:pPr>
      <w:ins w:id="6852" w:author="Administrator" w:date="2019-10-21T22:28:00Z">
        <w:del w:id="6853" w:author="冰蓝城 [2]" w:date="2019-10-22T17:17:15Z">
          <w:r>
            <w:rPr>
              <w:rFonts w:hint="eastAsia"/>
            </w:rPr>
            <w:delText>参数4：名称：</w:delText>
          </w:r>
        </w:del>
      </w:ins>
      <w:ins w:id="6854" w:author="Administrator" w:date="2019-10-21T22:28:00Z">
        <w:del w:id="6855" w:author="冰蓝城 [2]" w:date="2019-10-22T17:17:15Z">
          <w:r>
            <w:rPr/>
            <w:delText>latitude</w:delText>
          </w:r>
        </w:del>
      </w:ins>
      <w:ins w:id="6856" w:author="Administrator" w:date="2019-10-21T22:28:00Z">
        <w:del w:id="6857" w:author="冰蓝城 [2]" w:date="2019-10-22T17:17:15Z">
          <w:r>
            <w:rPr>
              <w:rFonts w:hint="eastAsia"/>
            </w:rPr>
            <w:delText>；类型：float* ；说明：标记的纬度；</w:delText>
          </w:r>
        </w:del>
      </w:ins>
    </w:p>
    <w:p>
      <w:pPr>
        <w:ind w:firstLine="480"/>
        <w:rPr>
          <w:ins w:id="6858" w:author="Administrator" w:date="2019-10-21T22:28:00Z"/>
          <w:del w:id="6859" w:author="冰蓝城 [2]" w:date="2019-10-22T17:17:15Z"/>
        </w:rPr>
      </w:pPr>
      <w:ins w:id="6860" w:author="Administrator" w:date="2019-10-21T22:28:00Z">
        <w:del w:id="6861" w:author="冰蓝城 [2]" w:date="2019-10-22T17:17:15Z">
          <w:r>
            <w:rPr>
              <w:rFonts w:hint="eastAsia"/>
            </w:rPr>
            <w:delText>参数5：名称：height；类型：float *；说明：标记的高度；</w:delText>
          </w:r>
        </w:del>
      </w:ins>
    </w:p>
    <w:p>
      <w:pPr>
        <w:ind w:firstLine="480"/>
        <w:rPr>
          <w:ins w:id="6862" w:author="Administrator" w:date="2019-10-21T22:28:00Z"/>
          <w:del w:id="6863" w:author="冰蓝城 [2]" w:date="2019-10-22T17:17:15Z"/>
        </w:rPr>
      </w:pPr>
      <w:ins w:id="6864" w:author="Administrator" w:date="2019-10-21T22:28:00Z">
        <w:del w:id="6865" w:author="冰蓝城 [2]" w:date="2019-10-22T17:17:15Z">
          <w:r>
            <w:rPr>
              <w:rFonts w:hint="eastAsia"/>
            </w:rPr>
            <w:delText>参数6：名称：time；类型：Time* ；说明：标记的时间；</w:delText>
          </w:r>
        </w:del>
      </w:ins>
    </w:p>
    <w:p>
      <w:pPr>
        <w:ind w:firstLine="480"/>
        <w:rPr>
          <w:ins w:id="6866" w:author="Administrator" w:date="2019-10-21T22:28:00Z"/>
          <w:del w:id="6867" w:author="冰蓝城 [2]" w:date="2019-10-22T17:17:15Z"/>
        </w:rPr>
      </w:pPr>
      <w:ins w:id="6868" w:author="Administrator" w:date="2019-10-21T22:28:00Z">
        <w:del w:id="6869" w:author="冰蓝城 [2]" w:date="2019-10-22T17:17:15Z">
          <w:r>
            <w:rPr>
              <w:rFonts w:hint="eastAsia"/>
            </w:rPr>
            <w:delText>参数7：名称：title；类型：char* ；说明：标记的标题；</w:delText>
          </w:r>
        </w:del>
      </w:ins>
    </w:p>
    <w:p>
      <w:pPr>
        <w:ind w:firstLine="480"/>
        <w:rPr>
          <w:ins w:id="6870" w:author="Administrator" w:date="2019-10-21T22:28:00Z"/>
          <w:del w:id="6871" w:author="冰蓝城 [2]" w:date="2019-10-22T17:17:15Z"/>
        </w:rPr>
      </w:pPr>
      <w:ins w:id="6872" w:author="Administrator" w:date="2019-10-21T22:28:00Z">
        <w:del w:id="6873" w:author="冰蓝城 [2]" w:date="2019-10-22T17:17:15Z">
          <w:r>
            <w:rPr>
              <w:rFonts w:hint="eastAsia"/>
            </w:rPr>
            <w:delText>参数8：名称：content；类型：char* ；说明：标记的描述信息；</w:delText>
          </w:r>
        </w:del>
      </w:ins>
    </w:p>
    <w:p>
      <w:pPr>
        <w:ind w:firstLine="480"/>
        <w:rPr>
          <w:ins w:id="6874" w:author="Administrator" w:date="2019-10-21T22:28:00Z"/>
          <w:del w:id="6875" w:author="冰蓝城 [2]" w:date="2019-10-22T17:17:15Z"/>
        </w:rPr>
      </w:pPr>
      <w:ins w:id="6876" w:author="Administrator" w:date="2019-10-21T22:28:00Z">
        <w:del w:id="6877" w:author="冰蓝城 [2]" w:date="2019-10-22T17:17:15Z">
          <w:r>
            <w:rPr>
              <w:rFonts w:hint="eastAsia"/>
            </w:rPr>
            <w:delText>参数9：名称：layer；类型：</w:delText>
          </w:r>
        </w:del>
      </w:ins>
      <w:ins w:id="6878" w:author="Administrator" w:date="2019-10-21T22:57:00Z">
        <w:del w:id="6879" w:author="冰蓝城 [2]" w:date="2019-10-22T17:17:15Z">
          <w:r>
            <w:rPr>
              <w:rFonts w:hint="eastAsia"/>
            </w:rPr>
            <w:delText>set</w:delText>
          </w:r>
        </w:del>
      </w:ins>
      <w:ins w:id="6880" w:author="Administrator" w:date="2019-10-21T22:28:00Z">
        <w:del w:id="6881" w:author="冰蓝城 [2]" w:date="2019-10-22T17:17:15Z">
          <w:r>
            <w:rPr>
              <w:rFonts w:hint="eastAsia"/>
            </w:rPr>
            <w:delText>* ；说明：标记所属图层的ID</w:delText>
          </w:r>
        </w:del>
      </w:ins>
      <w:ins w:id="6882" w:author="Administrator" w:date="2019-10-21T22:57:00Z">
        <w:del w:id="6883" w:author="冰蓝城 [2]" w:date="2019-10-22T17:17:15Z">
          <w:r>
            <w:rPr>
              <w:rFonts w:hint="eastAsia"/>
            </w:rPr>
            <w:delText>集合</w:delText>
          </w:r>
        </w:del>
      </w:ins>
      <w:ins w:id="6884" w:author="Administrator" w:date="2019-10-21T22:28:00Z">
        <w:del w:id="6885" w:author="冰蓝城 [2]" w:date="2019-10-22T17:17:15Z">
          <w:r>
            <w:rPr>
              <w:rFonts w:hint="eastAsia"/>
            </w:rPr>
            <w:delText>；</w:delText>
          </w:r>
        </w:del>
      </w:ins>
    </w:p>
    <w:p>
      <w:pPr>
        <w:ind w:firstLine="480"/>
        <w:rPr>
          <w:ins w:id="6886" w:author="Administrator" w:date="2019-10-21T22:28:00Z"/>
          <w:del w:id="6887" w:author="冰蓝城 [2]" w:date="2019-10-22T17:17:15Z"/>
        </w:rPr>
      </w:pPr>
      <w:ins w:id="6888" w:author="Administrator" w:date="2019-10-21T22:28:00Z">
        <w:del w:id="6889" w:author="冰蓝城 [2]" w:date="2019-10-22T17:17:15Z">
          <w:r>
            <w:rPr>
              <w:rFonts w:hint="eastAsia"/>
            </w:rPr>
            <w:delText>参数10：名称：isUpload；类型：</w:delText>
          </w:r>
        </w:del>
      </w:ins>
      <w:ins w:id="6890" w:author="Administrator" w:date="2019-10-21T22:28:00Z">
        <w:del w:id="6891" w:author="冰蓝城 [2]" w:date="2019-10-22T17:17:15Z">
          <w:r>
            <w:rPr/>
            <w:delText>boolean</w:delText>
          </w:r>
        </w:del>
      </w:ins>
      <w:ins w:id="6892" w:author="Administrator" w:date="2019-10-21T22:28:00Z">
        <w:del w:id="6893" w:author="冰蓝城 [2]" w:date="2019-10-22T17:17:15Z">
          <w:r>
            <w:rPr>
              <w:rFonts w:hint="eastAsia"/>
            </w:rPr>
            <w:delText>* ；说明：是否立即上传标记；</w:delText>
          </w:r>
        </w:del>
      </w:ins>
    </w:p>
    <w:p>
      <w:pPr>
        <w:ind w:firstLine="480"/>
        <w:rPr>
          <w:ins w:id="6894" w:author="Administrator" w:date="2019-10-21T22:28:00Z"/>
          <w:del w:id="6895" w:author="冰蓝城 [2]" w:date="2019-10-22T17:17:15Z"/>
        </w:rPr>
      </w:pPr>
      <w:ins w:id="6896" w:author="Administrator" w:date="2019-10-21T22:28:00Z">
        <w:del w:id="6897" w:author="冰蓝城 [2]" w:date="2019-10-22T17:17:15Z">
          <w:r>
            <w:rPr>
              <w:rFonts w:hint="eastAsia"/>
            </w:rPr>
            <w:delText>返回值：无</w:delText>
          </w:r>
        </w:del>
      </w:ins>
    </w:p>
    <w:p>
      <w:pPr>
        <w:ind w:firstLine="480"/>
        <w:rPr>
          <w:ins w:id="6898" w:author="Administrator" w:date="2019-10-21T22:27:00Z"/>
          <w:del w:id="6899" w:author="冰蓝城 [2]" w:date="2019-10-22T17:17:15Z"/>
        </w:rPr>
      </w:pPr>
      <w:ins w:id="6900" w:author="Administrator" w:date="2019-10-21T22:27:00Z">
        <w:del w:id="6901" w:author="冰蓝城 [2]" w:date="2019-10-22T17:17:15Z">
          <w:r>
            <w:rPr>
              <w:rFonts w:hint="eastAsia"/>
            </w:rPr>
            <w:delText>② 添加线路界面</w:delText>
          </w:r>
        </w:del>
      </w:ins>
    </w:p>
    <w:p>
      <w:pPr>
        <w:ind w:firstLine="480"/>
        <w:rPr>
          <w:ins w:id="6902" w:author="Administrator" w:date="2019-10-21T22:27:00Z"/>
          <w:del w:id="6903" w:author="冰蓝城 [2]" w:date="2019-10-22T17:17:15Z"/>
        </w:rPr>
      </w:pPr>
      <w:ins w:id="6904" w:author="Administrator" w:date="2019-10-21T22:27:00Z">
        <w:del w:id="6905" w:author="冰蓝城 [2]" w:date="2019-10-22T17:17:15Z">
          <w:r>
            <w:rPr>
              <w:rFonts w:hint="eastAsia"/>
            </w:rPr>
            <w:delText>void GetAddLineInfo(Shell AddLine, int* tag_num, char* line_title, int* strat_tag_id, int* end_tag_id, List* line);</w:delText>
          </w:r>
        </w:del>
      </w:ins>
    </w:p>
    <w:p>
      <w:pPr>
        <w:ind w:firstLine="480"/>
        <w:rPr>
          <w:ins w:id="6906" w:author="Administrator" w:date="2019-10-21T22:27:00Z"/>
          <w:del w:id="6907" w:author="冰蓝城 [2]" w:date="2019-10-22T17:17:15Z"/>
        </w:rPr>
      </w:pPr>
      <w:ins w:id="6908" w:author="Administrator" w:date="2019-10-21T22:27:00Z">
        <w:del w:id="6909" w:author="冰蓝城 [2]" w:date="2019-10-22T17:17:15Z">
          <w:r>
            <w:rPr>
              <w:rFonts w:hint="eastAsia"/>
            </w:rPr>
            <w:delText>功能：从添加线路界面获取待添加路线的信息，并放入参</w:delText>
          </w:r>
        </w:del>
      </w:ins>
      <w:ins w:id="6910" w:author="Administrator" w:date="2019-10-21T22:33:00Z">
        <w:del w:id="6911" w:author="冰蓝城 [2]" w:date="2019-10-22T17:17:15Z">
          <w:r>
            <w:rPr>
              <w:rFonts w:hint="eastAsia"/>
            </w:rPr>
            <w:delText>数</w:delText>
          </w:r>
        </w:del>
      </w:ins>
      <w:ins w:id="6912" w:author="Administrator" w:date="2019-10-21T22:27:00Z">
        <w:del w:id="6913" w:author="冰蓝城 [2]" w:date="2019-10-22T17:17:15Z">
          <w:r>
            <w:rPr>
              <w:rFonts w:hint="eastAsia"/>
            </w:rPr>
            <w:delText>tag_num、strat_tag_id、end_tag_id、 line_title和line所指向的内存区域中；</w:delText>
          </w:r>
        </w:del>
      </w:ins>
    </w:p>
    <w:p>
      <w:pPr>
        <w:ind w:firstLine="480"/>
        <w:rPr>
          <w:ins w:id="6914" w:author="Administrator" w:date="2019-10-21T22:27:00Z"/>
          <w:del w:id="6915" w:author="冰蓝城 [2]" w:date="2019-10-22T17:17:15Z"/>
        </w:rPr>
      </w:pPr>
      <w:ins w:id="6916" w:author="Administrator" w:date="2019-10-21T22:27:00Z">
        <w:del w:id="6917" w:author="冰蓝城 [2]" w:date="2019-10-22T17:17:15Z">
          <w:r>
            <w:rPr>
              <w:rFonts w:hint="eastAsia"/>
            </w:rPr>
            <w:delText>参数1：名称：AddLine；类型：</w:delText>
          </w:r>
        </w:del>
      </w:ins>
      <w:ins w:id="6918" w:author="Administrator" w:date="2019-10-21T22:27:00Z">
        <w:del w:id="6919" w:author="冰蓝城 [2]" w:date="2019-10-22T17:17:15Z">
          <w:r>
            <w:rPr/>
            <w:delText>Shell</w:delText>
          </w:r>
        </w:del>
      </w:ins>
      <w:ins w:id="6920" w:author="Administrator" w:date="2019-10-21T22:27:00Z">
        <w:del w:id="6921" w:author="冰蓝城 [2]" w:date="2019-10-22T17:17:15Z">
          <w:r>
            <w:rPr>
              <w:rFonts w:hint="eastAsia"/>
            </w:rPr>
            <w:delText>；说明：添加路线窗口；</w:delText>
          </w:r>
        </w:del>
      </w:ins>
    </w:p>
    <w:p>
      <w:pPr>
        <w:ind w:firstLine="480"/>
        <w:rPr>
          <w:ins w:id="6922" w:author="Administrator" w:date="2019-10-21T22:27:00Z"/>
          <w:del w:id="6923" w:author="冰蓝城 [2]" w:date="2019-10-22T17:17:15Z"/>
        </w:rPr>
      </w:pPr>
      <w:ins w:id="6924" w:author="Administrator" w:date="2019-10-21T22:27:00Z">
        <w:del w:id="6925" w:author="冰蓝城 [2]" w:date="2019-10-22T17:17:15Z">
          <w:r>
            <w:rPr>
              <w:rFonts w:hint="eastAsia"/>
            </w:rPr>
            <w:delText>参数2：名称：tag_num；类型：int* ；说明：待添加线路中含有的标记总个数；</w:delText>
          </w:r>
        </w:del>
      </w:ins>
    </w:p>
    <w:p>
      <w:pPr>
        <w:ind w:firstLine="480"/>
        <w:rPr>
          <w:ins w:id="6926" w:author="Administrator" w:date="2019-10-21T22:27:00Z"/>
          <w:del w:id="6927" w:author="冰蓝城 [2]" w:date="2019-10-22T17:17:15Z"/>
        </w:rPr>
      </w:pPr>
      <w:ins w:id="6928" w:author="Administrator" w:date="2019-10-21T22:27:00Z">
        <w:del w:id="6929" w:author="冰蓝城 [2]" w:date="2019-10-22T17:17:15Z">
          <w:r>
            <w:rPr>
              <w:rFonts w:hint="eastAsia"/>
            </w:rPr>
            <w:delText>参数3：名称：line_title；类型：char* ；说明：待添加线路的名称；</w:delText>
          </w:r>
        </w:del>
      </w:ins>
    </w:p>
    <w:p>
      <w:pPr>
        <w:ind w:firstLine="480"/>
        <w:rPr>
          <w:ins w:id="6930" w:author="Administrator" w:date="2019-10-21T22:27:00Z"/>
          <w:del w:id="6931" w:author="冰蓝城 [2]" w:date="2019-10-22T17:17:15Z"/>
        </w:rPr>
      </w:pPr>
      <w:ins w:id="6932" w:author="Administrator" w:date="2019-10-21T22:27:00Z">
        <w:del w:id="6933" w:author="冰蓝城 [2]" w:date="2019-10-22T17:17:15Z">
          <w:r>
            <w:rPr>
              <w:rFonts w:hint="eastAsia"/>
            </w:rPr>
            <w:delText>参数4：名称：strat_tag_id；类型：int* ；说明：起点标记的ID；</w:delText>
          </w:r>
        </w:del>
      </w:ins>
    </w:p>
    <w:p>
      <w:pPr>
        <w:ind w:firstLine="480"/>
        <w:rPr>
          <w:ins w:id="6934" w:author="Administrator" w:date="2019-10-21T22:27:00Z"/>
          <w:del w:id="6935" w:author="冰蓝城 [2]" w:date="2019-10-22T17:17:15Z"/>
        </w:rPr>
      </w:pPr>
      <w:ins w:id="6936" w:author="Administrator" w:date="2019-10-21T22:27:00Z">
        <w:del w:id="6937" w:author="冰蓝城 [2]" w:date="2019-10-22T17:17:15Z">
          <w:r>
            <w:rPr>
              <w:rFonts w:hint="eastAsia"/>
            </w:rPr>
            <w:delText>参数5：名称：end_tag_id；类型：int*；说明：终点标记的ID；</w:delText>
          </w:r>
        </w:del>
      </w:ins>
    </w:p>
    <w:p>
      <w:pPr>
        <w:ind w:firstLine="480"/>
        <w:rPr>
          <w:ins w:id="6938" w:author="Administrator" w:date="2019-10-21T22:27:00Z"/>
          <w:del w:id="6939" w:author="冰蓝城 [2]" w:date="2019-10-22T17:17:15Z"/>
        </w:rPr>
      </w:pPr>
      <w:ins w:id="6940" w:author="Administrator" w:date="2019-10-21T22:27:00Z">
        <w:del w:id="6941" w:author="冰蓝城 [2]" w:date="2019-10-22T17:17:15Z">
          <w:r>
            <w:rPr>
              <w:rFonts w:hint="eastAsia"/>
            </w:rPr>
            <w:delText>参数6：名称：line；类型：List* ；说明：中间标记的ID链表；</w:delText>
          </w:r>
        </w:del>
      </w:ins>
    </w:p>
    <w:p>
      <w:pPr>
        <w:ind w:firstLine="480" w:firstLineChars="200"/>
        <w:rPr>
          <w:ins w:id="6943" w:author="冰蓝城" w:date="2019-10-21T19:55:00Z"/>
          <w:del w:id="6944" w:author="冰蓝城 [2]" w:date="2019-10-22T17:17:15Z"/>
        </w:rPr>
        <w:pPrChange w:id="6942" w:author="Administrator" w:date="2019-10-21T22:27:00Z">
          <w:pPr>
            <w:ind w:firstLineChars="0"/>
          </w:pPr>
        </w:pPrChange>
      </w:pPr>
      <w:ins w:id="6945" w:author="Administrator" w:date="2019-10-21T22:27:00Z">
        <w:del w:id="6946" w:author="冰蓝城 [2]" w:date="2019-10-22T17:17:15Z">
          <w:r>
            <w:rPr>
              <w:rFonts w:hint="eastAsia"/>
            </w:rPr>
            <w:delText>返回值：无</w:delText>
          </w:r>
        </w:del>
      </w:ins>
    </w:p>
    <w:p>
      <w:pPr>
        <w:pStyle w:val="3"/>
        <w:ind w:firstLine="151" w:firstLineChars="0"/>
        <w:rPr>
          <w:ins w:id="6948" w:author="冰蓝城" w:date="2019-10-21T19:48:00Z"/>
          <w:del w:id="6949" w:author="冰蓝城 [2]" w:date="2019-10-22T17:17:15Z"/>
        </w:rPr>
        <w:pPrChange w:id="6947" w:author="Administrator" w:date="2019-10-21T22:24:00Z">
          <w:pPr>
            <w:ind w:firstLineChars="0"/>
          </w:pPr>
        </w:pPrChange>
      </w:pPr>
      <w:ins w:id="6950" w:author="冰蓝城" w:date="2019-10-21T19:55:00Z">
        <w:del w:id="6951" w:author="冰蓝城 [2]" w:date="2019-10-22T17:17:15Z">
          <w:bookmarkStart w:id="33" w:name="_Toc22592008"/>
          <w:r>
            <w:rPr/>
            <w:delText>5.7 数据库管理</w:delText>
          </w:r>
        </w:del>
      </w:ins>
      <w:ins w:id="6952" w:author="冰蓝城" w:date="2019-10-21T19:56:00Z">
        <w:del w:id="6953" w:author="冰蓝城 [2]" w:date="2019-10-22T17:17:15Z">
          <w:r>
            <w:rPr/>
            <w:delText>界面</w:delText>
          </w:r>
          <w:bookmarkEnd w:id="33"/>
        </w:del>
      </w:ins>
    </w:p>
    <w:p>
      <w:pPr>
        <w:ind w:firstLineChars="0"/>
        <w:jc w:val="center"/>
        <w:rPr>
          <w:ins w:id="6955" w:author="冰蓝城" w:date="2019-10-21T20:39:00Z"/>
          <w:del w:id="6956" w:author="冰蓝城 [2]" w:date="2019-10-22T17:17:15Z"/>
        </w:rPr>
        <w:pPrChange w:id="6954" w:author="Administrator" w:date="2019-10-21T22:56:00Z">
          <w:pPr>
            <w:ind w:firstLineChars="0"/>
          </w:pPr>
        </w:pPrChange>
      </w:pPr>
      <w:ins w:id="6957" w:author="冰蓝城" w:date="2019-10-21T20:38:00Z">
        <w:del w:id="6958" w:author="冰蓝城 [2]" w:date="2019-10-22T17:17:15Z">
          <w:r>
            <w:rPr>
              <w:color w:val="auto"/>
              <w:u w:val="none"/>
              <w:rPrChange w:id="6964" w:author="Unknown" w:date="">
                <w:rPr>
                  <w:color w:val="0000FF" w:themeColor="hyperlink"/>
                  <w:u w:val="single"/>
                </w:rPr>
              </w:rPrChange>
            </w:rPr>
            <w:drawing>
              <wp:inline distT="0" distB="0" distL="114300" distR="114300">
                <wp:extent cx="4733925" cy="2905125"/>
                <wp:effectExtent l="0" t="0" r="15875" b="15875"/>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50" cstate="print"/>
                        <a:stretch>
                          <a:fillRect/>
                        </a:stretch>
                      </pic:blipFill>
                      <pic:spPr>
                        <a:xfrm>
                          <a:off x="0" y="0"/>
                          <a:ext cx="4733925" cy="2905125"/>
                        </a:xfrm>
                        <a:prstGeom prst="rect">
                          <a:avLst/>
                        </a:prstGeom>
                        <a:noFill/>
                        <a:ln w="9525">
                          <a:noFill/>
                        </a:ln>
                      </pic:spPr>
                    </pic:pic>
                  </a:graphicData>
                </a:graphic>
              </wp:inline>
            </w:drawing>
          </w:r>
        </w:del>
      </w:ins>
    </w:p>
    <w:p>
      <w:pPr>
        <w:ind w:firstLineChars="0"/>
        <w:jc w:val="center"/>
        <w:rPr>
          <w:ins w:id="6968" w:author="冰蓝城" w:date="2019-10-21T20:56:00Z"/>
          <w:del w:id="6969" w:author="冰蓝城 [2]" w:date="2019-10-22T17:17:15Z"/>
        </w:rPr>
        <w:pPrChange w:id="6967" w:author="Administrator" w:date="2019-10-21T22:56:00Z">
          <w:pPr>
            <w:ind w:firstLineChars="0"/>
          </w:pPr>
        </w:pPrChange>
      </w:pPr>
      <w:ins w:id="6970" w:author="冰蓝城" w:date="2019-10-21T20:47:00Z">
        <w:del w:id="6971" w:author="冰蓝城 [2]" w:date="2019-10-22T17:17:15Z">
          <w:r>
            <w:rPr>
              <w:color w:val="auto"/>
              <w:u w:val="none"/>
              <w:rPrChange w:id="6977" w:author="Unknown" w:date="">
                <w:rPr>
                  <w:color w:val="0000FF" w:themeColor="hyperlink"/>
                  <w:u w:val="single"/>
                </w:rPr>
              </w:rPrChange>
            </w:rPr>
            <w:drawing>
              <wp:inline distT="0" distB="0" distL="114300" distR="114300">
                <wp:extent cx="4657725" cy="3390900"/>
                <wp:effectExtent l="0" t="0" r="15875" b="12700"/>
                <wp:docPr id="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5"/>
                        <pic:cNvPicPr>
                          <a:picLocks noChangeAspect="1"/>
                        </pic:cNvPicPr>
                      </pic:nvPicPr>
                      <pic:blipFill>
                        <a:blip r:embed="rId51" cstate="print"/>
                        <a:stretch>
                          <a:fillRect/>
                        </a:stretch>
                      </pic:blipFill>
                      <pic:spPr>
                        <a:xfrm>
                          <a:off x="0" y="0"/>
                          <a:ext cx="4657725" cy="3390900"/>
                        </a:xfrm>
                        <a:prstGeom prst="rect">
                          <a:avLst/>
                        </a:prstGeom>
                        <a:noFill/>
                        <a:ln w="9525">
                          <a:noFill/>
                        </a:ln>
                      </pic:spPr>
                    </pic:pic>
                  </a:graphicData>
                </a:graphic>
              </wp:inline>
            </w:drawing>
          </w:r>
        </w:del>
      </w:ins>
    </w:p>
    <w:p>
      <w:pPr>
        <w:ind w:firstLineChars="0"/>
        <w:jc w:val="center"/>
        <w:rPr>
          <w:ins w:id="6981" w:author="冰蓝城" w:date="2019-10-21T20:56:00Z"/>
          <w:del w:id="6982" w:author="冰蓝城 [2]" w:date="2019-10-22T17:17:15Z"/>
        </w:rPr>
        <w:pPrChange w:id="6980" w:author="Administrator" w:date="2019-10-21T22:56:00Z">
          <w:pPr>
            <w:ind w:firstLineChars="0"/>
          </w:pPr>
        </w:pPrChange>
      </w:pPr>
      <w:ins w:id="6983" w:author="冰蓝城" w:date="2019-10-21T20:56:00Z">
        <w:del w:id="6984" w:author="冰蓝城 [2]" w:date="2019-10-22T17:17:15Z">
          <w:r>
            <w:rPr>
              <w:color w:val="auto"/>
              <w:u w:val="none"/>
              <w:rPrChange w:id="6990" w:author="Unknown" w:date="">
                <w:rPr>
                  <w:color w:val="0000FF" w:themeColor="hyperlink"/>
                  <w:u w:val="single"/>
                </w:rPr>
              </w:rPrChange>
            </w:rPr>
            <w:drawing>
              <wp:inline distT="0" distB="0" distL="114300" distR="114300">
                <wp:extent cx="4657725" cy="2838450"/>
                <wp:effectExtent l="0" t="0" r="15875" b="6350"/>
                <wp:docPr id="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6"/>
                        <pic:cNvPicPr>
                          <a:picLocks noChangeAspect="1"/>
                        </pic:cNvPicPr>
                      </pic:nvPicPr>
                      <pic:blipFill>
                        <a:blip r:embed="rId52" cstate="print"/>
                        <a:stretch>
                          <a:fillRect/>
                        </a:stretch>
                      </pic:blipFill>
                      <pic:spPr>
                        <a:xfrm>
                          <a:off x="0" y="0"/>
                          <a:ext cx="4657725" cy="2838450"/>
                        </a:xfrm>
                        <a:prstGeom prst="rect">
                          <a:avLst/>
                        </a:prstGeom>
                        <a:noFill/>
                        <a:ln w="9525">
                          <a:noFill/>
                        </a:ln>
                      </pic:spPr>
                    </pic:pic>
                  </a:graphicData>
                </a:graphic>
              </wp:inline>
            </w:drawing>
          </w:r>
        </w:del>
      </w:ins>
    </w:p>
    <w:p>
      <w:pPr>
        <w:ind w:firstLineChars="0"/>
        <w:jc w:val="center"/>
        <w:rPr>
          <w:ins w:id="6994" w:author="冰蓝城" w:date="2019-10-21T20:51:00Z"/>
          <w:del w:id="6995" w:author="冰蓝城 [2]" w:date="2019-10-22T17:17:15Z"/>
        </w:rPr>
        <w:pPrChange w:id="6993" w:author="Administrator" w:date="2019-10-21T22:56:00Z">
          <w:pPr>
            <w:ind w:firstLineChars="0"/>
          </w:pPr>
        </w:pPrChange>
      </w:pPr>
      <w:ins w:id="6996" w:author="冰蓝城" w:date="2019-10-21T20:59:00Z">
        <w:del w:id="6997" w:author="冰蓝城 [2]" w:date="2019-10-22T17:17:15Z">
          <w:r>
            <w:rPr>
              <w:color w:val="auto"/>
              <w:u w:val="none"/>
              <w:rPrChange w:id="7003" w:author="Unknown" w:date="">
                <w:rPr>
                  <w:color w:val="0000FF" w:themeColor="hyperlink"/>
                  <w:u w:val="single"/>
                </w:rPr>
              </w:rPrChange>
            </w:rPr>
            <w:drawing>
              <wp:inline distT="0" distB="0" distL="114300" distR="114300">
                <wp:extent cx="4619625" cy="3028950"/>
                <wp:effectExtent l="0" t="0" r="3175" b="19050"/>
                <wp:docPr id="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7"/>
                        <pic:cNvPicPr>
                          <a:picLocks noChangeAspect="1"/>
                        </pic:cNvPicPr>
                      </pic:nvPicPr>
                      <pic:blipFill>
                        <a:blip r:embed="rId53" cstate="print"/>
                        <a:stretch>
                          <a:fillRect/>
                        </a:stretch>
                      </pic:blipFill>
                      <pic:spPr>
                        <a:xfrm>
                          <a:off x="0" y="0"/>
                          <a:ext cx="4619625" cy="3028950"/>
                        </a:xfrm>
                        <a:prstGeom prst="rect">
                          <a:avLst/>
                        </a:prstGeom>
                        <a:noFill/>
                        <a:ln w="9525">
                          <a:noFill/>
                        </a:ln>
                      </pic:spPr>
                    </pic:pic>
                  </a:graphicData>
                </a:graphic>
              </wp:inline>
            </w:drawing>
          </w:r>
        </w:del>
      </w:ins>
    </w:p>
    <w:p>
      <w:pPr>
        <w:ind w:firstLine="480"/>
        <w:rPr>
          <w:ins w:id="7006" w:author="Administrator" w:date="2019-10-21T23:00:00Z"/>
          <w:del w:id="7007" w:author="冰蓝城 [2]" w:date="2019-10-22T17:17:15Z"/>
        </w:rPr>
      </w:pPr>
      <w:ins w:id="7008" w:author="Administrator" w:date="2019-10-21T22:58:00Z">
        <w:del w:id="7009" w:author="冰蓝城 [2]" w:date="2019-10-22T17:17:15Z">
          <w:r>
            <w:rPr/>
            <w:delText>数据库管理</w:delText>
          </w:r>
        </w:del>
      </w:ins>
      <w:ins w:id="7010" w:author="Administrator" w:date="2019-10-21T22:57:00Z">
        <w:del w:id="7011" w:author="冰蓝城 [2]" w:date="2019-10-22T17:17:15Z">
          <w:r>
            <w:rPr>
              <w:rFonts w:hint="eastAsia"/>
            </w:rPr>
            <w:delText>接口：</w:delText>
          </w:r>
        </w:del>
      </w:ins>
    </w:p>
    <w:p>
      <w:pPr>
        <w:ind w:firstLine="480"/>
        <w:rPr>
          <w:ins w:id="7012" w:author="Administrator" w:date="2019-10-21T23:01:00Z"/>
          <w:del w:id="7013" w:author="冰蓝城 [2]" w:date="2019-10-22T17:17:15Z"/>
        </w:rPr>
      </w:pPr>
      <w:ins w:id="7014" w:author="Administrator" w:date="2019-10-21T23:00:00Z">
        <w:del w:id="7015" w:author="冰蓝城 [2]" w:date="2019-10-22T17:17:15Z">
          <w:r>
            <w:rPr>
              <w:rFonts w:hint="eastAsia"/>
            </w:rPr>
            <w:delText>① 标记</w:delText>
          </w:r>
        </w:del>
      </w:ins>
      <w:ins w:id="7016" w:author="Administrator" w:date="2019-10-21T23:01:00Z">
        <w:del w:id="7017" w:author="冰蓝城 [2]" w:date="2019-10-22T17:17:15Z">
          <w:r>
            <w:rPr>
              <w:rFonts w:hint="eastAsia"/>
            </w:rPr>
            <w:delText>删除</w:delText>
          </w:r>
        </w:del>
      </w:ins>
    </w:p>
    <w:p>
      <w:pPr>
        <w:ind w:firstLine="480"/>
        <w:rPr>
          <w:ins w:id="7018" w:author="Administrator" w:date="2019-10-21T23:01:00Z"/>
          <w:del w:id="7019" w:author="冰蓝城 [2]" w:date="2019-10-22T17:17:15Z"/>
        </w:rPr>
      </w:pPr>
      <w:ins w:id="7020" w:author="Administrator" w:date="2019-10-21T23:01:00Z">
        <w:del w:id="7021" w:author="冰蓝城 [2]" w:date="2019-10-22T17:17:15Z">
          <w:r>
            <w:rPr>
              <w:rFonts w:hint="eastAsia"/>
            </w:rPr>
            <w:delText>void GetDeleteTagInfo(Shell DeleteTag, set*</w:delText>
          </w:r>
        </w:del>
      </w:ins>
      <w:ins w:id="7022" w:author="Administrator" w:date="2019-10-21T23:04:00Z">
        <w:del w:id="7023" w:author="冰蓝城 [2]" w:date="2019-10-22T17:17:15Z">
          <w:r>
            <w:rPr>
              <w:rFonts w:hint="eastAsia"/>
            </w:rPr>
            <w:delText xml:space="preserve"> </w:delText>
          </w:r>
        </w:del>
      </w:ins>
      <w:ins w:id="7024" w:author="Administrator" w:date="2019-10-21T23:01:00Z">
        <w:del w:id="7025" w:author="冰蓝城 [2]" w:date="2019-10-22T17:17:15Z">
          <w:r>
            <w:rPr>
              <w:rFonts w:hint="eastAsia"/>
            </w:rPr>
            <w:delText>tag_id);</w:delText>
          </w:r>
        </w:del>
      </w:ins>
    </w:p>
    <w:p>
      <w:pPr>
        <w:ind w:firstLine="480"/>
        <w:rPr>
          <w:ins w:id="7026" w:author="Administrator" w:date="2019-10-21T23:01:00Z"/>
          <w:del w:id="7027" w:author="冰蓝城 [2]" w:date="2019-10-22T17:17:15Z"/>
        </w:rPr>
      </w:pPr>
      <w:ins w:id="7028" w:author="Administrator" w:date="2019-10-21T23:01:00Z">
        <w:del w:id="7029" w:author="冰蓝城 [2]" w:date="2019-10-22T17:17:15Z">
          <w:r>
            <w:rPr>
              <w:rFonts w:hint="eastAsia"/>
            </w:rPr>
            <w:delText>功能：从标记</w:delText>
          </w:r>
        </w:del>
      </w:ins>
      <w:ins w:id="7030" w:author="Administrator" w:date="2019-10-21T23:02:00Z">
        <w:del w:id="7031" w:author="冰蓝城 [2]" w:date="2019-10-22T17:17:15Z">
          <w:r>
            <w:rPr>
              <w:rFonts w:hint="eastAsia"/>
            </w:rPr>
            <w:delText>管理</w:delText>
          </w:r>
        </w:del>
      </w:ins>
      <w:ins w:id="7032" w:author="Administrator" w:date="2019-10-21T23:01:00Z">
        <w:del w:id="7033" w:author="冰蓝城 [2]" w:date="2019-10-22T17:17:15Z">
          <w:r>
            <w:rPr>
              <w:rFonts w:hint="eastAsia"/>
            </w:rPr>
            <w:delText>界面获取</w:delText>
          </w:r>
        </w:del>
      </w:ins>
      <w:ins w:id="7034" w:author="Administrator" w:date="2019-10-21T23:02:00Z">
        <w:del w:id="7035" w:author="冰蓝城 [2]" w:date="2019-10-22T17:17:15Z">
          <w:r>
            <w:rPr>
              <w:rFonts w:hint="eastAsia"/>
            </w:rPr>
            <w:delText>待删除</w:delText>
          </w:r>
        </w:del>
      </w:ins>
      <w:ins w:id="7036" w:author="Administrator" w:date="2019-10-21T23:01:00Z">
        <w:del w:id="7037" w:author="冰蓝城 [2]" w:date="2019-10-22T17:17:15Z">
          <w:r>
            <w:rPr>
              <w:rFonts w:hint="eastAsia"/>
            </w:rPr>
            <w:delText>的标记</w:delText>
          </w:r>
        </w:del>
      </w:ins>
      <w:ins w:id="7038" w:author="Administrator" w:date="2019-10-21T23:02:00Z">
        <w:del w:id="7039" w:author="冰蓝城 [2]" w:date="2019-10-22T17:17:15Z">
          <w:r>
            <w:rPr>
              <w:rFonts w:hint="eastAsia"/>
            </w:rPr>
            <w:delText>id</w:delText>
          </w:r>
        </w:del>
      </w:ins>
      <w:ins w:id="7040" w:author="Administrator" w:date="2019-10-21T23:01:00Z">
        <w:del w:id="7041" w:author="冰蓝城 [2]" w:date="2019-10-22T17:17:15Z">
          <w:r>
            <w:rPr>
              <w:rFonts w:hint="eastAsia"/>
            </w:rPr>
            <w:delText>，并放入参数</w:delText>
          </w:r>
        </w:del>
      </w:ins>
      <w:ins w:id="7042" w:author="Administrator" w:date="2019-10-21T23:02:00Z">
        <w:del w:id="7043" w:author="冰蓝城 [2]" w:date="2019-10-22T17:17:15Z">
          <w:r>
            <w:rPr>
              <w:rFonts w:hint="eastAsia"/>
            </w:rPr>
            <w:delText>tag_id</w:delText>
          </w:r>
        </w:del>
      </w:ins>
      <w:ins w:id="7044" w:author="Administrator" w:date="2019-10-21T23:01:00Z">
        <w:del w:id="7045" w:author="冰蓝城 [2]" w:date="2019-10-22T17:17:15Z">
          <w:r>
            <w:rPr>
              <w:rFonts w:hint="eastAsia"/>
            </w:rPr>
            <w:delText>所指向的内存区域中；</w:delText>
          </w:r>
        </w:del>
      </w:ins>
    </w:p>
    <w:p>
      <w:pPr>
        <w:ind w:firstLine="480"/>
        <w:rPr>
          <w:ins w:id="7046" w:author="Administrator" w:date="2019-10-21T23:01:00Z"/>
          <w:del w:id="7047" w:author="冰蓝城 [2]" w:date="2019-10-22T17:17:15Z"/>
        </w:rPr>
      </w:pPr>
      <w:ins w:id="7048" w:author="Administrator" w:date="2019-10-21T23:01:00Z">
        <w:del w:id="7049" w:author="冰蓝城 [2]" w:date="2019-10-22T17:17:15Z">
          <w:r>
            <w:rPr>
              <w:rFonts w:hint="eastAsia"/>
            </w:rPr>
            <w:delText>参数1：名称：</w:delText>
          </w:r>
        </w:del>
      </w:ins>
      <w:ins w:id="7050" w:author="Administrator" w:date="2019-10-21T23:02:00Z">
        <w:del w:id="7051" w:author="冰蓝城 [2]" w:date="2019-10-22T17:17:15Z">
          <w:r>
            <w:rPr>
              <w:rFonts w:hint="eastAsia"/>
            </w:rPr>
            <w:delText>DeleteTag</w:delText>
          </w:r>
        </w:del>
      </w:ins>
      <w:ins w:id="7052" w:author="Administrator" w:date="2019-10-21T23:01:00Z">
        <w:del w:id="7053" w:author="冰蓝城 [2]" w:date="2019-10-22T17:17:15Z">
          <w:r>
            <w:rPr>
              <w:rFonts w:hint="eastAsia"/>
            </w:rPr>
            <w:delText>；类型：</w:delText>
          </w:r>
        </w:del>
      </w:ins>
      <w:ins w:id="7054" w:author="Administrator" w:date="2019-10-21T23:01:00Z">
        <w:del w:id="7055" w:author="冰蓝城 [2]" w:date="2019-10-22T17:17:15Z">
          <w:r>
            <w:rPr/>
            <w:delText>Shell</w:delText>
          </w:r>
        </w:del>
      </w:ins>
      <w:ins w:id="7056" w:author="Administrator" w:date="2019-10-21T23:01:00Z">
        <w:del w:id="7057" w:author="冰蓝城 [2]" w:date="2019-10-22T17:17:15Z">
          <w:r>
            <w:rPr>
              <w:rFonts w:hint="eastAsia"/>
            </w:rPr>
            <w:delText>；说明：标记</w:delText>
          </w:r>
        </w:del>
      </w:ins>
      <w:ins w:id="7058" w:author="Administrator" w:date="2019-10-21T23:02:00Z">
        <w:del w:id="7059" w:author="冰蓝城 [2]" w:date="2019-10-22T17:17:15Z">
          <w:r>
            <w:rPr>
              <w:rFonts w:hint="eastAsia"/>
            </w:rPr>
            <w:delText>管理</w:delText>
          </w:r>
        </w:del>
      </w:ins>
      <w:ins w:id="7060" w:author="Administrator" w:date="2019-10-21T23:01:00Z">
        <w:del w:id="7061" w:author="冰蓝城 [2]" w:date="2019-10-22T17:17:15Z">
          <w:r>
            <w:rPr>
              <w:rFonts w:hint="eastAsia"/>
            </w:rPr>
            <w:delText>窗口；</w:delText>
          </w:r>
        </w:del>
      </w:ins>
    </w:p>
    <w:p>
      <w:pPr>
        <w:ind w:firstLine="480"/>
        <w:rPr>
          <w:ins w:id="7062" w:author="Administrator" w:date="2019-10-21T23:03:00Z"/>
          <w:del w:id="7063" w:author="冰蓝城 [2]" w:date="2019-10-22T17:17:15Z"/>
        </w:rPr>
      </w:pPr>
      <w:ins w:id="7064" w:author="Administrator" w:date="2019-10-21T23:01:00Z">
        <w:del w:id="7065" w:author="冰蓝城 [2]" w:date="2019-10-22T17:17:15Z">
          <w:r>
            <w:rPr>
              <w:rFonts w:hint="eastAsia"/>
            </w:rPr>
            <w:delText>参数2：名称：</w:delText>
          </w:r>
        </w:del>
      </w:ins>
      <w:ins w:id="7066" w:author="Administrator" w:date="2019-10-21T23:02:00Z">
        <w:del w:id="7067" w:author="冰蓝城 [2]" w:date="2019-10-22T17:17:15Z">
          <w:r>
            <w:rPr>
              <w:rFonts w:hint="eastAsia"/>
            </w:rPr>
            <w:delText>tag_id</w:delText>
          </w:r>
        </w:del>
      </w:ins>
      <w:ins w:id="7068" w:author="Administrator" w:date="2019-10-21T23:01:00Z">
        <w:del w:id="7069" w:author="冰蓝城 [2]" w:date="2019-10-22T17:17:15Z">
          <w:r>
            <w:rPr>
              <w:rFonts w:hint="eastAsia"/>
            </w:rPr>
            <w:delText>；类型：</w:delText>
          </w:r>
        </w:del>
      </w:ins>
      <w:ins w:id="7070" w:author="Administrator" w:date="2019-10-21T23:02:00Z">
        <w:del w:id="7071" w:author="冰蓝城 [2]" w:date="2019-10-22T17:17:15Z">
          <w:r>
            <w:rPr>
              <w:rFonts w:hint="eastAsia"/>
            </w:rPr>
            <w:delText>set</w:delText>
          </w:r>
        </w:del>
      </w:ins>
      <w:ins w:id="7072" w:author="Administrator" w:date="2019-10-21T23:01:00Z">
        <w:del w:id="7073" w:author="冰蓝城 [2]" w:date="2019-10-22T17:17:15Z">
          <w:r>
            <w:rPr>
              <w:rFonts w:hint="eastAsia"/>
            </w:rPr>
            <w:delText>*；说明：</w:delText>
          </w:r>
        </w:del>
      </w:ins>
      <w:ins w:id="7074" w:author="Administrator" w:date="2019-10-21T23:03:00Z">
        <w:del w:id="7075" w:author="冰蓝城 [2]" w:date="2019-10-22T17:17:15Z">
          <w:r>
            <w:rPr>
              <w:rFonts w:hint="eastAsia"/>
            </w:rPr>
            <w:delText>待删除的</w:delText>
          </w:r>
        </w:del>
      </w:ins>
      <w:ins w:id="7076" w:author="Administrator" w:date="2019-10-21T23:01:00Z">
        <w:del w:id="7077" w:author="冰蓝城 [2]" w:date="2019-10-22T17:17:15Z">
          <w:r>
            <w:rPr>
              <w:rFonts w:hint="eastAsia"/>
            </w:rPr>
            <w:delText>标记</w:delText>
          </w:r>
        </w:del>
      </w:ins>
      <w:ins w:id="7078" w:author="Administrator" w:date="2019-10-21T23:03:00Z">
        <w:del w:id="7079" w:author="冰蓝城 [2]" w:date="2019-10-22T17:17:15Z">
          <w:r>
            <w:rPr>
              <w:rFonts w:hint="eastAsia"/>
            </w:rPr>
            <w:delText>ID</w:delText>
          </w:r>
        </w:del>
      </w:ins>
      <w:ins w:id="7080" w:author="Administrator" w:date="2019-10-21T23:01:00Z">
        <w:del w:id="7081" w:author="冰蓝城 [2]" w:date="2019-10-22T17:17:15Z">
          <w:r>
            <w:rPr>
              <w:rFonts w:hint="eastAsia"/>
            </w:rPr>
            <w:delText>的</w:delText>
          </w:r>
        </w:del>
      </w:ins>
      <w:ins w:id="7082" w:author="Administrator" w:date="2019-10-21T23:03:00Z">
        <w:del w:id="7083" w:author="冰蓝城 [2]" w:date="2019-10-22T17:17:15Z">
          <w:r>
            <w:rPr>
              <w:rFonts w:hint="eastAsia"/>
            </w:rPr>
            <w:delText>集合</w:delText>
          </w:r>
        </w:del>
      </w:ins>
      <w:ins w:id="7084" w:author="Administrator" w:date="2019-10-21T23:01:00Z">
        <w:del w:id="7085" w:author="冰蓝城 [2]" w:date="2019-10-22T17:17:15Z">
          <w:r>
            <w:rPr>
              <w:rFonts w:hint="eastAsia"/>
            </w:rPr>
            <w:delText>；</w:delText>
          </w:r>
        </w:del>
      </w:ins>
    </w:p>
    <w:p>
      <w:pPr>
        <w:ind w:firstLine="480"/>
        <w:rPr>
          <w:ins w:id="7086" w:author="Administrator" w:date="2019-10-21T22:57:00Z"/>
          <w:del w:id="7087" w:author="冰蓝城 [2]" w:date="2019-10-22T17:17:15Z"/>
        </w:rPr>
      </w:pPr>
      <w:ins w:id="7088" w:author="Administrator" w:date="2019-10-21T23:03:00Z">
        <w:del w:id="7089" w:author="冰蓝城 [2]" w:date="2019-10-22T17:17:15Z">
          <w:r>
            <w:rPr>
              <w:rFonts w:hint="eastAsia"/>
            </w:rPr>
            <w:delText>返回值：无</w:delText>
          </w:r>
        </w:del>
      </w:ins>
    </w:p>
    <w:p>
      <w:pPr>
        <w:ind w:firstLine="480"/>
        <w:rPr>
          <w:ins w:id="7090" w:author="Administrator" w:date="2019-10-21T22:57:00Z"/>
          <w:del w:id="7091" w:author="冰蓝城 [2]" w:date="2019-10-22T17:17:15Z"/>
        </w:rPr>
      </w:pPr>
      <w:ins w:id="7092" w:author="Administrator" w:date="2019-10-21T23:00:00Z">
        <w:del w:id="7093" w:author="冰蓝城 [2]" w:date="2019-10-22T17:17:15Z">
          <w:r>
            <w:rPr>
              <w:rFonts w:hint="eastAsia"/>
            </w:rPr>
            <w:delText>②</w:delText>
          </w:r>
        </w:del>
      </w:ins>
      <w:ins w:id="7094" w:author="Administrator" w:date="2019-10-21T22:57:00Z">
        <w:del w:id="7095" w:author="冰蓝城 [2]" w:date="2019-10-22T17:17:15Z">
          <w:r>
            <w:rPr>
              <w:rFonts w:hint="eastAsia"/>
            </w:rPr>
            <w:delText xml:space="preserve"> </w:delText>
          </w:r>
        </w:del>
      </w:ins>
      <w:ins w:id="7096" w:author="Administrator" w:date="2019-10-21T22:58:00Z">
        <w:del w:id="7097" w:author="冰蓝城 [2]" w:date="2019-10-22T17:17:15Z">
          <w:r>
            <w:rPr>
              <w:rFonts w:hint="eastAsia"/>
            </w:rPr>
            <w:delText>修改</w:delText>
          </w:r>
        </w:del>
      </w:ins>
      <w:ins w:id="7098" w:author="Administrator" w:date="2019-10-21T22:57:00Z">
        <w:del w:id="7099" w:author="冰蓝城 [2]" w:date="2019-10-22T17:17:15Z">
          <w:r>
            <w:rPr>
              <w:rFonts w:hint="eastAsia"/>
            </w:rPr>
            <w:delText>标记</w:delText>
          </w:r>
        </w:del>
      </w:ins>
    </w:p>
    <w:p>
      <w:pPr>
        <w:ind w:firstLine="480"/>
        <w:rPr>
          <w:ins w:id="7100" w:author="Administrator" w:date="2019-10-21T22:57:00Z"/>
          <w:del w:id="7101" w:author="冰蓝城 [2]" w:date="2019-10-22T17:17:15Z"/>
        </w:rPr>
      </w:pPr>
      <w:ins w:id="7102" w:author="Administrator" w:date="2019-10-21T22:57:00Z">
        <w:del w:id="7103" w:author="冰蓝城 [2]" w:date="2019-10-22T17:17:15Z">
          <w:r>
            <w:rPr>
              <w:rFonts w:hint="eastAsia"/>
            </w:rPr>
            <w:delText>void Get</w:delText>
          </w:r>
        </w:del>
      </w:ins>
      <w:ins w:id="7104" w:author="Administrator" w:date="2019-10-21T22:58:00Z">
        <w:del w:id="7105" w:author="冰蓝城 [2]" w:date="2019-10-22T17:17:15Z">
          <w:r>
            <w:rPr>
              <w:rFonts w:hint="eastAsia"/>
            </w:rPr>
            <w:delText>Modify</w:delText>
          </w:r>
        </w:del>
      </w:ins>
      <w:ins w:id="7106" w:author="Administrator" w:date="2019-10-21T22:57:00Z">
        <w:del w:id="7107" w:author="冰蓝城 [2]" w:date="2019-10-22T17:17:15Z">
          <w:r>
            <w:rPr>
              <w:rFonts w:hint="eastAsia"/>
            </w:rPr>
            <w:delText xml:space="preserve">TagInfo(Shell </w:delText>
          </w:r>
        </w:del>
      </w:ins>
      <w:ins w:id="7108" w:author="Administrator" w:date="2019-10-21T22:58:00Z">
        <w:del w:id="7109" w:author="冰蓝城 [2]" w:date="2019-10-22T17:17:15Z">
          <w:r>
            <w:rPr>
              <w:rFonts w:hint="eastAsia"/>
            </w:rPr>
            <w:delText>Modify</w:delText>
          </w:r>
        </w:del>
      </w:ins>
      <w:ins w:id="7110" w:author="Administrator" w:date="2019-10-21T22:57:00Z">
        <w:del w:id="7111" w:author="冰蓝城 [2]" w:date="2019-10-22T17:17:15Z">
          <w:r>
            <w:rPr>
              <w:rFonts w:hint="eastAsia"/>
            </w:rPr>
            <w:delText xml:space="preserve">Tag, </w:delText>
          </w:r>
        </w:del>
      </w:ins>
      <w:ins w:id="7112" w:author="Administrator" w:date="2019-10-21T22:57:00Z">
        <w:del w:id="7113" w:author="冰蓝城 [2]" w:date="2019-10-22T17:17:15Z">
          <w:r>
            <w:rPr/>
            <w:delText>BufferedImage</w:delText>
          </w:r>
        </w:del>
      </w:ins>
      <w:ins w:id="7114" w:author="Administrator" w:date="2019-10-21T22:57:00Z">
        <w:del w:id="7115" w:author="冰蓝城 [2]" w:date="2019-10-22T17:17:15Z">
          <w:r>
            <w:rPr>
              <w:rFonts w:hint="eastAsia"/>
            </w:rPr>
            <w:delText xml:space="preserve">* image, float* </w:delText>
          </w:r>
        </w:del>
      </w:ins>
      <w:ins w:id="7116" w:author="Administrator" w:date="2019-10-21T22:57:00Z">
        <w:del w:id="7117" w:author="冰蓝城 [2]" w:date="2019-10-22T17:17:15Z">
          <w:r>
            <w:rPr/>
            <w:delText>longitude</w:delText>
          </w:r>
        </w:del>
      </w:ins>
      <w:ins w:id="7118" w:author="Administrator" w:date="2019-10-21T22:57:00Z">
        <w:del w:id="7119" w:author="冰蓝城 [2]" w:date="2019-10-22T17:17:15Z">
          <w:r>
            <w:rPr>
              <w:rFonts w:hint="eastAsia"/>
            </w:rPr>
            <w:delText xml:space="preserve">, float* </w:delText>
          </w:r>
        </w:del>
      </w:ins>
      <w:ins w:id="7120" w:author="Administrator" w:date="2019-10-21T22:57:00Z">
        <w:del w:id="7121" w:author="冰蓝城 [2]" w:date="2019-10-22T17:17:15Z">
          <w:r>
            <w:rPr/>
            <w:delText>latitude</w:delText>
          </w:r>
        </w:del>
      </w:ins>
      <w:ins w:id="7122" w:author="Administrator" w:date="2019-10-21T22:57:00Z">
        <w:del w:id="7123" w:author="冰蓝城 [2]" w:date="2019-10-22T17:17:15Z">
          <w:r>
            <w:rPr>
              <w:rFonts w:hint="eastAsia"/>
            </w:rPr>
            <w:delText xml:space="preserve">, float* </w:delText>
          </w:r>
        </w:del>
      </w:ins>
      <w:ins w:id="7124" w:author="Administrator" w:date="2019-10-21T22:57:00Z">
        <w:del w:id="7125" w:author="冰蓝城 [2]" w:date="2019-10-22T17:17:15Z">
          <w:r>
            <w:rPr/>
            <w:delText>h</w:delText>
          </w:r>
        </w:del>
      </w:ins>
      <w:ins w:id="7126" w:author="Administrator" w:date="2019-10-21T22:57:00Z">
        <w:del w:id="7127" w:author="冰蓝城 [2]" w:date="2019-10-22T17:17:15Z">
          <w:r>
            <w:rPr>
              <w:rFonts w:hint="eastAsia"/>
            </w:rPr>
            <w:delText>ei</w:delText>
          </w:r>
        </w:del>
      </w:ins>
      <w:ins w:id="7128" w:author="Administrator" w:date="2019-10-21T22:57:00Z">
        <w:del w:id="7129" w:author="冰蓝城 [2]" w:date="2019-10-22T17:17:15Z">
          <w:r>
            <w:rPr/>
            <w:delText>gh</w:delText>
          </w:r>
        </w:del>
      </w:ins>
      <w:ins w:id="7130" w:author="Administrator" w:date="2019-10-21T22:57:00Z">
        <w:del w:id="7131" w:author="冰蓝城 [2]" w:date="2019-10-22T17:17:15Z">
          <w:r>
            <w:rPr>
              <w:rFonts w:hint="eastAsia"/>
            </w:rPr>
            <w:delText xml:space="preserve">t,  Time* time, char* title, char* content, set* layer, </w:delText>
          </w:r>
        </w:del>
      </w:ins>
      <w:ins w:id="7132" w:author="Administrator" w:date="2019-10-21T22:57:00Z">
        <w:del w:id="7133" w:author="冰蓝城 [2]" w:date="2019-10-22T17:17:15Z">
          <w:r>
            <w:rPr/>
            <w:delText>boolean</w:delText>
          </w:r>
        </w:del>
      </w:ins>
      <w:ins w:id="7134" w:author="Administrator" w:date="2019-10-21T22:57:00Z">
        <w:del w:id="7135" w:author="冰蓝城 [2]" w:date="2019-10-22T17:17:15Z">
          <w:r>
            <w:rPr>
              <w:rFonts w:hint="eastAsia"/>
            </w:rPr>
            <w:delText xml:space="preserve"> * isUpload);</w:delText>
          </w:r>
        </w:del>
      </w:ins>
    </w:p>
    <w:p>
      <w:pPr>
        <w:ind w:firstLine="480"/>
        <w:rPr>
          <w:ins w:id="7136" w:author="Administrator" w:date="2019-10-21T22:57:00Z"/>
          <w:del w:id="7137" w:author="冰蓝城 [2]" w:date="2019-10-22T17:17:15Z"/>
        </w:rPr>
      </w:pPr>
      <w:ins w:id="7138" w:author="Administrator" w:date="2019-10-21T22:57:00Z">
        <w:del w:id="7139" w:author="冰蓝城 [2]" w:date="2019-10-22T17:17:15Z">
          <w:r>
            <w:rPr>
              <w:rFonts w:hint="eastAsia"/>
            </w:rPr>
            <w:delText>功能：从</w:delText>
          </w:r>
        </w:del>
      </w:ins>
      <w:ins w:id="7140" w:author="Administrator" w:date="2019-10-21T22:59:00Z">
        <w:del w:id="7141" w:author="冰蓝城 [2]" w:date="2019-10-22T17:17:15Z">
          <w:r>
            <w:rPr>
              <w:rFonts w:hint="eastAsia"/>
            </w:rPr>
            <w:delText>修改</w:delText>
          </w:r>
        </w:del>
      </w:ins>
      <w:ins w:id="7142" w:author="Administrator" w:date="2019-10-21T22:57:00Z">
        <w:del w:id="7143" w:author="冰蓝城 [2]" w:date="2019-10-22T17:17:15Z">
          <w:r>
            <w:rPr>
              <w:rFonts w:hint="eastAsia"/>
            </w:rPr>
            <w:delText>标记界面获取</w:delText>
          </w:r>
        </w:del>
      </w:ins>
      <w:ins w:id="7144" w:author="Administrator" w:date="2019-10-21T23:00:00Z">
        <w:del w:id="7145" w:author="冰蓝城 [2]" w:date="2019-10-22T17:17:15Z">
          <w:r>
            <w:rPr>
              <w:rFonts w:hint="eastAsia"/>
            </w:rPr>
            <w:delText>修改后的</w:delText>
          </w:r>
        </w:del>
      </w:ins>
      <w:ins w:id="7146" w:author="Administrator" w:date="2019-10-21T22:57:00Z">
        <w:del w:id="7147" w:author="冰蓝城 [2]" w:date="2019-10-22T17:17:15Z">
          <w:r>
            <w:rPr>
              <w:rFonts w:hint="eastAsia"/>
            </w:rPr>
            <w:delText>标记信息，并放入参数image 、</w:delText>
          </w:r>
        </w:del>
      </w:ins>
      <w:ins w:id="7148" w:author="Administrator" w:date="2019-10-21T22:57:00Z">
        <w:del w:id="7149" w:author="冰蓝城 [2]" w:date="2019-10-22T17:17:15Z">
          <w:r>
            <w:rPr/>
            <w:delText>longitude</w:delText>
          </w:r>
        </w:del>
      </w:ins>
      <w:ins w:id="7150" w:author="Administrator" w:date="2019-10-21T22:57:00Z">
        <w:del w:id="7151" w:author="冰蓝城 [2]" w:date="2019-10-22T17:17:15Z">
          <w:r>
            <w:rPr>
              <w:rFonts w:hint="eastAsia"/>
            </w:rPr>
            <w:delText>、</w:delText>
          </w:r>
        </w:del>
      </w:ins>
      <w:ins w:id="7152" w:author="Administrator" w:date="2019-10-21T22:57:00Z">
        <w:del w:id="7153" w:author="冰蓝城 [2]" w:date="2019-10-22T17:17:15Z">
          <w:r>
            <w:rPr/>
            <w:delText>latitude</w:delText>
          </w:r>
        </w:del>
      </w:ins>
      <w:ins w:id="7154" w:author="Administrator" w:date="2019-10-21T22:57:00Z">
        <w:del w:id="7155" w:author="冰蓝城 [2]" w:date="2019-10-22T17:17:15Z">
          <w:r>
            <w:rPr>
              <w:rFonts w:hint="eastAsia"/>
            </w:rPr>
            <w:delText>、</w:delText>
          </w:r>
        </w:del>
      </w:ins>
      <w:ins w:id="7156" w:author="Administrator" w:date="2019-10-21T22:57:00Z">
        <w:del w:id="7157" w:author="冰蓝城 [2]" w:date="2019-10-22T17:17:15Z">
          <w:r>
            <w:rPr/>
            <w:delText>h</w:delText>
          </w:r>
        </w:del>
      </w:ins>
      <w:ins w:id="7158" w:author="Administrator" w:date="2019-10-21T22:57:00Z">
        <w:del w:id="7159" w:author="冰蓝城 [2]" w:date="2019-10-22T17:17:15Z">
          <w:r>
            <w:rPr>
              <w:rFonts w:hint="eastAsia"/>
            </w:rPr>
            <w:delText>ei</w:delText>
          </w:r>
        </w:del>
      </w:ins>
      <w:ins w:id="7160" w:author="Administrator" w:date="2019-10-21T22:57:00Z">
        <w:del w:id="7161" w:author="冰蓝城 [2]" w:date="2019-10-22T17:17:15Z">
          <w:r>
            <w:rPr/>
            <w:delText>gh</w:delText>
          </w:r>
        </w:del>
      </w:ins>
      <w:ins w:id="7162" w:author="Administrator" w:date="2019-10-21T22:57:00Z">
        <w:del w:id="7163" w:author="冰蓝城 [2]" w:date="2019-10-22T17:17:15Z">
          <w:r>
            <w:rPr>
              <w:rFonts w:hint="eastAsia"/>
            </w:rPr>
            <w:delText>t、time、title、content、layer和isUpload所指向的内存区域中；</w:delText>
          </w:r>
        </w:del>
      </w:ins>
    </w:p>
    <w:p>
      <w:pPr>
        <w:ind w:firstLine="480"/>
        <w:rPr>
          <w:ins w:id="7164" w:author="Administrator" w:date="2019-10-21T22:57:00Z"/>
          <w:del w:id="7165" w:author="冰蓝城 [2]" w:date="2019-10-22T17:17:15Z"/>
        </w:rPr>
      </w:pPr>
      <w:ins w:id="7166" w:author="Administrator" w:date="2019-10-21T22:57:00Z">
        <w:del w:id="7167" w:author="冰蓝城 [2]" w:date="2019-10-22T17:17:15Z">
          <w:r>
            <w:rPr>
              <w:rFonts w:hint="eastAsia"/>
            </w:rPr>
            <w:delText>参数1：名称：</w:delText>
          </w:r>
        </w:del>
      </w:ins>
      <w:ins w:id="7168" w:author="Administrator" w:date="2019-10-21T22:58:00Z">
        <w:del w:id="7169" w:author="冰蓝城 [2]" w:date="2019-10-22T17:17:15Z">
          <w:r>
            <w:rPr>
              <w:rFonts w:hint="eastAsia"/>
            </w:rPr>
            <w:delText>ModifyTag</w:delText>
          </w:r>
        </w:del>
      </w:ins>
      <w:ins w:id="7170" w:author="Administrator" w:date="2019-10-21T22:57:00Z">
        <w:del w:id="7171" w:author="冰蓝城 [2]" w:date="2019-10-22T17:17:15Z">
          <w:r>
            <w:rPr>
              <w:rFonts w:hint="eastAsia"/>
            </w:rPr>
            <w:delText>；类型：</w:delText>
          </w:r>
        </w:del>
      </w:ins>
      <w:ins w:id="7172" w:author="Administrator" w:date="2019-10-21T22:57:00Z">
        <w:del w:id="7173" w:author="冰蓝城 [2]" w:date="2019-10-22T17:17:15Z">
          <w:r>
            <w:rPr/>
            <w:delText>Shell</w:delText>
          </w:r>
        </w:del>
      </w:ins>
      <w:ins w:id="7174" w:author="Administrator" w:date="2019-10-21T22:57:00Z">
        <w:del w:id="7175" w:author="冰蓝城 [2]" w:date="2019-10-22T17:17:15Z">
          <w:r>
            <w:rPr>
              <w:rFonts w:hint="eastAsia"/>
            </w:rPr>
            <w:delText>；说明：</w:delText>
          </w:r>
        </w:del>
      </w:ins>
      <w:ins w:id="7176" w:author="Administrator" w:date="2019-10-21T22:58:00Z">
        <w:del w:id="7177" w:author="冰蓝城 [2]" w:date="2019-10-22T17:17:15Z">
          <w:r>
            <w:rPr>
              <w:rFonts w:hint="eastAsia"/>
            </w:rPr>
            <w:delText>修改</w:delText>
          </w:r>
        </w:del>
      </w:ins>
      <w:ins w:id="7178" w:author="Administrator" w:date="2019-10-21T22:57:00Z">
        <w:del w:id="7179" w:author="冰蓝城 [2]" w:date="2019-10-22T17:17:15Z">
          <w:r>
            <w:rPr>
              <w:rFonts w:hint="eastAsia"/>
            </w:rPr>
            <w:delText>标记窗口；</w:delText>
          </w:r>
        </w:del>
      </w:ins>
    </w:p>
    <w:p>
      <w:pPr>
        <w:ind w:firstLine="480"/>
        <w:rPr>
          <w:ins w:id="7180" w:author="Administrator" w:date="2019-10-21T22:57:00Z"/>
          <w:del w:id="7181" w:author="冰蓝城 [2]" w:date="2019-10-22T17:17:15Z"/>
        </w:rPr>
      </w:pPr>
      <w:ins w:id="7182" w:author="Administrator" w:date="2019-10-21T22:57:00Z">
        <w:del w:id="7183" w:author="冰蓝城 [2]" w:date="2019-10-22T17:17:15Z">
          <w:r>
            <w:rPr>
              <w:rFonts w:hint="eastAsia"/>
            </w:rPr>
            <w:delText>参数2：名称：image；类型：</w:delText>
          </w:r>
        </w:del>
      </w:ins>
      <w:ins w:id="7184" w:author="Administrator" w:date="2019-10-21T22:57:00Z">
        <w:del w:id="7185" w:author="冰蓝城 [2]" w:date="2019-10-22T17:17:15Z">
          <w:r>
            <w:rPr/>
            <w:delText>BufferedImage</w:delText>
          </w:r>
        </w:del>
      </w:ins>
      <w:ins w:id="7186" w:author="Administrator" w:date="2019-10-21T22:57:00Z">
        <w:del w:id="7187" w:author="冰蓝城 [2]" w:date="2019-10-22T17:17:15Z">
          <w:r>
            <w:rPr>
              <w:rFonts w:hint="eastAsia"/>
            </w:rPr>
            <w:delText>*；说明：标记的图标；</w:delText>
          </w:r>
        </w:del>
      </w:ins>
    </w:p>
    <w:p>
      <w:pPr>
        <w:ind w:firstLine="480"/>
        <w:rPr>
          <w:ins w:id="7188" w:author="Administrator" w:date="2019-10-21T22:57:00Z"/>
          <w:del w:id="7189" w:author="冰蓝城 [2]" w:date="2019-10-22T17:17:15Z"/>
        </w:rPr>
      </w:pPr>
      <w:ins w:id="7190" w:author="Administrator" w:date="2019-10-21T22:57:00Z">
        <w:del w:id="7191" w:author="冰蓝城 [2]" w:date="2019-10-22T17:17:15Z">
          <w:r>
            <w:rPr>
              <w:rFonts w:hint="eastAsia"/>
            </w:rPr>
            <w:delText>参数3：名称：</w:delText>
          </w:r>
        </w:del>
      </w:ins>
      <w:ins w:id="7192" w:author="Administrator" w:date="2019-10-21T22:57:00Z">
        <w:del w:id="7193" w:author="冰蓝城 [2]" w:date="2019-10-22T17:17:15Z">
          <w:r>
            <w:rPr/>
            <w:delText>longitude</w:delText>
          </w:r>
        </w:del>
      </w:ins>
      <w:ins w:id="7194" w:author="Administrator" w:date="2019-10-21T22:57:00Z">
        <w:del w:id="7195" w:author="冰蓝城 [2]" w:date="2019-10-22T17:17:15Z">
          <w:r>
            <w:rPr>
              <w:rFonts w:hint="eastAsia"/>
            </w:rPr>
            <w:delText>；类型：float * ；说明：标记的经度；</w:delText>
          </w:r>
        </w:del>
      </w:ins>
    </w:p>
    <w:p>
      <w:pPr>
        <w:ind w:firstLine="480"/>
        <w:rPr>
          <w:ins w:id="7196" w:author="Administrator" w:date="2019-10-21T22:57:00Z"/>
          <w:del w:id="7197" w:author="冰蓝城 [2]" w:date="2019-10-22T17:17:15Z"/>
        </w:rPr>
      </w:pPr>
      <w:ins w:id="7198" w:author="Administrator" w:date="2019-10-21T22:57:00Z">
        <w:del w:id="7199" w:author="冰蓝城 [2]" w:date="2019-10-22T17:17:15Z">
          <w:r>
            <w:rPr>
              <w:rFonts w:hint="eastAsia"/>
            </w:rPr>
            <w:delText>参数4：名称：</w:delText>
          </w:r>
        </w:del>
      </w:ins>
      <w:ins w:id="7200" w:author="Administrator" w:date="2019-10-21T22:57:00Z">
        <w:del w:id="7201" w:author="冰蓝城 [2]" w:date="2019-10-22T17:17:15Z">
          <w:r>
            <w:rPr/>
            <w:delText>latitude</w:delText>
          </w:r>
        </w:del>
      </w:ins>
      <w:ins w:id="7202" w:author="Administrator" w:date="2019-10-21T22:57:00Z">
        <w:del w:id="7203" w:author="冰蓝城 [2]" w:date="2019-10-22T17:17:15Z">
          <w:r>
            <w:rPr>
              <w:rFonts w:hint="eastAsia"/>
            </w:rPr>
            <w:delText>；类型：float* ；说明：标记的纬度；</w:delText>
          </w:r>
        </w:del>
      </w:ins>
    </w:p>
    <w:p>
      <w:pPr>
        <w:ind w:firstLine="480"/>
        <w:rPr>
          <w:ins w:id="7204" w:author="Administrator" w:date="2019-10-21T22:57:00Z"/>
          <w:del w:id="7205" w:author="冰蓝城 [2]" w:date="2019-10-22T17:17:15Z"/>
        </w:rPr>
      </w:pPr>
      <w:ins w:id="7206" w:author="Administrator" w:date="2019-10-21T22:57:00Z">
        <w:del w:id="7207" w:author="冰蓝城 [2]" w:date="2019-10-22T17:17:15Z">
          <w:r>
            <w:rPr>
              <w:rFonts w:hint="eastAsia"/>
            </w:rPr>
            <w:delText>参数5：名称：height；类型：float *；说明：标记的高度；</w:delText>
          </w:r>
        </w:del>
      </w:ins>
    </w:p>
    <w:p>
      <w:pPr>
        <w:ind w:firstLine="480"/>
        <w:rPr>
          <w:ins w:id="7208" w:author="Administrator" w:date="2019-10-21T22:57:00Z"/>
          <w:del w:id="7209" w:author="冰蓝城 [2]" w:date="2019-10-22T17:17:15Z"/>
        </w:rPr>
      </w:pPr>
      <w:ins w:id="7210" w:author="Administrator" w:date="2019-10-21T22:57:00Z">
        <w:del w:id="7211" w:author="冰蓝城 [2]" w:date="2019-10-22T17:17:15Z">
          <w:r>
            <w:rPr>
              <w:rFonts w:hint="eastAsia"/>
            </w:rPr>
            <w:delText>参数6：名称：time；类型：Time* ；说明：标记的时间；</w:delText>
          </w:r>
        </w:del>
      </w:ins>
    </w:p>
    <w:p>
      <w:pPr>
        <w:ind w:firstLine="480"/>
        <w:rPr>
          <w:ins w:id="7212" w:author="Administrator" w:date="2019-10-21T22:57:00Z"/>
          <w:del w:id="7213" w:author="冰蓝城 [2]" w:date="2019-10-22T17:17:15Z"/>
        </w:rPr>
      </w:pPr>
      <w:ins w:id="7214" w:author="Administrator" w:date="2019-10-21T22:57:00Z">
        <w:del w:id="7215" w:author="冰蓝城 [2]" w:date="2019-10-22T17:17:15Z">
          <w:r>
            <w:rPr>
              <w:rFonts w:hint="eastAsia"/>
            </w:rPr>
            <w:delText>参数7：名称：title；类型：char* ；说明：标记的标题；</w:delText>
          </w:r>
        </w:del>
      </w:ins>
    </w:p>
    <w:p>
      <w:pPr>
        <w:ind w:firstLine="480"/>
        <w:rPr>
          <w:ins w:id="7216" w:author="Administrator" w:date="2019-10-21T22:57:00Z"/>
          <w:del w:id="7217" w:author="冰蓝城 [2]" w:date="2019-10-22T17:17:15Z"/>
        </w:rPr>
      </w:pPr>
      <w:ins w:id="7218" w:author="Administrator" w:date="2019-10-21T22:57:00Z">
        <w:del w:id="7219" w:author="冰蓝城 [2]" w:date="2019-10-22T17:17:15Z">
          <w:r>
            <w:rPr>
              <w:rFonts w:hint="eastAsia"/>
            </w:rPr>
            <w:delText>参数8：名称：content；类型：char* ；说明：标记的描述信息；</w:delText>
          </w:r>
        </w:del>
      </w:ins>
    </w:p>
    <w:p>
      <w:pPr>
        <w:ind w:firstLine="480"/>
        <w:rPr>
          <w:ins w:id="7220" w:author="Administrator" w:date="2019-10-21T22:57:00Z"/>
          <w:del w:id="7221" w:author="冰蓝城 [2]" w:date="2019-10-22T17:17:15Z"/>
        </w:rPr>
      </w:pPr>
      <w:ins w:id="7222" w:author="Administrator" w:date="2019-10-21T22:57:00Z">
        <w:del w:id="7223" w:author="冰蓝城 [2]" w:date="2019-10-22T17:17:15Z">
          <w:r>
            <w:rPr>
              <w:rFonts w:hint="eastAsia"/>
            </w:rPr>
            <w:delText>参数9：名称：layer；类型：set* ；说明：标记所属图层的ID集合；</w:delText>
          </w:r>
        </w:del>
      </w:ins>
    </w:p>
    <w:p>
      <w:pPr>
        <w:ind w:firstLine="480"/>
        <w:rPr>
          <w:ins w:id="7224" w:author="Administrator" w:date="2019-10-21T22:57:00Z"/>
          <w:del w:id="7225" w:author="冰蓝城 [2]" w:date="2019-10-22T17:17:15Z"/>
        </w:rPr>
      </w:pPr>
      <w:ins w:id="7226" w:author="Administrator" w:date="2019-10-21T22:57:00Z">
        <w:del w:id="7227" w:author="冰蓝城 [2]" w:date="2019-10-22T17:17:15Z">
          <w:r>
            <w:rPr>
              <w:rFonts w:hint="eastAsia"/>
            </w:rPr>
            <w:delText>参数10：名称：isUpload；类型：</w:delText>
          </w:r>
        </w:del>
      </w:ins>
      <w:ins w:id="7228" w:author="Administrator" w:date="2019-10-21T22:57:00Z">
        <w:del w:id="7229" w:author="冰蓝城 [2]" w:date="2019-10-22T17:17:15Z">
          <w:r>
            <w:rPr/>
            <w:delText>boolean</w:delText>
          </w:r>
        </w:del>
      </w:ins>
      <w:ins w:id="7230" w:author="Administrator" w:date="2019-10-21T22:57:00Z">
        <w:del w:id="7231" w:author="冰蓝城 [2]" w:date="2019-10-22T17:17:15Z">
          <w:r>
            <w:rPr>
              <w:rFonts w:hint="eastAsia"/>
            </w:rPr>
            <w:delText>* ；说明：是否立即上传标记；</w:delText>
          </w:r>
        </w:del>
      </w:ins>
    </w:p>
    <w:p>
      <w:pPr>
        <w:ind w:firstLine="480"/>
        <w:rPr>
          <w:ins w:id="7232" w:author="Administrator" w:date="2019-10-21T22:57:00Z"/>
          <w:del w:id="7233" w:author="冰蓝城 [2]" w:date="2019-10-22T17:17:15Z"/>
        </w:rPr>
      </w:pPr>
      <w:ins w:id="7234" w:author="Administrator" w:date="2019-10-21T22:57:00Z">
        <w:del w:id="7235" w:author="冰蓝城 [2]" w:date="2019-10-22T17:17:15Z">
          <w:r>
            <w:rPr>
              <w:rFonts w:hint="eastAsia"/>
            </w:rPr>
            <w:delText>返回值：无</w:delText>
          </w:r>
        </w:del>
      </w:ins>
    </w:p>
    <w:p>
      <w:pPr>
        <w:ind w:firstLine="480"/>
        <w:rPr>
          <w:ins w:id="7236" w:author="Administrator" w:date="2019-10-21T22:57:00Z"/>
          <w:del w:id="7237" w:author="冰蓝城 [2]" w:date="2019-10-22T17:17:15Z"/>
        </w:rPr>
      </w:pPr>
      <w:ins w:id="7238" w:author="Administrator" w:date="2019-10-21T23:03:00Z">
        <w:del w:id="7239" w:author="冰蓝城 [2]" w:date="2019-10-22T17:17:15Z">
          <w:r>
            <w:rPr>
              <w:rFonts w:hint="eastAsia"/>
            </w:rPr>
            <w:delText>③</w:delText>
          </w:r>
        </w:del>
      </w:ins>
      <w:ins w:id="7240" w:author="Administrator" w:date="2019-10-21T22:57:00Z">
        <w:del w:id="7241" w:author="冰蓝城 [2]" w:date="2019-10-22T17:17:15Z">
          <w:r>
            <w:rPr>
              <w:rFonts w:hint="eastAsia"/>
            </w:rPr>
            <w:delText xml:space="preserve"> </w:delText>
          </w:r>
        </w:del>
      </w:ins>
      <w:ins w:id="7242" w:author="Administrator" w:date="2019-10-21T22:58:00Z">
        <w:del w:id="7243" w:author="冰蓝城 [2]" w:date="2019-10-22T17:17:15Z">
          <w:r>
            <w:rPr>
              <w:rFonts w:hint="eastAsia"/>
            </w:rPr>
            <w:delText>修改线路</w:delText>
          </w:r>
        </w:del>
      </w:ins>
    </w:p>
    <w:p>
      <w:pPr>
        <w:ind w:firstLine="480"/>
        <w:rPr>
          <w:ins w:id="7244" w:author="Administrator" w:date="2019-10-21T22:57:00Z"/>
          <w:del w:id="7245" w:author="冰蓝城 [2]" w:date="2019-10-22T17:17:15Z"/>
        </w:rPr>
      </w:pPr>
      <w:ins w:id="7246" w:author="Administrator" w:date="2019-10-21T22:57:00Z">
        <w:del w:id="7247" w:author="冰蓝城 [2]" w:date="2019-10-22T17:17:15Z">
          <w:r>
            <w:rPr>
              <w:rFonts w:hint="eastAsia"/>
            </w:rPr>
            <w:delText>void Get</w:delText>
          </w:r>
        </w:del>
      </w:ins>
      <w:ins w:id="7248" w:author="Administrator" w:date="2019-10-21T22:59:00Z">
        <w:del w:id="7249" w:author="冰蓝城 [2]" w:date="2019-10-22T17:17:15Z">
          <w:r>
            <w:rPr>
              <w:rFonts w:hint="eastAsia"/>
            </w:rPr>
            <w:delText>Modify</w:delText>
          </w:r>
        </w:del>
      </w:ins>
      <w:ins w:id="7250" w:author="Administrator" w:date="2019-10-21T22:57:00Z">
        <w:del w:id="7251" w:author="冰蓝城 [2]" w:date="2019-10-22T17:17:15Z">
          <w:r>
            <w:rPr>
              <w:rFonts w:hint="eastAsia"/>
            </w:rPr>
            <w:delText xml:space="preserve">LineInfo(Shell </w:delText>
          </w:r>
        </w:del>
      </w:ins>
      <w:ins w:id="7252" w:author="Administrator" w:date="2019-10-21T22:59:00Z">
        <w:del w:id="7253" w:author="冰蓝城 [2]" w:date="2019-10-22T17:17:15Z">
          <w:r>
            <w:rPr>
              <w:rFonts w:hint="eastAsia"/>
            </w:rPr>
            <w:delText>ModifyLine</w:delText>
          </w:r>
        </w:del>
      </w:ins>
      <w:ins w:id="7254" w:author="Administrator" w:date="2019-10-21T22:57:00Z">
        <w:del w:id="7255" w:author="冰蓝城 [2]" w:date="2019-10-22T17:17:15Z">
          <w:r>
            <w:rPr>
              <w:rFonts w:hint="eastAsia"/>
            </w:rPr>
            <w:delText>, int* tag_num, char* line_title, int* strat_tag_id, int* end_tag_id, List* line);</w:delText>
          </w:r>
        </w:del>
      </w:ins>
    </w:p>
    <w:p>
      <w:pPr>
        <w:ind w:firstLine="480"/>
        <w:rPr>
          <w:ins w:id="7256" w:author="Administrator" w:date="2019-10-21T22:57:00Z"/>
          <w:del w:id="7257" w:author="冰蓝城 [2]" w:date="2019-10-22T17:17:15Z"/>
        </w:rPr>
      </w:pPr>
      <w:ins w:id="7258" w:author="Administrator" w:date="2019-10-21T22:57:00Z">
        <w:del w:id="7259" w:author="冰蓝城 [2]" w:date="2019-10-22T17:17:15Z">
          <w:r>
            <w:rPr>
              <w:rFonts w:hint="eastAsia"/>
            </w:rPr>
            <w:delText>功能：从</w:delText>
          </w:r>
        </w:del>
      </w:ins>
      <w:ins w:id="7260" w:author="Administrator" w:date="2019-10-21T22:59:00Z">
        <w:del w:id="7261" w:author="冰蓝城 [2]" w:date="2019-10-22T17:17:15Z">
          <w:r>
            <w:rPr>
              <w:rFonts w:hint="eastAsia"/>
            </w:rPr>
            <w:delText>修改</w:delText>
          </w:r>
        </w:del>
      </w:ins>
      <w:ins w:id="7262" w:author="Administrator" w:date="2019-10-21T22:57:00Z">
        <w:del w:id="7263" w:author="冰蓝城 [2]" w:date="2019-10-22T17:17:15Z">
          <w:r>
            <w:rPr>
              <w:rFonts w:hint="eastAsia"/>
            </w:rPr>
            <w:delText>线路界面获取</w:delText>
          </w:r>
        </w:del>
      </w:ins>
      <w:ins w:id="7264" w:author="Administrator" w:date="2019-10-21T22:59:00Z">
        <w:del w:id="7265" w:author="冰蓝城 [2]" w:date="2019-10-22T17:17:15Z">
          <w:r>
            <w:rPr>
              <w:rFonts w:hint="eastAsia"/>
            </w:rPr>
            <w:delText>修改后的</w:delText>
          </w:r>
        </w:del>
      </w:ins>
      <w:ins w:id="7266" w:author="Administrator" w:date="2019-10-21T22:57:00Z">
        <w:del w:id="7267" w:author="冰蓝城 [2]" w:date="2019-10-22T17:17:15Z">
          <w:r>
            <w:rPr>
              <w:rFonts w:hint="eastAsia"/>
            </w:rPr>
            <w:delText>路线信息，并放入参数tag_num、strat_tag_id、end_tag_id、 line_title和line所指向的内存区域中；</w:delText>
          </w:r>
        </w:del>
      </w:ins>
    </w:p>
    <w:p>
      <w:pPr>
        <w:ind w:firstLine="480"/>
        <w:rPr>
          <w:ins w:id="7268" w:author="Administrator" w:date="2019-10-21T22:57:00Z"/>
          <w:del w:id="7269" w:author="冰蓝城 [2]" w:date="2019-10-22T17:17:15Z"/>
        </w:rPr>
      </w:pPr>
      <w:ins w:id="7270" w:author="Administrator" w:date="2019-10-21T22:57:00Z">
        <w:del w:id="7271" w:author="冰蓝城 [2]" w:date="2019-10-22T17:17:15Z">
          <w:r>
            <w:rPr>
              <w:rFonts w:hint="eastAsia"/>
            </w:rPr>
            <w:delText>参数1：名称：</w:delText>
          </w:r>
        </w:del>
      </w:ins>
      <w:ins w:id="7272" w:author="Administrator" w:date="2019-10-21T22:59:00Z">
        <w:del w:id="7273" w:author="冰蓝城 [2]" w:date="2019-10-22T17:17:15Z">
          <w:r>
            <w:rPr>
              <w:rFonts w:hint="eastAsia"/>
            </w:rPr>
            <w:delText>ModifyLine</w:delText>
          </w:r>
        </w:del>
      </w:ins>
      <w:ins w:id="7274" w:author="Administrator" w:date="2019-10-21T22:57:00Z">
        <w:del w:id="7275" w:author="冰蓝城 [2]" w:date="2019-10-22T17:17:15Z">
          <w:r>
            <w:rPr>
              <w:rFonts w:hint="eastAsia"/>
            </w:rPr>
            <w:delText>；类型：</w:delText>
          </w:r>
        </w:del>
      </w:ins>
      <w:ins w:id="7276" w:author="Administrator" w:date="2019-10-21T22:57:00Z">
        <w:del w:id="7277" w:author="冰蓝城 [2]" w:date="2019-10-22T17:17:15Z">
          <w:r>
            <w:rPr/>
            <w:delText>Shell</w:delText>
          </w:r>
        </w:del>
      </w:ins>
      <w:ins w:id="7278" w:author="Administrator" w:date="2019-10-21T22:57:00Z">
        <w:del w:id="7279" w:author="冰蓝城 [2]" w:date="2019-10-22T17:17:15Z">
          <w:r>
            <w:rPr>
              <w:rFonts w:hint="eastAsia"/>
            </w:rPr>
            <w:delText>；说明：</w:delText>
          </w:r>
        </w:del>
      </w:ins>
      <w:ins w:id="7280" w:author="Administrator" w:date="2019-10-21T22:59:00Z">
        <w:del w:id="7281" w:author="冰蓝城 [2]" w:date="2019-10-22T17:17:15Z">
          <w:r>
            <w:rPr>
              <w:rFonts w:hint="eastAsia"/>
            </w:rPr>
            <w:delText>修改</w:delText>
          </w:r>
        </w:del>
      </w:ins>
      <w:ins w:id="7282" w:author="Administrator" w:date="2019-10-21T22:57:00Z">
        <w:del w:id="7283" w:author="冰蓝城 [2]" w:date="2019-10-22T17:17:15Z">
          <w:r>
            <w:rPr>
              <w:rFonts w:hint="eastAsia"/>
            </w:rPr>
            <w:delText>路线窗口；</w:delText>
          </w:r>
        </w:del>
      </w:ins>
    </w:p>
    <w:p>
      <w:pPr>
        <w:ind w:firstLine="480"/>
        <w:rPr>
          <w:ins w:id="7284" w:author="Administrator" w:date="2019-10-21T22:57:00Z"/>
          <w:del w:id="7285" w:author="冰蓝城 [2]" w:date="2019-10-22T17:17:15Z"/>
        </w:rPr>
      </w:pPr>
      <w:ins w:id="7286" w:author="Administrator" w:date="2019-10-21T22:57:00Z">
        <w:del w:id="7287" w:author="冰蓝城 [2]" w:date="2019-10-22T17:17:15Z">
          <w:r>
            <w:rPr>
              <w:rFonts w:hint="eastAsia"/>
            </w:rPr>
            <w:delText>参数2：名称：tag_num；类型：int* ；说明：待添加线路中含有的标记总个数；</w:delText>
          </w:r>
        </w:del>
      </w:ins>
    </w:p>
    <w:p>
      <w:pPr>
        <w:ind w:firstLine="480"/>
        <w:rPr>
          <w:ins w:id="7288" w:author="Administrator" w:date="2019-10-21T22:57:00Z"/>
          <w:del w:id="7289" w:author="冰蓝城 [2]" w:date="2019-10-22T17:17:15Z"/>
        </w:rPr>
      </w:pPr>
      <w:ins w:id="7290" w:author="Administrator" w:date="2019-10-21T22:57:00Z">
        <w:del w:id="7291" w:author="冰蓝城 [2]" w:date="2019-10-22T17:17:15Z">
          <w:r>
            <w:rPr>
              <w:rFonts w:hint="eastAsia"/>
            </w:rPr>
            <w:delText>参数3：名称：line_title；类型：char* ；说明：待添加线路的名称；</w:delText>
          </w:r>
        </w:del>
      </w:ins>
    </w:p>
    <w:p>
      <w:pPr>
        <w:ind w:firstLine="480"/>
        <w:rPr>
          <w:ins w:id="7292" w:author="Administrator" w:date="2019-10-21T22:57:00Z"/>
          <w:del w:id="7293" w:author="冰蓝城 [2]" w:date="2019-10-22T17:17:15Z"/>
        </w:rPr>
      </w:pPr>
      <w:ins w:id="7294" w:author="Administrator" w:date="2019-10-21T22:57:00Z">
        <w:del w:id="7295" w:author="冰蓝城 [2]" w:date="2019-10-22T17:17:15Z">
          <w:r>
            <w:rPr>
              <w:rFonts w:hint="eastAsia"/>
            </w:rPr>
            <w:delText>参数4：名称：strat_tag_id；类型：int* ；说明：起点标记的ID；</w:delText>
          </w:r>
        </w:del>
      </w:ins>
    </w:p>
    <w:p>
      <w:pPr>
        <w:ind w:firstLine="480"/>
        <w:rPr>
          <w:ins w:id="7296" w:author="Administrator" w:date="2019-10-21T22:57:00Z"/>
          <w:del w:id="7297" w:author="冰蓝城 [2]" w:date="2019-10-22T17:17:15Z"/>
        </w:rPr>
      </w:pPr>
      <w:ins w:id="7298" w:author="Administrator" w:date="2019-10-21T22:57:00Z">
        <w:del w:id="7299" w:author="冰蓝城 [2]" w:date="2019-10-22T17:17:15Z">
          <w:r>
            <w:rPr>
              <w:rFonts w:hint="eastAsia"/>
            </w:rPr>
            <w:delText>参数5：名称：end_tag_id；类型：int*；说明：终点标记的ID；</w:delText>
          </w:r>
        </w:del>
      </w:ins>
    </w:p>
    <w:p>
      <w:pPr>
        <w:ind w:firstLine="480"/>
        <w:rPr>
          <w:ins w:id="7300" w:author="Administrator" w:date="2019-10-21T22:57:00Z"/>
          <w:del w:id="7301" w:author="冰蓝城 [2]" w:date="2019-10-22T17:17:15Z"/>
        </w:rPr>
      </w:pPr>
      <w:ins w:id="7302" w:author="Administrator" w:date="2019-10-21T22:57:00Z">
        <w:del w:id="7303" w:author="冰蓝城 [2]" w:date="2019-10-22T17:17:15Z">
          <w:r>
            <w:rPr>
              <w:rFonts w:hint="eastAsia"/>
            </w:rPr>
            <w:delText>参数6：名称：line；类型：List* ；说明：中间标记的ID链表；</w:delText>
          </w:r>
        </w:del>
      </w:ins>
    </w:p>
    <w:p>
      <w:pPr>
        <w:ind w:firstLine="480" w:firstLineChars="200"/>
        <w:rPr>
          <w:ins w:id="7305" w:author="Administrator" w:date="2019-10-21T23:03:00Z"/>
          <w:del w:id="7306" w:author="冰蓝城 [2]" w:date="2019-10-22T17:17:15Z"/>
        </w:rPr>
        <w:pPrChange w:id="7304" w:author="Administrator" w:date="2019-10-21T23:03:00Z">
          <w:pPr>
            <w:ind w:firstLineChars="0"/>
          </w:pPr>
        </w:pPrChange>
      </w:pPr>
      <w:ins w:id="7307" w:author="Administrator" w:date="2019-10-21T22:57:00Z">
        <w:del w:id="7308" w:author="冰蓝城 [2]" w:date="2019-10-22T17:17:15Z">
          <w:r>
            <w:rPr>
              <w:rFonts w:hint="eastAsia"/>
            </w:rPr>
            <w:delText>返回值：无</w:delText>
          </w:r>
        </w:del>
      </w:ins>
    </w:p>
    <w:p>
      <w:pPr>
        <w:ind w:firstLine="480"/>
        <w:rPr>
          <w:ins w:id="7309" w:author="Administrator" w:date="2019-10-21T23:03:00Z"/>
          <w:del w:id="7310" w:author="冰蓝城 [2]" w:date="2019-10-22T17:17:15Z"/>
        </w:rPr>
      </w:pPr>
      <w:ins w:id="7311" w:author="Administrator" w:date="2019-10-21T23:03:00Z">
        <w:del w:id="7312" w:author="冰蓝城 [2]" w:date="2019-10-22T17:17:15Z">
          <w:r>
            <w:rPr>
              <w:rFonts w:hint="eastAsia"/>
            </w:rPr>
            <w:delText>④ 路线删除</w:delText>
          </w:r>
        </w:del>
      </w:ins>
    </w:p>
    <w:p>
      <w:pPr>
        <w:ind w:firstLine="480"/>
        <w:rPr>
          <w:ins w:id="7313" w:author="Administrator" w:date="2019-10-21T23:03:00Z"/>
          <w:del w:id="7314" w:author="冰蓝城 [2]" w:date="2019-10-22T17:17:15Z"/>
        </w:rPr>
      </w:pPr>
      <w:ins w:id="7315" w:author="Administrator" w:date="2019-10-21T23:03:00Z">
        <w:del w:id="7316" w:author="冰蓝城 [2]" w:date="2019-10-22T17:17:15Z">
          <w:r>
            <w:rPr>
              <w:rFonts w:hint="eastAsia"/>
            </w:rPr>
            <w:delText>void GetDeleteLineInfo(Shell DeleteLine, set*</w:delText>
          </w:r>
        </w:del>
      </w:ins>
      <w:ins w:id="7317" w:author="Administrator" w:date="2019-10-21T23:04:00Z">
        <w:del w:id="7318" w:author="冰蓝城 [2]" w:date="2019-10-22T17:17:15Z">
          <w:r>
            <w:rPr>
              <w:rFonts w:hint="eastAsia"/>
            </w:rPr>
            <w:delText xml:space="preserve"> line</w:delText>
          </w:r>
        </w:del>
      </w:ins>
      <w:ins w:id="7319" w:author="Administrator" w:date="2019-10-21T23:03:00Z">
        <w:del w:id="7320" w:author="冰蓝城 [2]" w:date="2019-10-22T17:17:15Z">
          <w:r>
            <w:rPr>
              <w:rFonts w:hint="eastAsia"/>
            </w:rPr>
            <w:delText>_id);</w:delText>
          </w:r>
        </w:del>
      </w:ins>
    </w:p>
    <w:p>
      <w:pPr>
        <w:ind w:firstLine="480"/>
        <w:rPr>
          <w:ins w:id="7321" w:author="Administrator" w:date="2019-10-21T23:03:00Z"/>
          <w:del w:id="7322" w:author="冰蓝城 [2]" w:date="2019-10-22T17:17:15Z"/>
        </w:rPr>
      </w:pPr>
      <w:ins w:id="7323" w:author="Administrator" w:date="2019-10-21T23:03:00Z">
        <w:del w:id="7324" w:author="冰蓝城 [2]" w:date="2019-10-22T17:17:15Z">
          <w:r>
            <w:rPr>
              <w:rFonts w:hint="eastAsia"/>
            </w:rPr>
            <w:delText>功能：从</w:delText>
          </w:r>
        </w:del>
      </w:ins>
      <w:ins w:id="7325" w:author="Administrator" w:date="2019-10-21T23:04:00Z">
        <w:del w:id="7326" w:author="冰蓝城 [2]" w:date="2019-10-22T17:17:15Z">
          <w:r>
            <w:rPr>
              <w:rFonts w:hint="eastAsia"/>
            </w:rPr>
            <w:delText>线路</w:delText>
          </w:r>
        </w:del>
      </w:ins>
      <w:ins w:id="7327" w:author="Administrator" w:date="2019-10-21T23:03:00Z">
        <w:del w:id="7328" w:author="冰蓝城 [2]" w:date="2019-10-22T17:17:15Z">
          <w:r>
            <w:rPr>
              <w:rFonts w:hint="eastAsia"/>
            </w:rPr>
            <w:delText>管理界面获取待删除的</w:delText>
          </w:r>
        </w:del>
      </w:ins>
      <w:ins w:id="7329" w:author="Administrator" w:date="2019-10-21T23:04:00Z">
        <w:del w:id="7330" w:author="冰蓝城 [2]" w:date="2019-10-22T17:17:15Z">
          <w:r>
            <w:rPr>
              <w:rFonts w:hint="eastAsia"/>
            </w:rPr>
            <w:delText>线路</w:delText>
          </w:r>
        </w:del>
      </w:ins>
      <w:ins w:id="7331" w:author="Administrator" w:date="2019-10-21T23:03:00Z">
        <w:del w:id="7332" w:author="冰蓝城 [2]" w:date="2019-10-22T17:17:15Z">
          <w:r>
            <w:rPr>
              <w:rFonts w:hint="eastAsia"/>
            </w:rPr>
            <w:delText>id，并放入参数</w:delText>
          </w:r>
        </w:del>
      </w:ins>
      <w:ins w:id="7333" w:author="Administrator" w:date="2019-10-21T23:04:00Z">
        <w:del w:id="7334" w:author="冰蓝城 [2]" w:date="2019-10-22T17:17:15Z">
          <w:r>
            <w:rPr>
              <w:rFonts w:hint="eastAsia"/>
            </w:rPr>
            <w:delText>line</w:delText>
          </w:r>
        </w:del>
      </w:ins>
      <w:ins w:id="7335" w:author="Administrator" w:date="2019-10-21T23:03:00Z">
        <w:del w:id="7336" w:author="冰蓝城 [2]" w:date="2019-10-22T17:17:15Z">
          <w:r>
            <w:rPr>
              <w:rFonts w:hint="eastAsia"/>
            </w:rPr>
            <w:delText>_id所指向的内存区域中；</w:delText>
          </w:r>
        </w:del>
      </w:ins>
    </w:p>
    <w:p>
      <w:pPr>
        <w:ind w:firstLine="480"/>
        <w:rPr>
          <w:ins w:id="7337" w:author="Administrator" w:date="2019-10-21T23:03:00Z"/>
          <w:del w:id="7338" w:author="冰蓝城 [2]" w:date="2019-10-22T17:17:15Z"/>
        </w:rPr>
      </w:pPr>
      <w:ins w:id="7339" w:author="Administrator" w:date="2019-10-21T23:03:00Z">
        <w:del w:id="7340" w:author="冰蓝城 [2]" w:date="2019-10-22T17:17:15Z">
          <w:r>
            <w:rPr>
              <w:rFonts w:hint="eastAsia"/>
            </w:rPr>
            <w:delText>参数1：名称：Delete</w:delText>
          </w:r>
        </w:del>
      </w:ins>
      <w:ins w:id="7341" w:author="Administrator" w:date="2019-10-21T23:04:00Z">
        <w:del w:id="7342" w:author="冰蓝城 [2]" w:date="2019-10-22T17:17:15Z">
          <w:r>
            <w:rPr>
              <w:rFonts w:hint="eastAsia"/>
            </w:rPr>
            <w:delText>Line</w:delText>
          </w:r>
        </w:del>
      </w:ins>
      <w:ins w:id="7343" w:author="Administrator" w:date="2019-10-21T23:03:00Z">
        <w:del w:id="7344" w:author="冰蓝城 [2]" w:date="2019-10-22T17:17:15Z">
          <w:r>
            <w:rPr>
              <w:rFonts w:hint="eastAsia"/>
            </w:rPr>
            <w:delText>；类型：</w:delText>
          </w:r>
        </w:del>
      </w:ins>
      <w:ins w:id="7345" w:author="Administrator" w:date="2019-10-21T23:03:00Z">
        <w:del w:id="7346" w:author="冰蓝城 [2]" w:date="2019-10-22T17:17:15Z">
          <w:r>
            <w:rPr/>
            <w:delText>Shell</w:delText>
          </w:r>
        </w:del>
      </w:ins>
      <w:ins w:id="7347" w:author="Administrator" w:date="2019-10-21T23:03:00Z">
        <w:del w:id="7348" w:author="冰蓝城 [2]" w:date="2019-10-22T17:17:15Z">
          <w:r>
            <w:rPr>
              <w:rFonts w:hint="eastAsia"/>
            </w:rPr>
            <w:delText>；说明：</w:delText>
          </w:r>
        </w:del>
      </w:ins>
      <w:ins w:id="7349" w:author="Administrator" w:date="2019-10-21T23:04:00Z">
        <w:del w:id="7350" w:author="冰蓝城 [2]" w:date="2019-10-22T17:17:15Z">
          <w:r>
            <w:rPr>
              <w:rFonts w:hint="eastAsia"/>
            </w:rPr>
            <w:delText>线路</w:delText>
          </w:r>
        </w:del>
      </w:ins>
      <w:ins w:id="7351" w:author="Administrator" w:date="2019-10-21T23:03:00Z">
        <w:del w:id="7352" w:author="冰蓝城 [2]" w:date="2019-10-22T17:17:15Z">
          <w:r>
            <w:rPr>
              <w:rFonts w:hint="eastAsia"/>
            </w:rPr>
            <w:delText>管理窗口；</w:delText>
          </w:r>
        </w:del>
      </w:ins>
    </w:p>
    <w:p>
      <w:pPr>
        <w:ind w:firstLine="480"/>
        <w:rPr>
          <w:ins w:id="7353" w:author="Administrator" w:date="2019-10-21T23:03:00Z"/>
          <w:del w:id="7354" w:author="冰蓝城 [2]" w:date="2019-10-22T17:17:15Z"/>
        </w:rPr>
      </w:pPr>
      <w:ins w:id="7355" w:author="Administrator" w:date="2019-10-21T23:03:00Z">
        <w:del w:id="7356" w:author="冰蓝城 [2]" w:date="2019-10-22T17:17:15Z">
          <w:r>
            <w:rPr>
              <w:rFonts w:hint="eastAsia"/>
            </w:rPr>
            <w:delText>参数2：名称：</w:delText>
          </w:r>
        </w:del>
      </w:ins>
      <w:ins w:id="7357" w:author="Administrator" w:date="2019-10-21T23:04:00Z">
        <w:del w:id="7358" w:author="冰蓝城 [2]" w:date="2019-10-22T17:17:15Z">
          <w:r>
            <w:rPr>
              <w:rFonts w:hint="eastAsia"/>
            </w:rPr>
            <w:delText>line</w:delText>
          </w:r>
        </w:del>
      </w:ins>
      <w:ins w:id="7359" w:author="Administrator" w:date="2019-10-21T23:03:00Z">
        <w:del w:id="7360" w:author="冰蓝城 [2]" w:date="2019-10-22T17:17:15Z">
          <w:r>
            <w:rPr>
              <w:rFonts w:hint="eastAsia"/>
            </w:rPr>
            <w:delText>_id；类型：set*；说明：待删除的</w:delText>
          </w:r>
        </w:del>
      </w:ins>
      <w:ins w:id="7361" w:author="Administrator" w:date="2019-10-21T23:04:00Z">
        <w:del w:id="7362" w:author="冰蓝城 [2]" w:date="2019-10-22T17:17:15Z">
          <w:r>
            <w:rPr>
              <w:rFonts w:hint="eastAsia"/>
            </w:rPr>
            <w:delText>线路</w:delText>
          </w:r>
        </w:del>
      </w:ins>
      <w:ins w:id="7363" w:author="Administrator" w:date="2019-10-21T23:03:00Z">
        <w:del w:id="7364" w:author="冰蓝城 [2]" w:date="2019-10-22T17:17:15Z">
          <w:r>
            <w:rPr>
              <w:rFonts w:hint="eastAsia"/>
            </w:rPr>
            <w:delText>ID的集合；</w:delText>
          </w:r>
        </w:del>
      </w:ins>
    </w:p>
    <w:p>
      <w:pPr>
        <w:ind w:firstLine="480" w:firstLineChars="200"/>
        <w:rPr>
          <w:ins w:id="7366" w:author="冰蓝城" w:date="2019-10-21T15:43:00Z"/>
          <w:del w:id="7367" w:author="冰蓝城 [2]" w:date="2019-10-22T17:17:15Z"/>
        </w:rPr>
        <w:pPrChange w:id="7365" w:author="Administrator" w:date="2019-10-21T23:03:00Z">
          <w:pPr>
            <w:ind w:firstLineChars="0"/>
          </w:pPr>
        </w:pPrChange>
      </w:pPr>
      <w:ins w:id="7368" w:author="Administrator" w:date="2019-10-21T23:03:00Z">
        <w:del w:id="7369" w:author="冰蓝城 [2]" w:date="2019-10-22T17:17:15Z">
          <w:r>
            <w:rPr>
              <w:rFonts w:hint="eastAsia"/>
            </w:rPr>
            <w:delText>返回值：无</w:delText>
          </w:r>
        </w:del>
      </w:ins>
    </w:p>
    <w:p>
      <w:pPr>
        <w:pStyle w:val="3"/>
        <w:ind w:firstLine="151" w:firstLineChars="0"/>
        <w:outlineLvl w:val="1"/>
        <w:rPr>
          <w:ins w:id="7371" w:author="冰蓝城" w:date="2019-10-21T15:38:00Z"/>
          <w:del w:id="7372" w:author="冰蓝城 [2]" w:date="2019-10-22T17:17:15Z"/>
        </w:rPr>
        <w:pPrChange w:id="7370" w:author="Administrator" w:date="2019-10-21T22:24:00Z">
          <w:pPr>
            <w:ind w:firstLineChars="0"/>
            <w:outlineLvl w:val="1"/>
          </w:pPr>
        </w:pPrChange>
      </w:pPr>
      <w:ins w:id="7373" w:author="冰蓝城" w:date="2019-10-21T15:43:00Z">
        <w:del w:id="7374" w:author="冰蓝城 [2]" w:date="2019-10-22T17:17:15Z">
          <w:bookmarkStart w:id="34" w:name="_Toc22592009"/>
          <w:r>
            <w:rPr/>
            <w:delText xml:space="preserve">5.8 </w:delText>
          </w:r>
        </w:del>
      </w:ins>
      <w:ins w:id="7375" w:author="冰蓝城" w:date="2019-10-21T19:56:00Z">
        <w:del w:id="7376" w:author="冰蓝城 [2]" w:date="2019-10-22T17:17:15Z">
          <w:r>
            <w:rPr/>
            <w:delText>个人信息修改界面</w:delText>
          </w:r>
          <w:bookmarkEnd w:id="34"/>
        </w:del>
      </w:ins>
    </w:p>
    <w:p>
      <w:pPr>
        <w:ind w:firstLineChars="0"/>
        <w:jc w:val="center"/>
        <w:rPr>
          <w:ins w:id="7378" w:author="Administrator" w:date="2019-10-21T22:51:00Z"/>
          <w:del w:id="7379" w:author="冰蓝城 [2]" w:date="2019-10-22T17:17:15Z"/>
        </w:rPr>
        <w:pPrChange w:id="7377" w:author="Administrator" w:date="2019-10-21T22:51:00Z">
          <w:pPr>
            <w:ind w:firstLineChars="0"/>
          </w:pPr>
        </w:pPrChange>
      </w:pPr>
      <w:ins w:id="7380" w:author="冰蓝城" w:date="2019-10-21T21:09:00Z">
        <w:del w:id="7381" w:author="冰蓝城 [2]" w:date="2019-10-22T17:17:15Z">
          <w:r>
            <w:rPr>
              <w:color w:val="auto"/>
              <w:u w:val="none"/>
              <w:rPrChange w:id="7387" w:author="Unknown" w:date="">
                <w:rPr>
                  <w:color w:val="0000FF" w:themeColor="hyperlink"/>
                  <w:u w:val="single"/>
                </w:rPr>
              </w:rPrChange>
            </w:rPr>
            <w:drawing>
              <wp:inline distT="0" distB="0" distL="114300" distR="114300">
                <wp:extent cx="4724400" cy="2724150"/>
                <wp:effectExtent l="0" t="0" r="0" b="19050"/>
                <wp:docPr id="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pic:cNvPicPr>
                      </pic:nvPicPr>
                      <pic:blipFill>
                        <a:blip r:embed="rId54" cstate="print"/>
                        <a:stretch>
                          <a:fillRect/>
                        </a:stretch>
                      </pic:blipFill>
                      <pic:spPr>
                        <a:xfrm>
                          <a:off x="0" y="0"/>
                          <a:ext cx="4724400" cy="2724150"/>
                        </a:xfrm>
                        <a:prstGeom prst="rect">
                          <a:avLst/>
                        </a:prstGeom>
                        <a:noFill/>
                        <a:ln w="9525">
                          <a:noFill/>
                        </a:ln>
                      </pic:spPr>
                    </pic:pic>
                  </a:graphicData>
                </a:graphic>
              </wp:inline>
            </w:drawing>
          </w:r>
        </w:del>
      </w:ins>
    </w:p>
    <w:p>
      <w:pPr>
        <w:ind w:firstLine="480"/>
        <w:rPr>
          <w:ins w:id="7390" w:author="Administrator" w:date="2019-10-21T22:51:00Z"/>
          <w:del w:id="7391" w:author="冰蓝城 [2]" w:date="2019-10-22T17:17:15Z"/>
        </w:rPr>
      </w:pPr>
      <w:ins w:id="7392" w:author="Administrator" w:date="2019-10-21T22:52:00Z">
        <w:del w:id="7393" w:author="冰蓝城 [2]" w:date="2019-10-22T17:17:15Z">
          <w:r>
            <w:rPr/>
            <w:delText>个人信息修改界面</w:delText>
          </w:r>
        </w:del>
      </w:ins>
      <w:ins w:id="7394" w:author="Administrator" w:date="2019-10-21T22:51:00Z">
        <w:del w:id="7395" w:author="冰蓝城 [2]" w:date="2019-10-22T17:17:15Z">
          <w:r>
            <w:rPr>
              <w:rFonts w:hint="eastAsia"/>
            </w:rPr>
            <w:delText>接口：</w:delText>
          </w:r>
        </w:del>
      </w:ins>
    </w:p>
    <w:p>
      <w:pPr>
        <w:ind w:firstLine="480"/>
        <w:rPr>
          <w:ins w:id="7396" w:author="Administrator" w:date="2019-10-21T22:51:00Z"/>
          <w:del w:id="7397" w:author="冰蓝城 [2]" w:date="2019-10-22T17:17:15Z"/>
        </w:rPr>
      </w:pPr>
      <w:ins w:id="7398" w:author="Administrator" w:date="2019-10-21T22:51:00Z">
        <w:del w:id="7399" w:author="冰蓝城 [2]" w:date="2019-10-22T17:17:15Z">
          <w:r>
            <w:rPr>
              <w:rFonts w:hint="eastAsia"/>
            </w:rPr>
            <w:delText>void Get</w:delText>
          </w:r>
        </w:del>
      </w:ins>
      <w:ins w:id="7400" w:author="Administrator" w:date="2019-10-21T22:52:00Z">
        <w:del w:id="7401" w:author="冰蓝城 [2]" w:date="2019-10-22T17:17:15Z">
          <w:r>
            <w:rPr/>
            <w:delText xml:space="preserve"> Modify</w:delText>
          </w:r>
        </w:del>
      </w:ins>
      <w:ins w:id="7402" w:author="Administrator" w:date="2019-10-21T22:53:00Z">
        <w:del w:id="7403" w:author="冰蓝城 [2]" w:date="2019-10-22T17:17:15Z">
          <w:r>
            <w:rPr>
              <w:rFonts w:hint="eastAsia"/>
            </w:rPr>
            <w:delText>User</w:delText>
          </w:r>
        </w:del>
      </w:ins>
      <w:ins w:id="7404" w:author="Administrator" w:date="2019-10-21T22:51:00Z">
        <w:del w:id="7405" w:author="冰蓝城 [2]" w:date="2019-10-22T17:17:15Z">
          <w:r>
            <w:rPr>
              <w:rFonts w:hint="eastAsia"/>
            </w:rPr>
            <w:delText xml:space="preserve">Info(Shell </w:delText>
          </w:r>
        </w:del>
      </w:ins>
      <w:ins w:id="7406" w:author="Administrator" w:date="2019-10-21T22:53:00Z">
        <w:del w:id="7407" w:author="冰蓝城 [2]" w:date="2019-10-22T17:17:15Z">
          <w:r>
            <w:rPr>
              <w:rFonts w:hint="eastAsia"/>
            </w:rPr>
            <w:delText>ModifyUser</w:delText>
          </w:r>
        </w:del>
      </w:ins>
      <w:ins w:id="7408" w:author="Administrator" w:date="2019-10-21T22:51:00Z">
        <w:del w:id="7409" w:author="冰蓝城 [2]" w:date="2019-10-22T17:17:15Z">
          <w:r>
            <w:rPr>
              <w:rFonts w:hint="eastAsia"/>
            </w:rPr>
            <w:delText xml:space="preserve">, </w:delText>
          </w:r>
        </w:del>
      </w:ins>
      <w:ins w:id="7410" w:author="Administrator" w:date="2019-10-21T22:51:00Z">
        <w:del w:id="7411" w:author="冰蓝城 [2]" w:date="2019-10-22T17:17:15Z">
          <w:r>
            <w:rPr/>
            <w:delText>BufferedImage</w:delText>
          </w:r>
        </w:del>
      </w:ins>
      <w:ins w:id="7412" w:author="Administrator" w:date="2019-10-21T22:51:00Z">
        <w:del w:id="7413" w:author="冰蓝城 [2]" w:date="2019-10-22T17:17:15Z">
          <w:r>
            <w:rPr>
              <w:rFonts w:hint="eastAsia"/>
            </w:rPr>
            <w:delText>* image,</w:delText>
          </w:r>
        </w:del>
      </w:ins>
      <w:ins w:id="7414" w:author="Administrator" w:date="2019-10-21T22:53:00Z">
        <w:del w:id="7415" w:author="冰蓝城 [2]" w:date="2019-10-22T17:17:15Z">
          <w:r>
            <w:rPr>
              <w:rFonts w:hint="eastAsia"/>
            </w:rPr>
            <w:delText>char</w:delText>
          </w:r>
        </w:del>
      </w:ins>
      <w:ins w:id="7416" w:author="Administrator" w:date="2019-10-21T22:51:00Z">
        <w:del w:id="7417" w:author="冰蓝城 [2]" w:date="2019-10-22T17:17:15Z">
          <w:r>
            <w:rPr>
              <w:rFonts w:hint="eastAsia"/>
            </w:rPr>
            <w:delText xml:space="preserve">* </w:delText>
          </w:r>
        </w:del>
      </w:ins>
      <w:ins w:id="7418" w:author="Administrator" w:date="2019-10-21T22:53:00Z">
        <w:del w:id="7419" w:author="冰蓝城 [2]" w:date="2019-10-22T17:17:15Z">
          <w:r>
            <w:rPr>
              <w:rFonts w:hint="eastAsia"/>
            </w:rPr>
            <w:delText>username</w:delText>
          </w:r>
        </w:del>
      </w:ins>
      <w:ins w:id="7420" w:author="Administrator" w:date="2019-10-21T22:51:00Z">
        <w:del w:id="7421" w:author="冰蓝城 [2]" w:date="2019-10-22T17:17:15Z">
          <w:r>
            <w:rPr>
              <w:rFonts w:hint="eastAsia"/>
            </w:rPr>
            <w:delText xml:space="preserve">, </w:delText>
          </w:r>
        </w:del>
      </w:ins>
      <w:ins w:id="7422" w:author="Administrator" w:date="2019-10-21T22:53:00Z">
        <w:del w:id="7423" w:author="冰蓝城 [2]" w:date="2019-10-22T17:17:15Z">
          <w:r>
            <w:rPr>
              <w:rFonts w:hint="eastAsia"/>
            </w:rPr>
            <w:delText>char</w:delText>
          </w:r>
        </w:del>
      </w:ins>
      <w:ins w:id="7424" w:author="Administrator" w:date="2019-10-21T22:51:00Z">
        <w:del w:id="7425" w:author="冰蓝城 [2]" w:date="2019-10-22T17:17:15Z">
          <w:r>
            <w:rPr>
              <w:rFonts w:hint="eastAsia"/>
            </w:rPr>
            <w:delText xml:space="preserve">* </w:delText>
          </w:r>
        </w:del>
      </w:ins>
      <w:ins w:id="7426" w:author="Administrator" w:date="2019-10-21T22:53:00Z">
        <w:del w:id="7427" w:author="冰蓝城 [2]" w:date="2019-10-22T17:17:15Z">
          <w:r>
            <w:rPr>
              <w:rFonts w:hint="eastAsia"/>
            </w:rPr>
            <w:delText>password</w:delText>
          </w:r>
        </w:del>
      </w:ins>
      <w:ins w:id="7428" w:author="Administrator" w:date="2019-10-21T22:51:00Z">
        <w:del w:id="7429" w:author="冰蓝城 [2]" w:date="2019-10-22T17:17:15Z">
          <w:r>
            <w:rPr>
              <w:rFonts w:hint="eastAsia"/>
            </w:rPr>
            <w:delText>);</w:delText>
          </w:r>
        </w:del>
      </w:ins>
    </w:p>
    <w:p>
      <w:pPr>
        <w:ind w:firstLine="480"/>
        <w:rPr>
          <w:ins w:id="7430" w:author="Administrator" w:date="2019-10-21T22:51:00Z"/>
          <w:del w:id="7431" w:author="冰蓝城 [2]" w:date="2019-10-22T17:17:15Z"/>
        </w:rPr>
      </w:pPr>
      <w:ins w:id="7432" w:author="Administrator" w:date="2019-10-21T22:51:00Z">
        <w:del w:id="7433" w:author="冰蓝城 [2]" w:date="2019-10-22T17:17:15Z">
          <w:r>
            <w:rPr>
              <w:rFonts w:hint="eastAsia"/>
            </w:rPr>
            <w:delText>功能：从</w:delText>
          </w:r>
        </w:del>
      </w:ins>
      <w:ins w:id="7434" w:author="Administrator" w:date="2019-10-21T22:53:00Z">
        <w:del w:id="7435" w:author="冰蓝城 [2]" w:date="2019-10-22T17:17:15Z">
          <w:r>
            <w:rPr/>
            <w:delText>个人信息修改</w:delText>
          </w:r>
        </w:del>
      </w:ins>
      <w:ins w:id="7436" w:author="Administrator" w:date="2019-10-21T22:51:00Z">
        <w:del w:id="7437" w:author="冰蓝城 [2]" w:date="2019-10-22T17:17:15Z">
          <w:r>
            <w:rPr>
              <w:rFonts w:hint="eastAsia"/>
            </w:rPr>
            <w:delText>界面</w:delText>
          </w:r>
        </w:del>
      </w:ins>
      <w:ins w:id="7438" w:author="Administrator" w:date="2019-10-21T22:53:00Z">
        <w:del w:id="7439" w:author="冰蓝城 [2]" w:date="2019-10-22T17:17:15Z">
          <w:r>
            <w:rPr>
              <w:rFonts w:hint="eastAsia"/>
            </w:rPr>
            <w:delText>获取用户个人</w:delText>
          </w:r>
        </w:del>
      </w:ins>
      <w:ins w:id="7440" w:author="Administrator" w:date="2019-10-21T22:54:00Z">
        <w:del w:id="7441" w:author="冰蓝城 [2]" w:date="2019-10-22T17:17:15Z">
          <w:r>
            <w:rPr>
              <w:rFonts w:hint="eastAsia"/>
            </w:rPr>
            <w:delText>修改</w:delText>
          </w:r>
        </w:del>
      </w:ins>
      <w:ins w:id="7442" w:author="Administrator" w:date="2019-10-21T22:51:00Z">
        <w:del w:id="7443" w:author="冰蓝城 [2]" w:date="2019-10-22T17:17:15Z">
          <w:r>
            <w:rPr>
              <w:rFonts w:hint="eastAsia"/>
            </w:rPr>
            <w:delText>的</w:delText>
          </w:r>
        </w:del>
      </w:ins>
      <w:ins w:id="7444" w:author="Administrator" w:date="2019-10-21T22:54:00Z">
        <w:del w:id="7445" w:author="冰蓝城 [2]" w:date="2019-10-22T17:17:15Z">
          <w:r>
            <w:rPr>
              <w:rFonts w:hint="eastAsia"/>
            </w:rPr>
            <w:delText>相关</w:delText>
          </w:r>
        </w:del>
      </w:ins>
      <w:ins w:id="7446" w:author="Administrator" w:date="2019-10-21T22:51:00Z">
        <w:del w:id="7447" w:author="冰蓝城 [2]" w:date="2019-10-22T17:17:15Z">
          <w:r>
            <w:rPr>
              <w:rFonts w:hint="eastAsia"/>
            </w:rPr>
            <w:delText>信息，并放入参数image 、</w:delText>
          </w:r>
        </w:del>
      </w:ins>
      <w:ins w:id="7448" w:author="Administrator" w:date="2019-10-21T22:54:00Z">
        <w:del w:id="7449" w:author="冰蓝城 [2]" w:date="2019-10-22T17:17:15Z">
          <w:r>
            <w:rPr>
              <w:rFonts w:hint="eastAsia"/>
            </w:rPr>
            <w:delText>username</w:delText>
          </w:r>
        </w:del>
      </w:ins>
      <w:ins w:id="7450" w:author="Administrator" w:date="2019-10-21T22:51:00Z">
        <w:del w:id="7451" w:author="冰蓝城 [2]" w:date="2019-10-22T17:17:15Z">
          <w:r>
            <w:rPr>
              <w:rFonts w:hint="eastAsia"/>
            </w:rPr>
            <w:delText>和</w:delText>
          </w:r>
        </w:del>
      </w:ins>
      <w:ins w:id="7452" w:author="Administrator" w:date="2019-10-21T22:54:00Z">
        <w:del w:id="7453" w:author="冰蓝城 [2]" w:date="2019-10-22T17:17:15Z">
          <w:r>
            <w:rPr>
              <w:rFonts w:hint="eastAsia"/>
            </w:rPr>
            <w:delText>password</w:delText>
          </w:r>
        </w:del>
      </w:ins>
      <w:ins w:id="7454" w:author="Administrator" w:date="2019-10-21T22:51:00Z">
        <w:del w:id="7455" w:author="冰蓝城 [2]" w:date="2019-10-22T17:17:15Z">
          <w:r>
            <w:rPr>
              <w:rFonts w:hint="eastAsia"/>
            </w:rPr>
            <w:delText>所指向的内存区域中；</w:delText>
          </w:r>
        </w:del>
      </w:ins>
    </w:p>
    <w:p>
      <w:pPr>
        <w:ind w:firstLine="480"/>
        <w:rPr>
          <w:ins w:id="7456" w:author="Administrator" w:date="2019-10-21T22:51:00Z"/>
          <w:del w:id="7457" w:author="冰蓝城 [2]" w:date="2019-10-22T17:17:15Z"/>
        </w:rPr>
      </w:pPr>
      <w:ins w:id="7458" w:author="Administrator" w:date="2019-10-21T22:51:00Z">
        <w:del w:id="7459" w:author="冰蓝城 [2]" w:date="2019-10-22T17:17:15Z">
          <w:r>
            <w:rPr>
              <w:rFonts w:hint="eastAsia"/>
            </w:rPr>
            <w:delText>参数1：名称：</w:delText>
          </w:r>
        </w:del>
      </w:ins>
      <w:ins w:id="7460" w:author="Administrator" w:date="2019-10-21T22:54:00Z">
        <w:del w:id="7461" w:author="冰蓝城 [2]" w:date="2019-10-22T17:17:15Z">
          <w:r>
            <w:rPr>
              <w:rFonts w:hint="eastAsia"/>
            </w:rPr>
            <w:delText>ModifyUser</w:delText>
          </w:r>
        </w:del>
      </w:ins>
      <w:ins w:id="7462" w:author="Administrator" w:date="2019-10-21T22:51:00Z">
        <w:del w:id="7463" w:author="冰蓝城 [2]" w:date="2019-10-22T17:17:15Z">
          <w:r>
            <w:rPr>
              <w:rFonts w:hint="eastAsia"/>
            </w:rPr>
            <w:delText>；类型：</w:delText>
          </w:r>
        </w:del>
      </w:ins>
      <w:ins w:id="7464" w:author="Administrator" w:date="2019-10-21T22:51:00Z">
        <w:del w:id="7465" w:author="冰蓝城 [2]" w:date="2019-10-22T17:17:15Z">
          <w:r>
            <w:rPr/>
            <w:delText>Shell</w:delText>
          </w:r>
        </w:del>
      </w:ins>
      <w:ins w:id="7466" w:author="Administrator" w:date="2019-10-21T22:51:00Z">
        <w:del w:id="7467" w:author="冰蓝城 [2]" w:date="2019-10-22T17:17:15Z">
          <w:r>
            <w:rPr>
              <w:rFonts w:hint="eastAsia"/>
            </w:rPr>
            <w:delText>；说明：</w:delText>
          </w:r>
        </w:del>
      </w:ins>
      <w:ins w:id="7468" w:author="Administrator" w:date="2019-10-21T22:54:00Z">
        <w:del w:id="7469" w:author="冰蓝城 [2]" w:date="2019-10-22T17:17:15Z">
          <w:r>
            <w:rPr/>
            <w:delText>个人信息修改</w:delText>
          </w:r>
        </w:del>
      </w:ins>
      <w:ins w:id="7470" w:author="Administrator" w:date="2019-10-21T22:51:00Z">
        <w:del w:id="7471" w:author="冰蓝城 [2]" w:date="2019-10-22T17:17:15Z">
          <w:r>
            <w:rPr>
              <w:rFonts w:hint="eastAsia"/>
            </w:rPr>
            <w:delText>窗口；</w:delText>
          </w:r>
        </w:del>
      </w:ins>
    </w:p>
    <w:p>
      <w:pPr>
        <w:ind w:firstLine="480"/>
        <w:rPr>
          <w:ins w:id="7472" w:author="Administrator" w:date="2019-10-21T22:51:00Z"/>
          <w:del w:id="7473" w:author="冰蓝城 [2]" w:date="2019-10-22T17:17:15Z"/>
        </w:rPr>
      </w:pPr>
      <w:ins w:id="7474" w:author="Administrator" w:date="2019-10-21T22:51:00Z">
        <w:del w:id="7475" w:author="冰蓝城 [2]" w:date="2019-10-22T17:17:15Z">
          <w:r>
            <w:rPr>
              <w:rFonts w:hint="eastAsia"/>
            </w:rPr>
            <w:delText>参数2：名称：image；类型：</w:delText>
          </w:r>
        </w:del>
      </w:ins>
      <w:ins w:id="7476" w:author="Administrator" w:date="2019-10-21T22:51:00Z">
        <w:del w:id="7477" w:author="冰蓝城 [2]" w:date="2019-10-22T17:17:15Z">
          <w:r>
            <w:rPr/>
            <w:delText>BufferedImage</w:delText>
          </w:r>
        </w:del>
      </w:ins>
      <w:ins w:id="7478" w:author="Administrator" w:date="2019-10-21T22:51:00Z">
        <w:del w:id="7479" w:author="冰蓝城 [2]" w:date="2019-10-22T17:17:15Z">
          <w:r>
            <w:rPr>
              <w:rFonts w:hint="eastAsia"/>
            </w:rPr>
            <w:delText>*；说明：</w:delText>
          </w:r>
        </w:del>
      </w:ins>
      <w:ins w:id="7480" w:author="Administrator" w:date="2019-10-21T22:55:00Z">
        <w:del w:id="7481" w:author="冰蓝城 [2]" w:date="2019-10-22T17:17:15Z">
          <w:r>
            <w:rPr>
              <w:rFonts w:hint="eastAsia"/>
            </w:rPr>
            <w:delText>修改后的个人图像</w:delText>
          </w:r>
        </w:del>
      </w:ins>
      <w:ins w:id="7482" w:author="Administrator" w:date="2019-10-21T22:51:00Z">
        <w:del w:id="7483" w:author="冰蓝城 [2]" w:date="2019-10-22T17:17:15Z">
          <w:r>
            <w:rPr>
              <w:rFonts w:hint="eastAsia"/>
            </w:rPr>
            <w:delText>；</w:delText>
          </w:r>
        </w:del>
      </w:ins>
    </w:p>
    <w:p>
      <w:pPr>
        <w:ind w:firstLine="480"/>
        <w:rPr>
          <w:ins w:id="7484" w:author="Administrator" w:date="2019-10-21T22:51:00Z"/>
          <w:del w:id="7485" w:author="冰蓝城 [2]" w:date="2019-10-22T17:17:15Z"/>
        </w:rPr>
      </w:pPr>
      <w:ins w:id="7486" w:author="Administrator" w:date="2019-10-21T22:51:00Z">
        <w:del w:id="7487" w:author="冰蓝城 [2]" w:date="2019-10-22T17:17:15Z">
          <w:r>
            <w:rPr>
              <w:rFonts w:hint="eastAsia"/>
            </w:rPr>
            <w:delText>参数3：名称：</w:delText>
          </w:r>
        </w:del>
      </w:ins>
      <w:ins w:id="7488" w:author="Administrator" w:date="2019-10-21T22:54:00Z">
        <w:del w:id="7489" w:author="冰蓝城 [2]" w:date="2019-10-22T17:17:15Z">
          <w:r>
            <w:rPr>
              <w:rFonts w:hint="eastAsia"/>
            </w:rPr>
            <w:delText>username</w:delText>
          </w:r>
        </w:del>
      </w:ins>
      <w:ins w:id="7490" w:author="Administrator" w:date="2019-10-21T22:51:00Z">
        <w:del w:id="7491" w:author="冰蓝城 [2]" w:date="2019-10-22T17:17:15Z">
          <w:r>
            <w:rPr>
              <w:rFonts w:hint="eastAsia"/>
            </w:rPr>
            <w:delText>；类型：</w:delText>
          </w:r>
        </w:del>
      </w:ins>
      <w:ins w:id="7492" w:author="Administrator" w:date="2019-10-21T22:54:00Z">
        <w:del w:id="7493" w:author="冰蓝城 [2]" w:date="2019-10-22T17:17:15Z">
          <w:r>
            <w:rPr>
              <w:rFonts w:hint="eastAsia"/>
            </w:rPr>
            <w:delText>char</w:delText>
          </w:r>
        </w:del>
      </w:ins>
      <w:ins w:id="7494" w:author="Administrator" w:date="2019-10-21T22:51:00Z">
        <w:del w:id="7495" w:author="冰蓝城 [2]" w:date="2019-10-22T17:17:15Z">
          <w:r>
            <w:rPr>
              <w:rFonts w:hint="eastAsia"/>
            </w:rPr>
            <w:delText>* ；说明：</w:delText>
          </w:r>
        </w:del>
      </w:ins>
      <w:ins w:id="7496" w:author="Administrator" w:date="2019-10-21T22:55:00Z">
        <w:del w:id="7497" w:author="冰蓝城 [2]" w:date="2019-10-22T17:17:15Z">
          <w:r>
            <w:rPr>
              <w:rFonts w:hint="eastAsia"/>
            </w:rPr>
            <w:delText>修改后的用户名</w:delText>
          </w:r>
        </w:del>
      </w:ins>
      <w:ins w:id="7498" w:author="Administrator" w:date="2019-10-21T22:51:00Z">
        <w:del w:id="7499" w:author="冰蓝城 [2]" w:date="2019-10-22T17:17:15Z">
          <w:r>
            <w:rPr>
              <w:rFonts w:hint="eastAsia"/>
            </w:rPr>
            <w:delText>；</w:delText>
          </w:r>
        </w:del>
      </w:ins>
    </w:p>
    <w:p>
      <w:pPr>
        <w:ind w:firstLine="480"/>
        <w:rPr>
          <w:ins w:id="7500" w:author="Administrator" w:date="2019-10-21T22:51:00Z"/>
          <w:del w:id="7501" w:author="冰蓝城 [2]" w:date="2019-10-22T17:17:15Z"/>
        </w:rPr>
      </w:pPr>
      <w:ins w:id="7502" w:author="Administrator" w:date="2019-10-21T22:51:00Z">
        <w:del w:id="7503" w:author="冰蓝城 [2]" w:date="2019-10-22T17:17:15Z">
          <w:r>
            <w:rPr>
              <w:rFonts w:hint="eastAsia"/>
            </w:rPr>
            <w:delText>参数4：名称：</w:delText>
          </w:r>
        </w:del>
      </w:ins>
      <w:ins w:id="7504" w:author="Administrator" w:date="2019-10-21T22:54:00Z">
        <w:del w:id="7505" w:author="冰蓝城 [2]" w:date="2019-10-22T17:17:15Z">
          <w:r>
            <w:rPr>
              <w:rFonts w:hint="eastAsia"/>
            </w:rPr>
            <w:delText>password</w:delText>
          </w:r>
        </w:del>
      </w:ins>
      <w:ins w:id="7506" w:author="Administrator" w:date="2019-10-21T22:51:00Z">
        <w:del w:id="7507" w:author="冰蓝城 [2]" w:date="2019-10-22T17:17:15Z">
          <w:r>
            <w:rPr>
              <w:rFonts w:hint="eastAsia"/>
            </w:rPr>
            <w:delText>；类型：</w:delText>
          </w:r>
        </w:del>
      </w:ins>
      <w:ins w:id="7508" w:author="Administrator" w:date="2019-10-21T22:54:00Z">
        <w:del w:id="7509" w:author="冰蓝城 [2]" w:date="2019-10-22T17:17:15Z">
          <w:r>
            <w:rPr>
              <w:rFonts w:hint="eastAsia"/>
            </w:rPr>
            <w:delText>char</w:delText>
          </w:r>
        </w:del>
      </w:ins>
      <w:ins w:id="7510" w:author="Administrator" w:date="2019-10-21T22:51:00Z">
        <w:del w:id="7511" w:author="冰蓝城 [2]" w:date="2019-10-22T17:17:15Z">
          <w:r>
            <w:rPr>
              <w:rFonts w:hint="eastAsia"/>
            </w:rPr>
            <w:delText>* ；说明：</w:delText>
          </w:r>
        </w:del>
      </w:ins>
      <w:ins w:id="7512" w:author="Administrator" w:date="2019-10-21T22:55:00Z">
        <w:del w:id="7513" w:author="冰蓝城 [2]" w:date="2019-10-22T17:17:15Z">
          <w:r>
            <w:rPr>
              <w:rFonts w:hint="eastAsia"/>
            </w:rPr>
            <w:delText>修改后的密码</w:delText>
          </w:r>
        </w:del>
      </w:ins>
      <w:ins w:id="7514" w:author="Administrator" w:date="2019-10-21T22:51:00Z">
        <w:del w:id="7515" w:author="冰蓝城 [2]" w:date="2019-10-22T17:17:15Z">
          <w:r>
            <w:rPr>
              <w:rFonts w:hint="eastAsia"/>
            </w:rPr>
            <w:delText>；</w:delText>
          </w:r>
        </w:del>
      </w:ins>
    </w:p>
    <w:p>
      <w:pPr>
        <w:ind w:firstLine="480" w:firstLineChars="200"/>
        <w:rPr>
          <w:ins w:id="7517" w:author="FSMM _" w:date="2019-10-17T20:45:00Z"/>
          <w:del w:id="7518" w:author="冰蓝城 [2]" w:date="2019-10-22T17:17:15Z"/>
        </w:rPr>
        <w:pPrChange w:id="7516" w:author="Administrator" w:date="2019-10-21T22:51:00Z">
          <w:pPr>
            <w:ind w:firstLineChars="0"/>
          </w:pPr>
        </w:pPrChange>
      </w:pPr>
      <w:ins w:id="7519" w:author="Administrator" w:date="2019-10-21T22:51:00Z">
        <w:del w:id="7520" w:author="冰蓝城 [2]" w:date="2019-10-22T17:17:15Z">
          <w:r>
            <w:rPr>
              <w:rFonts w:hint="eastAsia"/>
            </w:rPr>
            <w:delText>返回值：无</w:delText>
          </w:r>
        </w:del>
      </w:ins>
    </w:p>
    <w:p>
      <w:pPr>
        <w:pStyle w:val="2"/>
        <w:spacing w:before="120" w:after="120"/>
        <w:ind w:firstLineChars="0"/>
        <w:rPr>
          <w:ins w:id="7522" w:author="FSMM _" w:date="2019-10-17T20:45:00Z"/>
          <w:del w:id="7523" w:author="冰蓝城 [2]" w:date="2019-10-22T17:17:15Z"/>
        </w:rPr>
        <w:pPrChange w:id="7521" w:author="FSMM _" w:date="2019-10-17T20:45:00Z">
          <w:pPr>
            <w:ind w:firstLineChars="0"/>
          </w:pPr>
        </w:pPrChange>
      </w:pPr>
      <w:ins w:id="7524" w:author="FSMM _" w:date="2019-10-17T20:45:00Z">
        <w:del w:id="7525" w:author="冰蓝城 [2]" w:date="2019-10-22T17:17:15Z">
          <w:bookmarkStart w:id="35" w:name="_Toc22592010"/>
          <w:r>
            <w:rPr>
              <w:rFonts w:hint="eastAsia"/>
            </w:rPr>
            <w:delText>6、程序设计</w:delText>
          </w:r>
          <w:bookmarkEnd w:id="35"/>
        </w:del>
      </w:ins>
    </w:p>
    <w:p>
      <w:pPr>
        <w:ind w:firstLine="480" w:firstLineChars="200"/>
        <w:rPr>
          <w:ins w:id="7527" w:author="FSMM _" w:date="2019-10-17T20:45:00Z"/>
          <w:del w:id="7528" w:author="冰蓝城 [2]" w:date="2019-10-22T17:17:15Z"/>
        </w:rPr>
        <w:pPrChange w:id="7526" w:author="FSMM _" w:date="2019-10-17T20:45:00Z">
          <w:pPr>
            <w:ind w:firstLineChars="0"/>
          </w:pPr>
        </w:pPrChange>
      </w:pPr>
      <w:ins w:id="7529" w:author="FSMM _" w:date="2019-10-17T20:45:00Z">
        <w:del w:id="7530" w:author="冰蓝城 [2]" w:date="2019-10-22T17:17:15Z">
          <w:r>
            <w:rPr>
              <w:rFonts w:hint="eastAsia"/>
            </w:rPr>
            <w:delText>（伪代码）</w:delText>
          </w:r>
        </w:del>
      </w:ins>
    </w:p>
    <w:p>
      <w:pPr>
        <w:pStyle w:val="3"/>
        <w:ind w:firstLine="151"/>
        <w:rPr>
          <w:ins w:id="7532" w:author="FSMM _" w:date="2019-10-17T20:45:00Z"/>
          <w:del w:id="7533" w:author="冰蓝城 [2]" w:date="2019-10-22T17:17:15Z"/>
        </w:rPr>
        <w:pPrChange w:id="7531" w:author="FSMM _" w:date="2019-10-17T20:46:00Z">
          <w:pPr>
            <w:pStyle w:val="4"/>
            <w:ind w:firstLine="281"/>
          </w:pPr>
        </w:pPrChange>
      </w:pPr>
      <w:ins w:id="7534" w:author="FSMM _" w:date="2019-10-17T20:45:00Z">
        <w:del w:id="7535" w:author="冰蓝城 [2]" w:date="2019-10-22T17:17:15Z">
          <w:bookmarkStart w:id="36" w:name="_Toc22592011"/>
          <w:r>
            <w:rPr/>
            <w:delText>6.1</w:delText>
          </w:r>
        </w:del>
      </w:ins>
      <w:ins w:id="7536" w:author="FSMM _" w:date="2019-10-17T20:45:00Z">
        <w:del w:id="7537" w:author="冰蓝城 [2]" w:date="2019-10-22T17:17:15Z">
          <w:r>
            <w:rPr>
              <w:rFonts w:hint="eastAsia"/>
            </w:rPr>
            <w:delText>登录注册</w:delText>
          </w:r>
          <w:bookmarkEnd w:id="36"/>
        </w:del>
      </w:ins>
    </w:p>
    <w:p>
      <w:pPr>
        <w:pStyle w:val="3"/>
        <w:ind w:firstLine="151"/>
        <w:rPr>
          <w:ins w:id="7539" w:author="FSMM _" w:date="2019-10-17T20:45:00Z"/>
          <w:del w:id="7540" w:author="冰蓝城 [2]" w:date="2019-10-22T17:17:15Z"/>
        </w:rPr>
        <w:pPrChange w:id="7538" w:author="FSMM _" w:date="2019-10-17T20:46:00Z">
          <w:pPr>
            <w:pStyle w:val="4"/>
            <w:ind w:firstLine="281"/>
          </w:pPr>
        </w:pPrChange>
      </w:pPr>
      <w:ins w:id="7541" w:author="FSMM _" w:date="2019-10-17T20:46:00Z">
        <w:del w:id="7542" w:author="冰蓝城 [2]" w:date="2019-10-22T17:17:15Z">
          <w:bookmarkStart w:id="37" w:name="_Toc22592012"/>
          <w:r>
            <w:rPr/>
            <w:delText>6</w:delText>
          </w:r>
        </w:del>
      </w:ins>
      <w:ins w:id="7543" w:author="FSMM _" w:date="2019-10-17T20:45:00Z">
        <w:del w:id="7544" w:author="冰蓝城 [2]" w:date="2019-10-22T17:17:15Z">
          <w:r>
            <w:rPr/>
            <w:delText xml:space="preserve">.2 </w:delText>
          </w:r>
        </w:del>
      </w:ins>
      <w:ins w:id="7545" w:author="FSMM _" w:date="2019-10-17T20:45:00Z">
        <w:del w:id="7546" w:author="冰蓝城 [2]" w:date="2019-10-22T17:17:15Z">
          <w:r>
            <w:rPr>
              <w:rFonts w:hint="eastAsia"/>
            </w:rPr>
            <w:delText>视图切换</w:delText>
          </w:r>
          <w:bookmarkEnd w:id="37"/>
        </w:del>
      </w:ins>
    </w:p>
    <w:p>
      <w:pPr>
        <w:pStyle w:val="3"/>
        <w:ind w:firstLine="151"/>
        <w:rPr>
          <w:ins w:id="7548" w:author="FSMM _" w:date="2019-10-17T20:45:00Z"/>
          <w:del w:id="7549" w:author="冰蓝城 [2]" w:date="2019-10-22T17:17:15Z"/>
        </w:rPr>
        <w:pPrChange w:id="7547" w:author="FSMM _" w:date="2019-10-17T20:46:00Z">
          <w:pPr>
            <w:pStyle w:val="4"/>
            <w:ind w:firstLine="281"/>
          </w:pPr>
        </w:pPrChange>
      </w:pPr>
      <w:ins w:id="7550" w:author="FSMM _" w:date="2019-10-17T20:45:00Z">
        <w:del w:id="7551" w:author="冰蓝城 [2]" w:date="2019-10-22T17:17:15Z">
          <w:bookmarkStart w:id="38" w:name="_Toc22592013"/>
          <w:r>
            <w:rPr>
              <w:rFonts w:hint="eastAsia"/>
            </w:rPr>
            <w:delText>6</w:delText>
          </w:r>
        </w:del>
      </w:ins>
      <w:ins w:id="7552" w:author="FSMM _" w:date="2019-10-17T20:45:00Z">
        <w:del w:id="7553" w:author="冰蓝城 [2]" w:date="2019-10-22T17:17:15Z">
          <w:r>
            <w:rPr/>
            <w:delText xml:space="preserve">.3 </w:delText>
          </w:r>
        </w:del>
      </w:ins>
      <w:ins w:id="7554" w:author="FSMM _" w:date="2019-10-17T20:45:00Z">
        <w:del w:id="7555" w:author="冰蓝城 [2]" w:date="2019-10-22T17:17:15Z">
          <w:r>
            <w:rPr>
              <w:rFonts w:hint="eastAsia"/>
            </w:rPr>
            <w:delText>即时查询</w:delText>
          </w:r>
          <w:bookmarkEnd w:id="38"/>
        </w:del>
      </w:ins>
    </w:p>
    <w:p>
      <w:pPr>
        <w:pStyle w:val="3"/>
        <w:ind w:firstLine="151"/>
        <w:rPr>
          <w:ins w:id="7557" w:author="FSMM _" w:date="2019-10-17T20:45:00Z"/>
          <w:del w:id="7558" w:author="冰蓝城 [2]" w:date="2019-10-22T17:17:15Z"/>
        </w:rPr>
        <w:pPrChange w:id="7556" w:author="FSMM _" w:date="2019-10-17T20:46:00Z">
          <w:pPr>
            <w:pStyle w:val="4"/>
            <w:ind w:firstLine="281"/>
          </w:pPr>
        </w:pPrChange>
      </w:pPr>
      <w:ins w:id="7559" w:author="FSMM _" w:date="2019-10-17T20:46:00Z">
        <w:del w:id="7560" w:author="冰蓝城 [2]" w:date="2019-10-22T17:17:15Z">
          <w:bookmarkStart w:id="39" w:name="_Toc22592014"/>
          <w:r>
            <w:rPr/>
            <w:delText>6</w:delText>
          </w:r>
        </w:del>
      </w:ins>
      <w:ins w:id="7561" w:author="FSMM _" w:date="2019-10-17T20:45:00Z">
        <w:del w:id="7562" w:author="冰蓝城 [2]" w:date="2019-10-22T17:17:15Z">
          <w:r>
            <w:rPr/>
            <w:delText xml:space="preserve">.4 </w:delText>
          </w:r>
        </w:del>
      </w:ins>
      <w:ins w:id="7563" w:author="FSMM _" w:date="2019-10-17T20:45:00Z">
        <w:del w:id="7564" w:author="冰蓝城 [2]" w:date="2019-10-22T17:17:15Z">
          <w:r>
            <w:rPr>
              <w:rFonts w:hint="eastAsia"/>
            </w:rPr>
            <w:delText>离线数据同步</w:delText>
          </w:r>
          <w:bookmarkEnd w:id="39"/>
        </w:del>
      </w:ins>
    </w:p>
    <w:p>
      <w:pPr>
        <w:pStyle w:val="3"/>
        <w:ind w:firstLine="151"/>
        <w:rPr>
          <w:ins w:id="7566" w:author="FSMM _" w:date="2019-10-17T20:45:00Z"/>
          <w:del w:id="7567" w:author="冰蓝城 [2]" w:date="2019-10-22T17:17:15Z"/>
        </w:rPr>
        <w:pPrChange w:id="7565" w:author="FSMM _" w:date="2019-10-17T20:46:00Z">
          <w:pPr>
            <w:pStyle w:val="4"/>
            <w:ind w:firstLine="281"/>
          </w:pPr>
        </w:pPrChange>
      </w:pPr>
      <w:ins w:id="7568" w:author="FSMM _" w:date="2019-10-17T20:46:00Z">
        <w:del w:id="7569" w:author="冰蓝城 [2]" w:date="2019-10-22T17:17:15Z">
          <w:bookmarkStart w:id="40" w:name="_Toc22592015"/>
          <w:r>
            <w:rPr/>
            <w:delText>6</w:delText>
          </w:r>
        </w:del>
      </w:ins>
      <w:ins w:id="7570" w:author="FSMM _" w:date="2019-10-17T20:45:00Z">
        <w:del w:id="7571" w:author="冰蓝城 [2]" w:date="2019-10-22T17:17:15Z">
          <w:r>
            <w:rPr/>
            <w:delText xml:space="preserve">.5 </w:delText>
          </w:r>
        </w:del>
      </w:ins>
      <w:ins w:id="7572" w:author="FSMM _" w:date="2019-10-17T20:45:00Z">
        <w:del w:id="7573" w:author="冰蓝城 [2]" w:date="2019-10-22T17:17:15Z">
          <w:r>
            <w:rPr>
              <w:rFonts w:hint="eastAsia"/>
            </w:rPr>
            <w:delText>标记信息分享</w:delText>
          </w:r>
          <w:bookmarkEnd w:id="40"/>
        </w:del>
      </w:ins>
    </w:p>
    <w:p>
      <w:pPr>
        <w:pStyle w:val="3"/>
        <w:ind w:firstLine="151"/>
        <w:rPr>
          <w:ins w:id="7575" w:author="FSMM _" w:date="2019-10-17T20:45:00Z"/>
          <w:del w:id="7576" w:author="冰蓝城 [2]" w:date="2019-10-22T17:17:15Z"/>
        </w:rPr>
        <w:pPrChange w:id="7574" w:author="FSMM _" w:date="2019-10-17T20:46:00Z">
          <w:pPr>
            <w:pStyle w:val="4"/>
            <w:ind w:firstLine="281"/>
          </w:pPr>
        </w:pPrChange>
      </w:pPr>
      <w:ins w:id="7577" w:author="FSMM _" w:date="2019-10-17T20:46:00Z">
        <w:del w:id="7578" w:author="冰蓝城 [2]" w:date="2019-10-22T17:17:15Z">
          <w:bookmarkStart w:id="41" w:name="_Toc22592016"/>
          <w:r>
            <w:rPr/>
            <w:delText>6</w:delText>
          </w:r>
        </w:del>
      </w:ins>
      <w:ins w:id="7579" w:author="FSMM _" w:date="2019-10-17T20:45:00Z">
        <w:del w:id="7580" w:author="冰蓝城 [2]" w:date="2019-10-22T17:17:15Z">
          <w:r>
            <w:rPr/>
            <w:delText xml:space="preserve">.6 </w:delText>
          </w:r>
        </w:del>
      </w:ins>
      <w:ins w:id="7581" w:author="FSMM _" w:date="2019-10-17T20:45:00Z">
        <w:del w:id="7582" w:author="冰蓝城 [2]" w:date="2019-10-22T17:17:15Z">
          <w:r>
            <w:rPr>
              <w:rFonts w:hint="eastAsia"/>
            </w:rPr>
            <w:delText>图层选择</w:delText>
          </w:r>
          <w:bookmarkEnd w:id="41"/>
        </w:del>
      </w:ins>
    </w:p>
    <w:p>
      <w:pPr>
        <w:pStyle w:val="3"/>
        <w:ind w:firstLine="151"/>
        <w:rPr>
          <w:ins w:id="7584" w:author="FSMM _" w:date="2019-10-17T20:45:00Z"/>
          <w:del w:id="7585" w:author="冰蓝城 [2]" w:date="2019-10-22T17:17:15Z"/>
        </w:rPr>
        <w:pPrChange w:id="7583" w:author="FSMM _" w:date="2019-10-17T20:46:00Z">
          <w:pPr>
            <w:pStyle w:val="4"/>
            <w:ind w:firstLine="281"/>
          </w:pPr>
        </w:pPrChange>
      </w:pPr>
      <w:ins w:id="7586" w:author="FSMM _" w:date="2019-10-17T20:46:00Z">
        <w:del w:id="7587" w:author="冰蓝城 [2]" w:date="2019-10-22T17:17:15Z">
          <w:bookmarkStart w:id="42" w:name="_Toc22592017"/>
          <w:r>
            <w:rPr/>
            <w:delText>6</w:delText>
          </w:r>
        </w:del>
      </w:ins>
      <w:ins w:id="7588" w:author="FSMM _" w:date="2019-10-17T20:45:00Z">
        <w:del w:id="7589" w:author="冰蓝城 [2]" w:date="2019-10-22T17:17:15Z">
          <w:r>
            <w:rPr/>
            <w:delText xml:space="preserve">.7 </w:delText>
          </w:r>
        </w:del>
      </w:ins>
      <w:ins w:id="7590" w:author="FSMM _" w:date="2019-10-17T20:45:00Z">
        <w:del w:id="7591" w:author="冰蓝城 [2]" w:date="2019-10-22T17:17:15Z">
          <w:r>
            <w:rPr>
              <w:rFonts w:hint="eastAsia"/>
            </w:rPr>
            <w:delText>信息标记</w:delText>
          </w:r>
          <w:bookmarkEnd w:id="42"/>
        </w:del>
      </w:ins>
    </w:p>
    <w:p>
      <w:pPr>
        <w:pStyle w:val="3"/>
        <w:ind w:firstLine="151"/>
        <w:rPr>
          <w:ins w:id="7593" w:author="FSMM _" w:date="2019-10-17T20:45:00Z"/>
          <w:del w:id="7594" w:author="冰蓝城 [2]" w:date="2019-10-22T17:17:15Z"/>
        </w:rPr>
        <w:pPrChange w:id="7592" w:author="FSMM _" w:date="2019-10-17T20:46:00Z">
          <w:pPr>
            <w:pStyle w:val="4"/>
            <w:ind w:firstLine="281"/>
          </w:pPr>
        </w:pPrChange>
      </w:pPr>
      <w:ins w:id="7595" w:author="FSMM _" w:date="2019-10-17T20:46:00Z">
        <w:del w:id="7596" w:author="冰蓝城 [2]" w:date="2019-10-22T17:17:15Z">
          <w:bookmarkStart w:id="43" w:name="_Toc22592018"/>
          <w:r>
            <w:rPr/>
            <w:delText>6</w:delText>
          </w:r>
        </w:del>
      </w:ins>
      <w:ins w:id="7597" w:author="FSMM _" w:date="2019-10-17T20:45:00Z">
        <w:del w:id="7598" w:author="冰蓝城 [2]" w:date="2019-10-22T17:17:15Z">
          <w:r>
            <w:rPr/>
            <w:delText xml:space="preserve">.8 </w:delText>
          </w:r>
        </w:del>
      </w:ins>
      <w:ins w:id="7599" w:author="FSMM _" w:date="2019-10-17T20:45:00Z">
        <w:del w:id="7600" w:author="冰蓝城 [2]" w:date="2019-10-22T17:17:15Z">
          <w:r>
            <w:rPr>
              <w:rFonts w:hint="eastAsia"/>
            </w:rPr>
            <w:delText>信息发布</w:delText>
          </w:r>
          <w:bookmarkEnd w:id="43"/>
        </w:del>
      </w:ins>
    </w:p>
    <w:p>
      <w:pPr>
        <w:ind w:firstLine="0" w:firstLineChars="0"/>
        <w:outlineLvl w:val="0"/>
        <w:rPr>
          <w:del w:id="7602" w:author="冰蓝城 [2]" w:date="2019-10-22T17:17:15Z"/>
        </w:rPr>
        <w:pPrChange w:id="7601" w:author="FSMM _" w:date="2019-10-17T20:45:00Z">
          <w:pPr>
            <w:pStyle w:val="3"/>
            <w:ind w:firstLine="151"/>
          </w:pPr>
        </w:pPrChange>
      </w:pPr>
      <w:ins w:id="7603" w:author="FSMM _" w:date="2019-10-17T20:45:00Z">
        <w:del w:id="7604" w:author="冰蓝城 [2]" w:date="2019-10-22T17:17:15Z">
          <w:r>
            <w:rPr>
              <w:rFonts w:hint="eastAsia"/>
            </w:rPr>
            <w:delText xml:space="preserve"> </w:delText>
          </w:r>
        </w:del>
      </w:ins>
      <w:del w:id="7605" w:author="冰蓝城 [2]" w:date="2019-10-22T17:17:15Z">
        <w:r>
          <w:rPr>
            <w:rFonts w:hint="eastAsia"/>
          </w:rPr>
          <w:delText>4.2功能描述</w:delText>
        </w:r>
      </w:del>
    </w:p>
    <w:p>
      <w:pPr>
        <w:ind w:firstLine="0" w:firstLineChars="0"/>
        <w:rPr>
          <w:del w:id="7607" w:author="冰蓝城 [2]" w:date="2019-10-22T17:17:15Z"/>
        </w:rPr>
        <w:pPrChange w:id="7606" w:author="FSMM _" w:date="2019-10-17T20:45:00Z">
          <w:pPr>
            <w:pStyle w:val="4"/>
            <w:ind w:firstLine="281"/>
          </w:pPr>
        </w:pPrChange>
      </w:pPr>
      <w:del w:id="7608" w:author="冰蓝城 [2]" w:date="2019-10-22T17:17:15Z">
        <w:r>
          <w:rPr>
            <w:rFonts w:hint="eastAsia"/>
          </w:rPr>
          <w:delText>4.</w:delText>
        </w:r>
      </w:del>
      <w:del w:id="7609" w:author="冰蓝城 [2]" w:date="2019-10-22T17:17:15Z">
        <w:r>
          <w:rPr/>
          <w:delText>2</w:delText>
        </w:r>
      </w:del>
      <w:del w:id="7610" w:author="冰蓝城 [2]" w:date="2019-10-22T17:17:15Z">
        <w:r>
          <w:rPr>
            <w:rFonts w:hint="eastAsia"/>
          </w:rPr>
          <w:delText>.</w:delText>
        </w:r>
      </w:del>
      <w:del w:id="7611" w:author="冰蓝城 [2]" w:date="2019-10-22T17:17:15Z">
        <w:r>
          <w:rPr/>
          <w:delText xml:space="preserve">1 </w:delText>
        </w:r>
      </w:del>
      <w:del w:id="7612" w:author="冰蓝城 [2]" w:date="2019-10-22T17:17:15Z">
        <w:r>
          <w:rPr>
            <w:rFonts w:hint="eastAsia"/>
          </w:rPr>
          <w:delText>视图切换</w:delText>
        </w:r>
      </w:del>
    </w:p>
    <w:p>
      <w:pPr>
        <w:ind w:firstLine="0" w:firstLineChars="0"/>
        <w:rPr>
          <w:del w:id="7614" w:author="冰蓝城 [2]" w:date="2019-10-22T17:17:15Z"/>
          <w:b/>
        </w:rPr>
        <w:pPrChange w:id="7613" w:author="FSMM _" w:date="2019-10-17T20:45:00Z">
          <w:pPr>
            <w:ind w:firstLine="482"/>
          </w:pPr>
        </w:pPrChange>
      </w:pPr>
      <w:del w:id="7615" w:author="冰蓝城 [2]" w:date="2019-10-22T17:17:15Z">
        <w:r>
          <w:rPr>
            <w:rFonts w:hint="eastAsia"/>
            <w:b/>
          </w:rPr>
          <w:delText>1)切换2D视图</w:delText>
        </w:r>
      </w:del>
    </w:p>
    <w:p>
      <w:pPr>
        <w:ind w:firstLine="0" w:firstLineChars="0"/>
        <w:rPr>
          <w:del w:id="7617" w:author="冰蓝城 [2]" w:date="2019-10-22T17:17:15Z"/>
          <w:b/>
        </w:rPr>
        <w:pPrChange w:id="7616" w:author="FSMM _" w:date="2019-10-17T20:45:00Z">
          <w:pPr>
            <w:ind w:firstLine="482"/>
          </w:pPr>
        </w:pPrChange>
      </w:pPr>
      <w:del w:id="7618" w:author="冰蓝城 [2]" w:date="2019-10-22T17:17:15Z">
        <w:r>
          <w:rPr>
            <w:b/>
          </w:rPr>
          <w:tab/>
        </w:r>
      </w:del>
      <w:del w:id="7619" w:author="冰蓝城 [2]" w:date="2019-10-22T17:17:15Z">
        <w:r>
          <w:rPr>
            <w:rFonts w:hint="eastAsia"/>
            <w:b/>
          </w:rPr>
          <w:delText>说明：</w:delText>
        </w:r>
      </w:del>
      <w:del w:id="7620" w:author="冰蓝城 [2]" w:date="2019-10-22T17:17:15Z">
        <w:r>
          <w:rPr>
            <w:rFonts w:hint="eastAsia"/>
          </w:rPr>
          <w:delText>需要用户的位置作为初始的界面，对于用户位置的获取采用百度地图定位SDK，支持GPS、WiFi、基站融合定位，目前支持的平台为Android、IOS和web端。</w:delText>
        </w:r>
      </w:del>
    </w:p>
    <w:p>
      <w:pPr>
        <w:ind w:firstLine="0" w:firstLineChars="0"/>
        <w:rPr>
          <w:del w:id="7622" w:author="冰蓝城 [2]" w:date="2019-10-22T17:17:15Z"/>
          <w:b/>
        </w:rPr>
        <w:pPrChange w:id="7621" w:author="FSMM _" w:date="2019-10-17T20:45:00Z">
          <w:pPr>
            <w:ind w:firstLine="482"/>
          </w:pPr>
        </w:pPrChange>
      </w:pPr>
      <w:del w:id="7623" w:author="冰蓝城 [2]" w:date="2019-10-22T17:17:15Z">
        <w:r>
          <w:rPr>
            <w:b/>
          </w:rPr>
          <w:tab/>
        </w:r>
      </w:del>
      <w:del w:id="7624" w:author="冰蓝城 [2]" w:date="2019-10-22T17:17:15Z">
        <w:r>
          <w:rPr>
            <w:rFonts w:hint="eastAsia"/>
            <w:b/>
          </w:rPr>
          <w:delText>输入：</w:delText>
        </w:r>
      </w:del>
      <w:del w:id="7625" w:author="冰蓝城 [2]" w:date="2019-10-22T17:17:15Z">
        <w:r>
          <w:rPr>
            <w:rFonts w:hint="eastAsia"/>
          </w:rPr>
          <w:delText>用户位置。</w:delText>
        </w:r>
      </w:del>
    </w:p>
    <w:p>
      <w:pPr>
        <w:ind w:firstLine="0" w:firstLineChars="0"/>
        <w:rPr>
          <w:del w:id="7627" w:author="冰蓝城 [2]" w:date="2019-10-22T17:17:15Z"/>
          <w:b/>
        </w:rPr>
        <w:pPrChange w:id="7626" w:author="FSMM _" w:date="2019-10-17T20:45:00Z">
          <w:pPr>
            <w:ind w:firstLine="482"/>
          </w:pPr>
        </w:pPrChange>
      </w:pPr>
      <w:del w:id="7628" w:author="冰蓝城 [2]" w:date="2019-10-22T17:17:15Z">
        <w:r>
          <w:rPr>
            <w:b/>
          </w:rPr>
          <w:tab/>
        </w:r>
      </w:del>
      <w:del w:id="7629" w:author="冰蓝城 [2]" w:date="2019-10-22T17:17:15Z">
        <w:r>
          <w:rPr>
            <w:rFonts w:hint="eastAsia"/>
            <w:b/>
          </w:rPr>
          <w:delText>处理：</w:delText>
        </w:r>
      </w:del>
      <w:del w:id="7630" w:author="冰蓝城 [2]" w:date="2019-10-22T17:17:15Z">
        <w:r>
          <w:rPr>
            <w:rFonts w:hint="eastAsia"/>
          </w:rPr>
          <w:delText>获取百度地图SDK，将用户位置所在的地图及周围视野以1:1</w:delText>
        </w:r>
      </w:del>
      <w:del w:id="7631" w:author="冰蓝城 [2]" w:date="2019-10-22T17:17:15Z">
        <w:r>
          <w:rPr/>
          <w:delText>0000</w:delText>
        </w:r>
      </w:del>
      <w:del w:id="7632" w:author="冰蓝城 [2]" w:date="2019-10-22T17:17:15Z">
        <w:r>
          <w:rPr>
            <w:rFonts w:hint="eastAsia"/>
          </w:rPr>
          <w:delText>进行展示，加载同一经纬度的最新标记在地图上进行标出。</w:delText>
        </w:r>
      </w:del>
    </w:p>
    <w:p>
      <w:pPr>
        <w:ind w:firstLine="0" w:firstLineChars="0"/>
        <w:rPr>
          <w:del w:id="7634" w:author="冰蓝城 [2]" w:date="2019-10-22T17:17:15Z"/>
        </w:rPr>
        <w:pPrChange w:id="7633" w:author="FSMM _" w:date="2019-10-17T20:45:00Z">
          <w:pPr>
            <w:ind w:firstLine="482"/>
          </w:pPr>
        </w:pPrChange>
      </w:pPr>
      <w:del w:id="7635" w:author="冰蓝城 [2]" w:date="2019-10-22T17:17:15Z">
        <w:r>
          <w:rPr>
            <w:b/>
          </w:rPr>
          <w:tab/>
        </w:r>
      </w:del>
      <w:del w:id="7636" w:author="冰蓝城 [2]" w:date="2019-10-22T17:17:15Z">
        <w:r>
          <w:rPr>
            <w:rFonts w:hint="eastAsia"/>
            <w:b/>
          </w:rPr>
          <w:delText>输出：</w:delText>
        </w:r>
      </w:del>
      <w:del w:id="7637" w:author="冰蓝城 [2]" w:date="2019-10-22T17:17:15Z">
        <w:r>
          <w:rPr>
            <w:rFonts w:hint="eastAsia"/>
          </w:rPr>
          <w:delText>用户所在地区及周围的地图以及各个物理位置最新的标记信息。</w:delText>
        </w:r>
      </w:del>
    </w:p>
    <w:p>
      <w:pPr>
        <w:ind w:firstLine="0" w:firstLineChars="0"/>
        <w:rPr>
          <w:del w:id="7639" w:author="冰蓝城 [2]" w:date="2019-10-22T17:17:15Z"/>
          <w:b/>
        </w:rPr>
        <w:pPrChange w:id="7638" w:author="FSMM _" w:date="2019-10-17T20:45:00Z">
          <w:pPr>
            <w:ind w:firstLine="482"/>
          </w:pPr>
        </w:pPrChange>
      </w:pPr>
      <w:del w:id="7640" w:author="冰蓝城 [2]" w:date="2019-10-22T17:17:15Z">
        <w:r>
          <w:rPr>
            <w:b/>
          </w:rPr>
          <w:delText>2</w:delText>
        </w:r>
      </w:del>
      <w:del w:id="7641" w:author="冰蓝城 [2]" w:date="2019-10-22T17:17:15Z">
        <w:r>
          <w:rPr>
            <w:rFonts w:hint="eastAsia"/>
            <w:b/>
          </w:rPr>
          <w:delText>)切换</w:delText>
        </w:r>
      </w:del>
      <w:del w:id="7642" w:author="冰蓝城 [2]" w:date="2019-10-22T17:17:15Z">
        <w:r>
          <w:rPr>
            <w:b/>
          </w:rPr>
          <w:delText>3</w:delText>
        </w:r>
      </w:del>
      <w:del w:id="7643" w:author="冰蓝城 [2]" w:date="2019-10-22T17:17:15Z">
        <w:r>
          <w:rPr>
            <w:rFonts w:hint="eastAsia"/>
            <w:b/>
          </w:rPr>
          <w:delText>D视图</w:delText>
        </w:r>
      </w:del>
    </w:p>
    <w:p>
      <w:pPr>
        <w:ind w:firstLine="0" w:firstLineChars="0"/>
        <w:rPr>
          <w:del w:id="7645" w:author="冰蓝城 [2]" w:date="2019-10-22T17:17:15Z"/>
          <w:b/>
        </w:rPr>
        <w:pPrChange w:id="7644" w:author="FSMM _" w:date="2019-10-17T20:45:00Z">
          <w:pPr>
            <w:ind w:firstLine="482"/>
          </w:pPr>
        </w:pPrChange>
      </w:pPr>
      <w:del w:id="7646" w:author="冰蓝城 [2]" w:date="2019-10-22T17:17:15Z">
        <w:r>
          <w:rPr>
            <w:b/>
          </w:rPr>
          <w:tab/>
        </w:r>
      </w:del>
      <w:del w:id="7647" w:author="冰蓝城 [2]" w:date="2019-10-22T17:17:15Z">
        <w:r>
          <w:rPr>
            <w:rFonts w:hint="eastAsia"/>
            <w:b/>
          </w:rPr>
          <w:delText>说明：</w:delText>
        </w:r>
      </w:del>
      <w:del w:id="7648" w:author="冰蓝城 [2]" w:date="2019-10-22T17:17:15Z">
        <w:r>
          <w:rPr>
            <w:rFonts w:hint="eastAsia"/>
          </w:rPr>
          <w:delText>需要用户的位置作为初始的界面，对于用户位置的获取采用百度地图定位SDK，支持GPS、WiFi、基站融合定位，目前支持的平台为Android、IOS和web端。</w:delText>
        </w:r>
      </w:del>
    </w:p>
    <w:p>
      <w:pPr>
        <w:ind w:firstLine="0" w:firstLineChars="0"/>
        <w:rPr>
          <w:del w:id="7650" w:author="冰蓝城 [2]" w:date="2019-10-22T17:17:15Z"/>
          <w:b/>
        </w:rPr>
        <w:pPrChange w:id="7649" w:author="FSMM _" w:date="2019-10-17T20:45:00Z">
          <w:pPr>
            <w:ind w:firstLine="482"/>
          </w:pPr>
        </w:pPrChange>
      </w:pPr>
      <w:del w:id="7651" w:author="冰蓝城 [2]" w:date="2019-10-22T17:17:15Z">
        <w:r>
          <w:rPr>
            <w:b/>
          </w:rPr>
          <w:tab/>
        </w:r>
      </w:del>
      <w:del w:id="7652" w:author="冰蓝城 [2]" w:date="2019-10-22T17:17:15Z">
        <w:r>
          <w:rPr>
            <w:rFonts w:hint="eastAsia"/>
            <w:b/>
          </w:rPr>
          <w:delText>输入：</w:delText>
        </w:r>
      </w:del>
      <w:del w:id="7653" w:author="冰蓝城 [2]" w:date="2019-10-22T17:17:15Z">
        <w:r>
          <w:rPr>
            <w:rFonts w:hint="eastAsia"/>
          </w:rPr>
          <w:delText>用户位置。</w:delText>
        </w:r>
      </w:del>
    </w:p>
    <w:p>
      <w:pPr>
        <w:ind w:firstLine="0" w:firstLineChars="0"/>
        <w:rPr>
          <w:del w:id="7655" w:author="冰蓝城 [2]" w:date="2019-10-22T17:17:15Z"/>
          <w:b/>
        </w:rPr>
        <w:pPrChange w:id="7654" w:author="FSMM _" w:date="2019-10-17T20:45:00Z">
          <w:pPr>
            <w:ind w:firstLine="482"/>
          </w:pPr>
        </w:pPrChange>
      </w:pPr>
      <w:del w:id="7656" w:author="冰蓝城 [2]" w:date="2019-10-22T17:17:15Z">
        <w:r>
          <w:rPr>
            <w:b/>
          </w:rPr>
          <w:tab/>
        </w:r>
      </w:del>
      <w:del w:id="7657" w:author="冰蓝城 [2]" w:date="2019-10-22T17:17:15Z">
        <w:r>
          <w:rPr>
            <w:rFonts w:hint="eastAsia"/>
            <w:b/>
          </w:rPr>
          <w:delText>处理：</w:delText>
        </w:r>
      </w:del>
      <w:del w:id="7658" w:author="冰蓝城 [2]" w:date="2019-10-22T17:17:15Z">
        <w:r>
          <w:rPr>
            <w:rFonts w:hint="eastAsia"/>
          </w:rPr>
          <w:delText>获取百度地图SDK，将用户位置所在的地图及周围视野以1:1</w:delText>
        </w:r>
      </w:del>
      <w:del w:id="7659" w:author="冰蓝城 [2]" w:date="2019-10-22T17:17:15Z">
        <w:r>
          <w:rPr/>
          <w:delText>0000</w:delText>
        </w:r>
      </w:del>
      <w:del w:id="7660" w:author="冰蓝城 [2]" w:date="2019-10-22T17:17:15Z">
        <w:r>
          <w:rPr>
            <w:rFonts w:hint="eastAsia"/>
          </w:rPr>
          <w:delText>进行展示，加载同一经纬度、海拔高度的最新标记在地图上进行标出。</w:delText>
        </w:r>
      </w:del>
    </w:p>
    <w:p>
      <w:pPr>
        <w:ind w:firstLine="0" w:firstLineChars="0"/>
        <w:rPr>
          <w:del w:id="7662" w:author="冰蓝城 [2]" w:date="2019-10-22T17:17:15Z"/>
        </w:rPr>
        <w:pPrChange w:id="7661" w:author="FSMM _" w:date="2019-10-17T20:45:00Z">
          <w:pPr>
            <w:ind w:firstLine="482"/>
          </w:pPr>
        </w:pPrChange>
      </w:pPr>
      <w:del w:id="7663" w:author="冰蓝城 [2]" w:date="2019-10-22T17:17:15Z">
        <w:r>
          <w:rPr>
            <w:b/>
          </w:rPr>
          <w:tab/>
        </w:r>
      </w:del>
      <w:del w:id="7664" w:author="冰蓝城 [2]" w:date="2019-10-22T17:17:15Z">
        <w:r>
          <w:rPr>
            <w:rFonts w:hint="eastAsia"/>
            <w:b/>
          </w:rPr>
          <w:delText>输出：</w:delText>
        </w:r>
      </w:del>
      <w:del w:id="7665" w:author="冰蓝城 [2]" w:date="2019-10-22T17:17:15Z">
        <w:r>
          <w:rPr>
            <w:rFonts w:hint="eastAsia"/>
          </w:rPr>
          <w:delText>用户所在地区及周围的地图以及各个物理位置最新的标记信息。</w:delText>
        </w:r>
      </w:del>
    </w:p>
    <w:p>
      <w:pPr>
        <w:ind w:firstLine="0" w:firstLineChars="0"/>
        <w:rPr>
          <w:del w:id="7667" w:author="冰蓝城 [2]" w:date="2019-10-22T17:17:15Z"/>
          <w:b/>
        </w:rPr>
        <w:pPrChange w:id="7666" w:author="FSMM _" w:date="2019-10-17T20:45:00Z">
          <w:pPr>
            <w:ind w:firstLine="482"/>
          </w:pPr>
        </w:pPrChange>
      </w:pPr>
      <w:del w:id="7668" w:author="冰蓝城 [2]" w:date="2019-10-22T17:17:15Z">
        <w:r>
          <w:rPr>
            <w:b/>
          </w:rPr>
          <w:delText>3</w:delText>
        </w:r>
      </w:del>
      <w:del w:id="7669" w:author="冰蓝城 [2]" w:date="2019-10-22T17:17:15Z">
        <w:r>
          <w:rPr>
            <w:rFonts w:hint="eastAsia"/>
            <w:b/>
          </w:rPr>
          <w:delText>)切换</w:delText>
        </w:r>
      </w:del>
      <w:del w:id="7670" w:author="冰蓝城 [2]" w:date="2019-10-22T17:17:15Z">
        <w:r>
          <w:rPr>
            <w:b/>
          </w:rPr>
          <w:delText>4</w:delText>
        </w:r>
      </w:del>
      <w:del w:id="7671" w:author="冰蓝城 [2]" w:date="2019-10-22T17:17:15Z">
        <w:r>
          <w:rPr>
            <w:rFonts w:hint="eastAsia"/>
            <w:b/>
          </w:rPr>
          <w:delText>D视图</w:delText>
        </w:r>
      </w:del>
    </w:p>
    <w:p>
      <w:pPr>
        <w:ind w:firstLine="0" w:firstLineChars="0"/>
        <w:rPr>
          <w:del w:id="7673" w:author="冰蓝城 [2]" w:date="2019-10-22T17:17:15Z"/>
          <w:b/>
        </w:rPr>
        <w:pPrChange w:id="7672" w:author="FSMM _" w:date="2019-10-17T20:45:00Z">
          <w:pPr>
            <w:ind w:firstLine="482"/>
          </w:pPr>
        </w:pPrChange>
      </w:pPr>
      <w:del w:id="7674" w:author="冰蓝城 [2]" w:date="2019-10-22T17:17:15Z">
        <w:r>
          <w:rPr>
            <w:b/>
          </w:rPr>
          <w:tab/>
        </w:r>
      </w:del>
      <w:del w:id="7675" w:author="冰蓝城 [2]" w:date="2019-10-22T17:17:15Z">
        <w:r>
          <w:rPr>
            <w:rFonts w:hint="eastAsia"/>
            <w:b/>
          </w:rPr>
          <w:delText>说明：</w:delText>
        </w:r>
      </w:del>
      <w:del w:id="7676" w:author="冰蓝城 [2]" w:date="2019-10-22T17:17:15Z">
        <w:r>
          <w:rPr>
            <w:rFonts w:hint="eastAsia"/>
          </w:rPr>
          <w:delText>需要用户的位置作为初始的界面，对于用户位置的获取采用百度地图定位SDK，支持GPS、WiFi、基站融合定位，目前支持的平台为Android、IOS和web端。</w:delText>
        </w:r>
      </w:del>
    </w:p>
    <w:p>
      <w:pPr>
        <w:ind w:firstLine="0" w:firstLineChars="0"/>
        <w:rPr>
          <w:del w:id="7678" w:author="冰蓝城 [2]" w:date="2019-10-22T17:17:15Z"/>
          <w:b/>
        </w:rPr>
        <w:pPrChange w:id="7677" w:author="FSMM _" w:date="2019-10-17T20:45:00Z">
          <w:pPr>
            <w:ind w:firstLine="482"/>
          </w:pPr>
        </w:pPrChange>
      </w:pPr>
      <w:del w:id="7679" w:author="冰蓝城 [2]" w:date="2019-10-22T17:17:15Z">
        <w:r>
          <w:rPr>
            <w:b/>
          </w:rPr>
          <w:tab/>
        </w:r>
      </w:del>
      <w:del w:id="7680" w:author="冰蓝城 [2]" w:date="2019-10-22T17:17:15Z">
        <w:r>
          <w:rPr>
            <w:rFonts w:hint="eastAsia"/>
            <w:b/>
          </w:rPr>
          <w:delText>输入：</w:delText>
        </w:r>
      </w:del>
      <w:del w:id="7681" w:author="冰蓝城 [2]" w:date="2019-10-22T17:17:15Z">
        <w:r>
          <w:rPr>
            <w:rFonts w:hint="eastAsia"/>
          </w:rPr>
          <w:delText>用户位置。</w:delText>
        </w:r>
      </w:del>
    </w:p>
    <w:p>
      <w:pPr>
        <w:ind w:firstLine="0" w:firstLineChars="0"/>
        <w:rPr>
          <w:del w:id="7683" w:author="冰蓝城 [2]" w:date="2019-10-22T17:17:15Z"/>
          <w:b/>
        </w:rPr>
        <w:pPrChange w:id="7682" w:author="FSMM _" w:date="2019-10-17T20:45:00Z">
          <w:pPr>
            <w:ind w:firstLine="482"/>
          </w:pPr>
        </w:pPrChange>
      </w:pPr>
      <w:del w:id="7684" w:author="冰蓝城 [2]" w:date="2019-10-22T17:17:15Z">
        <w:r>
          <w:rPr>
            <w:b/>
          </w:rPr>
          <w:tab/>
        </w:r>
      </w:del>
      <w:del w:id="7685" w:author="冰蓝城 [2]" w:date="2019-10-22T17:17:15Z">
        <w:r>
          <w:rPr>
            <w:rFonts w:hint="eastAsia"/>
            <w:b/>
          </w:rPr>
          <w:delText>处理：</w:delText>
        </w:r>
      </w:del>
      <w:del w:id="7686" w:author="冰蓝城 [2]" w:date="2019-10-22T17:17:15Z">
        <w:r>
          <w:rPr>
            <w:rFonts w:hint="eastAsia"/>
          </w:rPr>
          <w:delText>获取百度地图SDK，将用户位置所在的地图及周围视野以1:1</w:delText>
        </w:r>
      </w:del>
      <w:del w:id="7687" w:author="冰蓝城 [2]" w:date="2019-10-22T17:17:15Z">
        <w:r>
          <w:rPr/>
          <w:delText>0000</w:delText>
        </w:r>
      </w:del>
      <w:del w:id="7688" w:author="冰蓝城 [2]" w:date="2019-10-22T17:17:15Z">
        <w:r>
          <w:rPr>
            <w:rFonts w:hint="eastAsia"/>
          </w:rPr>
          <w:delText>进行展示，加载同一经纬度的所有标记在地图上进行标出，并按照时间反序进行排列。</w:delText>
        </w:r>
      </w:del>
    </w:p>
    <w:p>
      <w:pPr>
        <w:ind w:firstLine="0" w:firstLineChars="0"/>
        <w:rPr>
          <w:del w:id="7690" w:author="冰蓝城 [2]" w:date="2019-10-22T17:17:15Z"/>
        </w:rPr>
        <w:pPrChange w:id="7689" w:author="FSMM _" w:date="2019-10-17T20:45:00Z">
          <w:pPr>
            <w:ind w:firstLine="482"/>
          </w:pPr>
        </w:pPrChange>
      </w:pPr>
      <w:del w:id="7691" w:author="冰蓝城 [2]" w:date="2019-10-22T17:17:15Z">
        <w:r>
          <w:rPr>
            <w:b/>
          </w:rPr>
          <w:tab/>
        </w:r>
      </w:del>
      <w:del w:id="7692" w:author="冰蓝城 [2]" w:date="2019-10-22T17:17:15Z">
        <w:r>
          <w:rPr>
            <w:rFonts w:hint="eastAsia"/>
            <w:b/>
          </w:rPr>
          <w:delText>输出：</w:delText>
        </w:r>
      </w:del>
      <w:del w:id="7693" w:author="冰蓝城 [2]" w:date="2019-10-22T17:17:15Z">
        <w:r>
          <w:rPr>
            <w:rFonts w:hint="eastAsia"/>
          </w:rPr>
          <w:delText>用户所在地区及周围的地图以及各个物理位置所有的标记信息。</w:delText>
        </w:r>
      </w:del>
    </w:p>
    <w:p>
      <w:pPr>
        <w:ind w:firstLine="0" w:firstLineChars="0"/>
        <w:rPr>
          <w:del w:id="7695" w:author="冰蓝城 [2]" w:date="2019-10-22T17:17:15Z"/>
        </w:rPr>
        <w:pPrChange w:id="7694" w:author="FSMM _" w:date="2019-10-17T20:45:00Z">
          <w:pPr>
            <w:pStyle w:val="4"/>
            <w:ind w:firstLine="281"/>
          </w:pPr>
        </w:pPrChange>
      </w:pPr>
      <w:del w:id="7696" w:author="冰蓝城 [2]" w:date="2019-10-22T17:17:15Z">
        <w:r>
          <w:rPr>
            <w:rFonts w:hint="eastAsia"/>
          </w:rPr>
          <w:delText>4.2.2</w:delText>
        </w:r>
      </w:del>
      <w:del w:id="7697" w:author="冰蓝城 [2]" w:date="2019-10-22T17:17:15Z">
        <w:r>
          <w:rPr/>
          <w:delText xml:space="preserve"> </w:delText>
        </w:r>
      </w:del>
      <w:del w:id="7698" w:author="冰蓝城 [2]" w:date="2019-10-22T17:17:15Z">
        <w:r>
          <w:rPr>
            <w:rFonts w:hint="eastAsia"/>
          </w:rPr>
          <w:delText>即时查询</w:delText>
        </w:r>
      </w:del>
    </w:p>
    <w:p>
      <w:pPr>
        <w:ind w:firstLine="0" w:firstLineChars="0"/>
        <w:rPr>
          <w:del w:id="7700" w:author="冰蓝城 [2]" w:date="2019-10-22T17:17:15Z"/>
          <w:b/>
        </w:rPr>
        <w:pPrChange w:id="7699" w:author="FSMM _" w:date="2019-10-17T20:45:00Z">
          <w:pPr>
            <w:ind w:firstLine="482"/>
          </w:pPr>
        </w:pPrChange>
      </w:pPr>
      <w:del w:id="7701" w:author="冰蓝城 [2]" w:date="2019-10-22T17:17:15Z">
        <w:r>
          <w:rPr>
            <w:rFonts w:hint="eastAsia"/>
            <w:b/>
          </w:rPr>
          <w:delText>1)标记查询</w:delText>
        </w:r>
      </w:del>
    </w:p>
    <w:p>
      <w:pPr>
        <w:ind w:left="0" w:leftChars="0" w:firstLine="0" w:firstLineChars="0"/>
        <w:rPr>
          <w:del w:id="7703" w:author="冰蓝城 [2]" w:date="2019-10-22T17:17:15Z"/>
        </w:rPr>
        <w:pPrChange w:id="7702" w:author="FSMM _" w:date="2019-10-17T20:45:00Z">
          <w:pPr>
            <w:ind w:left="720" w:leftChars="300" w:firstLine="0" w:firstLineChars="0"/>
          </w:pPr>
        </w:pPrChange>
      </w:pPr>
      <w:del w:id="7704" w:author="冰蓝城 [2]" w:date="2019-10-22T17:17:15Z">
        <w:r>
          <w:rPr>
            <w:rFonts w:hint="eastAsia"/>
            <w:b/>
          </w:rPr>
          <w:delText>输入</w:delText>
        </w:r>
      </w:del>
      <w:del w:id="7705" w:author="冰蓝城 [2]" w:date="2019-10-22T17:17:15Z">
        <w:r>
          <w:rPr>
            <w:rFonts w:hint="eastAsia"/>
          </w:rPr>
          <w:delText>：标记的2D信息（经度，维度）或3D信息（经度，维度，高度）或4D信息（经度，维度，高度，时间）或标记的名字。</w:delText>
        </w:r>
      </w:del>
    </w:p>
    <w:p>
      <w:pPr>
        <w:ind w:left="0" w:leftChars="0" w:firstLine="0" w:firstLineChars="0"/>
        <w:rPr>
          <w:del w:id="7707" w:author="冰蓝城 [2]" w:date="2019-10-22T17:17:15Z"/>
        </w:rPr>
        <w:pPrChange w:id="7706" w:author="FSMM _" w:date="2019-10-17T20:45:00Z">
          <w:pPr>
            <w:ind w:left="720" w:leftChars="300" w:firstLine="0" w:firstLineChars="0"/>
          </w:pPr>
        </w:pPrChange>
      </w:pPr>
      <w:del w:id="7708" w:author="冰蓝城 [2]" w:date="2019-10-22T17:17:15Z">
        <w:r>
          <w:rPr>
            <w:rFonts w:hint="eastAsia"/>
            <w:b/>
          </w:rPr>
          <w:delText>处理</w:delText>
        </w:r>
      </w:del>
      <w:del w:id="7709" w:author="冰蓝城 [2]" w:date="2019-10-22T17:17:15Z">
        <w:r>
          <w:rPr>
            <w:rFonts w:hint="eastAsia"/>
          </w:rPr>
          <w:delText>：转换输入数据为本系统的规定格式，并对标记表执行查询操作，将查询到的标记信息进行格式转换以及维度扩充，以适应在地图上显示。</w:delText>
        </w:r>
      </w:del>
    </w:p>
    <w:p>
      <w:pPr>
        <w:ind w:left="0" w:leftChars="0" w:firstLine="0" w:firstLineChars="0"/>
        <w:rPr>
          <w:del w:id="7711" w:author="冰蓝城 [2]" w:date="2019-10-22T17:17:15Z"/>
        </w:rPr>
        <w:pPrChange w:id="7710" w:author="FSMM _" w:date="2019-10-17T20:45:00Z">
          <w:pPr>
            <w:ind w:left="720" w:leftChars="300" w:firstLine="0" w:firstLineChars="0"/>
          </w:pPr>
        </w:pPrChange>
      </w:pPr>
      <w:del w:id="7712" w:author="冰蓝城 [2]" w:date="2019-10-22T17:17:15Z">
        <w:r>
          <w:rPr>
            <w:rFonts w:hint="eastAsia"/>
            <w:b/>
          </w:rPr>
          <w:delText>输出</w:delText>
        </w:r>
      </w:del>
      <w:del w:id="7713" w:author="冰蓝城 [2]" w:date="2019-10-22T17:17:15Z">
        <w:r>
          <w:rPr>
            <w:rFonts w:hint="eastAsia"/>
          </w:rPr>
          <w:delText>：在客户端地图上展示从数据库中查询到的标记。</w:delText>
        </w:r>
      </w:del>
    </w:p>
    <w:p>
      <w:pPr>
        <w:ind w:firstLine="0" w:firstLineChars="0"/>
        <w:rPr>
          <w:del w:id="7715" w:author="冰蓝城 [2]" w:date="2019-10-22T17:17:15Z"/>
          <w:b/>
        </w:rPr>
        <w:pPrChange w:id="7714" w:author="FSMM _" w:date="2019-10-17T20:45:00Z">
          <w:pPr>
            <w:ind w:firstLine="482"/>
          </w:pPr>
        </w:pPrChange>
      </w:pPr>
      <w:del w:id="7716" w:author="冰蓝城 [2]" w:date="2019-10-22T17:17:15Z">
        <w:r>
          <w:rPr>
            <w:rFonts w:hint="eastAsia"/>
            <w:b/>
          </w:rPr>
          <w:delText>2)图层查询</w:delText>
        </w:r>
      </w:del>
    </w:p>
    <w:p>
      <w:pPr>
        <w:ind w:left="0" w:leftChars="0" w:firstLine="0" w:firstLineChars="0"/>
        <w:rPr>
          <w:del w:id="7718" w:author="冰蓝城 [2]" w:date="2019-10-22T17:17:15Z"/>
        </w:rPr>
        <w:pPrChange w:id="7717" w:author="FSMM _" w:date="2019-10-17T20:45:00Z">
          <w:pPr>
            <w:ind w:left="720" w:leftChars="300" w:firstLine="0" w:firstLineChars="0"/>
          </w:pPr>
        </w:pPrChange>
      </w:pPr>
      <w:del w:id="7719" w:author="冰蓝城 [2]" w:date="2019-10-22T17:17:15Z">
        <w:r>
          <w:rPr>
            <w:rFonts w:hint="eastAsia"/>
            <w:b/>
          </w:rPr>
          <w:delText>输入</w:delText>
        </w:r>
      </w:del>
      <w:del w:id="7720" w:author="冰蓝城 [2]" w:date="2019-10-22T17:17:15Z">
        <w:r>
          <w:rPr>
            <w:rFonts w:hint="eastAsia"/>
          </w:rPr>
          <w:delText>：图层名称。</w:delText>
        </w:r>
      </w:del>
    </w:p>
    <w:p>
      <w:pPr>
        <w:ind w:left="0" w:leftChars="0" w:firstLine="0" w:firstLineChars="0"/>
        <w:rPr>
          <w:del w:id="7722" w:author="冰蓝城 [2]" w:date="2019-10-22T17:17:15Z"/>
        </w:rPr>
        <w:pPrChange w:id="7721" w:author="FSMM _" w:date="2019-10-17T20:45:00Z">
          <w:pPr>
            <w:ind w:left="720" w:leftChars="300" w:firstLine="0" w:firstLineChars="0"/>
          </w:pPr>
        </w:pPrChange>
      </w:pPr>
      <w:del w:id="7723" w:author="冰蓝城 [2]" w:date="2019-10-22T17:17:15Z">
        <w:r>
          <w:rPr>
            <w:rFonts w:hint="eastAsia"/>
            <w:b/>
          </w:rPr>
          <w:delText>处理</w:delText>
        </w:r>
      </w:del>
      <w:del w:id="7724" w:author="冰蓝城 [2]" w:date="2019-10-22T17:17:15Z">
        <w:r>
          <w:rPr>
            <w:rFonts w:hint="eastAsia"/>
          </w:rPr>
          <w:delText>：转换输入数据为本系统的规定格式，并对标记表执行查询操作，将查询到的标记信息进行格式转换以及维度扩充，以适应在地图上显示。</w:delText>
        </w:r>
      </w:del>
    </w:p>
    <w:p>
      <w:pPr>
        <w:ind w:left="0" w:leftChars="0" w:firstLine="0" w:firstLineChars="0"/>
        <w:rPr>
          <w:del w:id="7726" w:author="冰蓝城 [2]" w:date="2019-10-22T17:17:15Z"/>
        </w:rPr>
        <w:pPrChange w:id="7725" w:author="FSMM _" w:date="2019-10-17T20:45:00Z">
          <w:pPr>
            <w:ind w:left="720" w:leftChars="300" w:firstLine="0" w:firstLineChars="0"/>
          </w:pPr>
        </w:pPrChange>
      </w:pPr>
      <w:del w:id="7727" w:author="冰蓝城 [2]" w:date="2019-10-22T17:17:15Z">
        <w:r>
          <w:rPr>
            <w:rFonts w:hint="eastAsia"/>
            <w:b/>
          </w:rPr>
          <w:delText>输出</w:delText>
        </w:r>
      </w:del>
      <w:del w:id="7728" w:author="冰蓝城 [2]" w:date="2019-10-22T17:17:15Z">
        <w:r>
          <w:rPr>
            <w:rFonts w:hint="eastAsia"/>
          </w:rPr>
          <w:delText>：在客户端地图上展示从数据库中查询到的标记。</w:delText>
        </w:r>
      </w:del>
    </w:p>
    <w:p>
      <w:pPr>
        <w:ind w:firstLine="0" w:firstLineChars="0"/>
        <w:rPr>
          <w:del w:id="7730" w:author="冰蓝城 [2]" w:date="2019-10-22T17:17:15Z"/>
          <w:b/>
        </w:rPr>
        <w:pPrChange w:id="7729" w:author="FSMM _" w:date="2019-10-17T20:45:00Z">
          <w:pPr>
            <w:ind w:firstLine="482"/>
          </w:pPr>
        </w:pPrChange>
      </w:pPr>
      <w:del w:id="7731" w:author="冰蓝城 [2]" w:date="2019-10-22T17:17:15Z">
        <w:r>
          <w:rPr>
            <w:rFonts w:hint="eastAsia"/>
            <w:b/>
          </w:rPr>
          <w:delText>3)线路查询</w:delText>
        </w:r>
      </w:del>
    </w:p>
    <w:p>
      <w:pPr>
        <w:ind w:left="0" w:leftChars="0" w:firstLine="0" w:firstLineChars="0"/>
        <w:rPr>
          <w:del w:id="7733" w:author="冰蓝城 [2]" w:date="2019-10-22T17:17:15Z"/>
        </w:rPr>
        <w:pPrChange w:id="7732" w:author="FSMM _" w:date="2019-10-17T20:45:00Z">
          <w:pPr>
            <w:ind w:left="720" w:leftChars="300" w:firstLine="0" w:firstLineChars="0"/>
          </w:pPr>
        </w:pPrChange>
      </w:pPr>
      <w:del w:id="7734" w:author="冰蓝城 [2]" w:date="2019-10-22T17:17:15Z">
        <w:r>
          <w:rPr>
            <w:rFonts w:hint="eastAsia"/>
            <w:b/>
          </w:rPr>
          <w:delText>输入</w:delText>
        </w:r>
      </w:del>
      <w:del w:id="7735" w:author="冰蓝城 [2]" w:date="2019-10-22T17:17:15Z">
        <w:r>
          <w:rPr>
            <w:rFonts w:hint="eastAsia"/>
          </w:rPr>
          <w:delText>：（起点位置，终点位置）</w:delText>
        </w:r>
      </w:del>
    </w:p>
    <w:p>
      <w:pPr>
        <w:ind w:left="0" w:leftChars="0" w:firstLine="0" w:firstLineChars="0"/>
        <w:rPr>
          <w:del w:id="7737" w:author="冰蓝城 [2]" w:date="2019-10-22T17:17:15Z"/>
        </w:rPr>
        <w:pPrChange w:id="7736" w:author="FSMM _" w:date="2019-10-17T20:45:00Z">
          <w:pPr>
            <w:ind w:left="720" w:leftChars="300" w:firstLine="0" w:firstLineChars="0"/>
          </w:pPr>
        </w:pPrChange>
      </w:pPr>
      <w:del w:id="7738" w:author="冰蓝城 [2]" w:date="2019-10-22T17:17:15Z">
        <w:r>
          <w:rPr>
            <w:rFonts w:hint="eastAsia"/>
            <w:b/>
          </w:rPr>
          <w:delText>处理</w:delText>
        </w:r>
      </w:del>
      <w:del w:id="7739" w:author="冰蓝城 [2]" w:date="2019-10-22T17:17:15Z">
        <w:r>
          <w:rPr>
            <w:rFonts w:hint="eastAsia"/>
          </w:rPr>
          <w:delText>：转换输入数据为本系统的规定格式，并对线路表执行查询操作，并按照路程进行升序排序，将查询到的线路进行格式转换，以适应在客户端显示。</w:delText>
        </w:r>
      </w:del>
    </w:p>
    <w:p>
      <w:pPr>
        <w:ind w:left="0" w:leftChars="0" w:firstLine="0" w:firstLineChars="0"/>
        <w:rPr>
          <w:del w:id="7741" w:author="冰蓝城 [2]" w:date="2019-10-22T17:17:15Z"/>
        </w:rPr>
        <w:pPrChange w:id="7740" w:author="FSMM _" w:date="2019-10-17T20:45:00Z">
          <w:pPr>
            <w:ind w:left="720" w:leftChars="300" w:firstLine="0" w:firstLineChars="0"/>
          </w:pPr>
        </w:pPrChange>
      </w:pPr>
      <w:del w:id="7742" w:author="冰蓝城 [2]" w:date="2019-10-22T17:17:15Z">
        <w:r>
          <w:rPr>
            <w:rFonts w:hint="eastAsia"/>
            <w:b/>
          </w:rPr>
          <w:delText>输出</w:delText>
        </w:r>
      </w:del>
      <w:del w:id="7743" w:author="冰蓝城 [2]" w:date="2019-10-22T17:17:15Z">
        <w:r>
          <w:rPr>
            <w:rFonts w:hint="eastAsia"/>
          </w:rPr>
          <w:delText>：在客户端以高德地图查询地铁路线的格式，显示线路。</w:delText>
        </w:r>
      </w:del>
    </w:p>
    <w:p>
      <w:pPr>
        <w:ind w:firstLine="0" w:firstLineChars="0"/>
        <w:rPr>
          <w:del w:id="7745" w:author="冰蓝城 [2]" w:date="2019-10-22T17:17:15Z"/>
        </w:rPr>
        <w:pPrChange w:id="7744" w:author="FSMM _" w:date="2019-10-17T20:45:00Z">
          <w:pPr>
            <w:pStyle w:val="4"/>
            <w:ind w:firstLine="281"/>
          </w:pPr>
        </w:pPrChange>
      </w:pPr>
      <w:del w:id="7746" w:author="冰蓝城 [2]" w:date="2019-10-22T17:17:15Z">
        <w:r>
          <w:rPr>
            <w:rFonts w:hint="eastAsia"/>
          </w:rPr>
          <w:delText>4.2.3</w:delText>
        </w:r>
      </w:del>
      <w:del w:id="7747" w:author="冰蓝城 [2]" w:date="2019-10-22T17:17:15Z">
        <w:r>
          <w:rPr/>
          <w:delText xml:space="preserve"> </w:delText>
        </w:r>
      </w:del>
      <w:del w:id="7748" w:author="冰蓝城 [2]" w:date="2019-10-22T17:17:15Z">
        <w:r>
          <w:rPr>
            <w:rFonts w:hint="eastAsia"/>
          </w:rPr>
          <w:delText>离线数据同步</w:delText>
        </w:r>
      </w:del>
    </w:p>
    <w:p>
      <w:pPr>
        <w:ind w:firstLine="0" w:firstLineChars="0"/>
        <w:rPr>
          <w:del w:id="7750" w:author="冰蓝城 [2]" w:date="2019-10-22T17:17:15Z"/>
          <w:b/>
        </w:rPr>
        <w:pPrChange w:id="7749" w:author="FSMM _" w:date="2019-10-17T20:45:00Z">
          <w:pPr>
            <w:ind w:firstLine="482"/>
          </w:pPr>
        </w:pPrChange>
      </w:pPr>
      <w:del w:id="7751" w:author="冰蓝城 [2]" w:date="2019-10-22T17:17:15Z">
        <w:r>
          <w:rPr>
            <w:rFonts w:hint="eastAsia"/>
            <w:b/>
          </w:rPr>
          <w:delText>1)离线标记</w:delText>
        </w:r>
      </w:del>
    </w:p>
    <w:p>
      <w:pPr>
        <w:ind w:left="0" w:leftChars="0" w:firstLine="0" w:firstLineChars="0"/>
        <w:rPr>
          <w:del w:id="7753" w:author="冰蓝城 [2]" w:date="2019-10-22T17:17:15Z"/>
        </w:rPr>
        <w:pPrChange w:id="7752" w:author="FSMM _" w:date="2019-10-17T20:45:00Z">
          <w:pPr>
            <w:ind w:left="720" w:leftChars="300" w:firstLine="0" w:firstLineChars="0"/>
          </w:pPr>
        </w:pPrChange>
      </w:pPr>
      <w:del w:id="7754" w:author="冰蓝城 [2]" w:date="2019-10-22T17:17:15Z">
        <w:r>
          <w:rPr>
            <w:rFonts w:hint="eastAsia"/>
            <w:b/>
          </w:rPr>
          <w:delText>说明</w:delText>
        </w:r>
      </w:del>
      <w:del w:id="7755" w:author="冰蓝城 [2]" w:date="2019-10-22T17:17:15Z">
        <w:r>
          <w:rPr>
            <w:rFonts w:hint="eastAsia"/>
          </w:rPr>
          <w:delText>：当客户端网络情况不佳时，本系统仍可使用，系统提供离线标记的支持，标记数据仅保存在客户端本地的数据库中，同时保存当前的时间和位置信息。需要注意的是，安卓平台对于软件访问存储设备具有控制权限，在软件初始安装的时候要以合理清晰的说明告知用户，取得该权限。</w:delText>
        </w:r>
      </w:del>
    </w:p>
    <w:p>
      <w:pPr>
        <w:ind w:left="0" w:leftChars="0" w:firstLine="0" w:firstLineChars="0"/>
        <w:rPr>
          <w:del w:id="7757" w:author="冰蓝城 [2]" w:date="2019-10-22T17:17:15Z"/>
        </w:rPr>
        <w:pPrChange w:id="7756" w:author="FSMM _" w:date="2019-10-17T20:45:00Z">
          <w:pPr>
            <w:ind w:left="720" w:leftChars="300" w:firstLine="0" w:firstLineChars="0"/>
          </w:pPr>
        </w:pPrChange>
      </w:pPr>
      <w:del w:id="7758" w:author="冰蓝城 [2]" w:date="2019-10-22T17:17:15Z">
        <w:r>
          <w:rPr>
            <w:rFonts w:hint="eastAsia"/>
            <w:b/>
          </w:rPr>
          <w:delText>输入</w:delText>
        </w:r>
      </w:del>
      <w:del w:id="7759" w:author="冰蓝城 [2]" w:date="2019-10-22T17:17:15Z">
        <w:r>
          <w:rPr>
            <w:rFonts w:hint="eastAsia"/>
          </w:rPr>
          <w:delText>：当前用户的位置，当前时间，标记数据信息。</w:delText>
        </w:r>
      </w:del>
    </w:p>
    <w:p>
      <w:pPr>
        <w:ind w:left="0" w:leftChars="0" w:firstLine="0" w:firstLineChars="0"/>
        <w:rPr>
          <w:del w:id="7761" w:author="冰蓝城 [2]" w:date="2019-10-22T17:17:15Z"/>
        </w:rPr>
        <w:pPrChange w:id="7760" w:author="FSMM _" w:date="2019-10-17T20:45:00Z">
          <w:pPr>
            <w:ind w:left="720" w:leftChars="300" w:firstLine="0" w:firstLineChars="0"/>
          </w:pPr>
        </w:pPrChange>
      </w:pPr>
      <w:del w:id="7762" w:author="冰蓝城 [2]" w:date="2019-10-22T17:17:15Z">
        <w:r>
          <w:rPr>
            <w:rFonts w:hint="eastAsia"/>
            <w:b/>
          </w:rPr>
          <w:delText>处理</w:delText>
        </w:r>
      </w:del>
      <w:del w:id="7763" w:author="冰蓝城 [2]" w:date="2019-10-22T17:17:15Z">
        <w:r>
          <w:rPr>
            <w:rFonts w:hint="eastAsia"/>
          </w:rPr>
          <w:delText>：转换输入数据为本系统的规定格式，并保存在客户端本地数据库中，“未上传”标记个数更新。</w:delText>
        </w:r>
      </w:del>
    </w:p>
    <w:p>
      <w:pPr>
        <w:ind w:left="0" w:leftChars="0" w:firstLine="0" w:firstLineChars="0"/>
        <w:rPr>
          <w:del w:id="7765" w:author="冰蓝城 [2]" w:date="2019-10-22T17:17:15Z"/>
        </w:rPr>
        <w:pPrChange w:id="7764" w:author="FSMM _" w:date="2019-10-17T20:45:00Z">
          <w:pPr>
            <w:ind w:left="720" w:leftChars="300" w:firstLine="0" w:firstLineChars="0"/>
          </w:pPr>
        </w:pPrChange>
      </w:pPr>
      <w:del w:id="7766" w:author="冰蓝城 [2]" w:date="2019-10-22T17:17:15Z">
        <w:r>
          <w:rPr>
            <w:rFonts w:hint="eastAsia"/>
            <w:b/>
          </w:rPr>
          <w:delText>输出</w:delText>
        </w:r>
      </w:del>
      <w:del w:id="7767" w:author="冰蓝城 [2]" w:date="2019-10-22T17:17:15Z">
        <w:r>
          <w:rPr>
            <w:rFonts w:hint="eastAsia"/>
          </w:rPr>
          <w:delText>：在客户端展示标记信息，并显示该标记的状态为“未上传”。</w:delText>
        </w:r>
      </w:del>
    </w:p>
    <w:p>
      <w:pPr>
        <w:ind w:firstLine="0" w:firstLineChars="0"/>
        <w:rPr>
          <w:del w:id="7769" w:author="冰蓝城 [2]" w:date="2019-10-22T17:17:15Z"/>
          <w:b/>
        </w:rPr>
        <w:pPrChange w:id="7768" w:author="FSMM _" w:date="2019-10-17T20:45:00Z">
          <w:pPr>
            <w:ind w:firstLine="602" w:firstLineChars="250"/>
          </w:pPr>
        </w:pPrChange>
      </w:pPr>
      <w:del w:id="7770" w:author="冰蓝城 [2]" w:date="2019-10-22T17:17:15Z">
        <w:r>
          <w:rPr>
            <w:rFonts w:hint="eastAsia"/>
            <w:b/>
          </w:rPr>
          <w:delText>2)逐条标记上传</w:delText>
        </w:r>
      </w:del>
    </w:p>
    <w:p>
      <w:pPr>
        <w:ind w:left="0" w:leftChars="0" w:firstLine="0" w:firstLineChars="0"/>
        <w:rPr>
          <w:del w:id="7772" w:author="冰蓝城 [2]" w:date="2019-10-22T17:17:15Z"/>
        </w:rPr>
        <w:pPrChange w:id="7771" w:author="FSMM _" w:date="2019-10-17T20:45:00Z">
          <w:pPr>
            <w:ind w:left="720" w:leftChars="300" w:firstLine="0" w:firstLineChars="0"/>
          </w:pPr>
        </w:pPrChange>
      </w:pPr>
      <w:del w:id="7773" w:author="冰蓝城 [2]" w:date="2019-10-22T17:17:15Z">
        <w:r>
          <w:rPr>
            <w:rFonts w:hint="eastAsia"/>
            <w:b/>
          </w:rPr>
          <w:delText>说明</w:delText>
        </w:r>
      </w:del>
      <w:del w:id="7774" w:author="冰蓝城 [2]" w:date="2019-10-22T17:17:15Z">
        <w:r>
          <w:rPr>
            <w:rFonts w:hint="eastAsia"/>
          </w:rPr>
          <w:delText>：当客户端网络情况良好时，用户可以选择一条或多条标记上传到服务器。上传标记的时间和位置信息为添加时的信息。需要注意，本功能仅更新服务端数据，而对客户端数据不做任何改变。</w:delText>
        </w:r>
      </w:del>
    </w:p>
    <w:p>
      <w:pPr>
        <w:ind w:left="0" w:leftChars="0" w:firstLine="0" w:firstLineChars="0"/>
        <w:rPr>
          <w:del w:id="7776" w:author="冰蓝城 [2]" w:date="2019-10-22T17:17:15Z"/>
        </w:rPr>
        <w:pPrChange w:id="7775" w:author="FSMM _" w:date="2019-10-17T20:45:00Z">
          <w:pPr>
            <w:ind w:left="720" w:leftChars="300" w:firstLine="0" w:firstLineChars="0"/>
          </w:pPr>
        </w:pPrChange>
      </w:pPr>
      <w:del w:id="7777" w:author="冰蓝城 [2]" w:date="2019-10-22T17:17:15Z">
        <w:r>
          <w:rPr>
            <w:rFonts w:hint="eastAsia"/>
            <w:b/>
          </w:rPr>
          <w:delText>输入</w:delText>
        </w:r>
      </w:del>
      <w:del w:id="7778" w:author="冰蓝城 [2]" w:date="2019-10-22T17:17:15Z">
        <w:r>
          <w:rPr>
            <w:rFonts w:hint="eastAsia"/>
          </w:rPr>
          <w:delText>：选择上传的标记在客户端数据库中的全部信息。</w:delText>
        </w:r>
      </w:del>
    </w:p>
    <w:p>
      <w:pPr>
        <w:ind w:left="0" w:leftChars="0" w:firstLine="0" w:firstLineChars="0"/>
        <w:rPr>
          <w:del w:id="7780" w:author="冰蓝城 [2]" w:date="2019-10-22T17:17:15Z"/>
        </w:rPr>
        <w:pPrChange w:id="7779" w:author="FSMM _" w:date="2019-10-17T20:45:00Z">
          <w:pPr>
            <w:ind w:left="720" w:leftChars="300" w:firstLine="0" w:firstLineChars="0"/>
          </w:pPr>
        </w:pPrChange>
      </w:pPr>
      <w:del w:id="7781" w:author="冰蓝城 [2]" w:date="2019-10-22T17:17:15Z">
        <w:r>
          <w:rPr>
            <w:rFonts w:hint="eastAsia"/>
            <w:b/>
          </w:rPr>
          <w:delText>处理</w:delText>
        </w:r>
      </w:del>
      <w:del w:id="7782" w:author="冰蓝城 [2]" w:date="2019-10-22T17:17:15Z">
        <w:r>
          <w:rPr>
            <w:rFonts w:hint="eastAsia"/>
          </w:rPr>
          <w:delText>：将标记信息发送到服务端，“未上传”标记个数更新。</w:delText>
        </w:r>
      </w:del>
    </w:p>
    <w:p>
      <w:pPr>
        <w:ind w:left="0" w:leftChars="0" w:firstLine="0" w:firstLineChars="0"/>
        <w:rPr>
          <w:del w:id="7784" w:author="冰蓝城 [2]" w:date="2019-10-22T17:17:15Z"/>
        </w:rPr>
        <w:pPrChange w:id="7783" w:author="FSMM _" w:date="2019-10-17T20:45:00Z">
          <w:pPr>
            <w:ind w:left="720" w:leftChars="300" w:firstLine="0" w:firstLineChars="0"/>
          </w:pPr>
        </w:pPrChange>
      </w:pPr>
      <w:del w:id="7785" w:author="冰蓝城 [2]" w:date="2019-10-22T17:17:15Z">
        <w:r>
          <w:rPr>
            <w:rFonts w:hint="eastAsia"/>
            <w:b/>
          </w:rPr>
          <w:delText>输出</w:delText>
        </w:r>
      </w:del>
      <w:del w:id="7786" w:author="冰蓝城 [2]" w:date="2019-10-22T17:17:15Z">
        <w:r>
          <w:rPr>
            <w:rFonts w:hint="eastAsia"/>
          </w:rPr>
          <w:delText>：客户端显示该条标记的状态为“已上传”。</w:delText>
        </w:r>
      </w:del>
    </w:p>
    <w:p>
      <w:pPr>
        <w:ind w:firstLine="0" w:firstLineChars="0"/>
        <w:rPr>
          <w:del w:id="7788" w:author="冰蓝城 [2]" w:date="2019-10-22T17:17:15Z"/>
          <w:b/>
        </w:rPr>
        <w:pPrChange w:id="7787" w:author="FSMM _" w:date="2019-10-17T20:45:00Z">
          <w:pPr>
            <w:ind w:firstLine="482"/>
          </w:pPr>
        </w:pPrChange>
      </w:pPr>
      <w:del w:id="7789" w:author="冰蓝城 [2]" w:date="2019-10-22T17:17:15Z">
        <w:r>
          <w:rPr>
            <w:rFonts w:hint="eastAsia"/>
            <w:b/>
          </w:rPr>
          <w:delText>3</w:delText>
        </w:r>
      </w:del>
      <w:del w:id="7790" w:author="冰蓝城 [2]" w:date="2019-10-22T17:17:15Z">
        <w:r>
          <w:rPr>
            <w:b/>
          </w:rPr>
          <w:delText>)</w:delText>
        </w:r>
      </w:del>
      <w:del w:id="7791" w:author="冰蓝城 [2]" w:date="2019-10-22T17:17:15Z">
        <w:r>
          <w:rPr>
            <w:rFonts w:hint="eastAsia"/>
            <w:b/>
          </w:rPr>
          <w:delText>在线集中上传</w:delText>
        </w:r>
      </w:del>
    </w:p>
    <w:p>
      <w:pPr>
        <w:ind w:left="0" w:leftChars="0" w:firstLine="0" w:firstLineChars="0"/>
        <w:rPr>
          <w:del w:id="7793" w:author="冰蓝城 [2]" w:date="2019-10-22T17:17:15Z"/>
        </w:rPr>
        <w:pPrChange w:id="7792" w:author="FSMM _" w:date="2019-10-17T20:45:00Z">
          <w:pPr>
            <w:ind w:left="720" w:leftChars="300" w:firstLine="0" w:firstLineChars="0"/>
          </w:pPr>
        </w:pPrChange>
      </w:pPr>
      <w:del w:id="7794" w:author="冰蓝城 [2]" w:date="2019-10-22T17:17:15Z">
        <w:r>
          <w:rPr>
            <w:rFonts w:hint="eastAsia"/>
            <w:b/>
          </w:rPr>
          <w:delText>说明</w:delText>
        </w:r>
      </w:del>
      <w:del w:id="7795" w:author="冰蓝城 [2]" w:date="2019-10-22T17:17:15Z">
        <w:r>
          <w:rPr>
            <w:rFonts w:hint="eastAsia"/>
          </w:rPr>
          <w:delText>：当客户端网络情况良好时，用户可以选择一键上传，将客户端所有对标记进行的增删操作集中上传到服务端。上传标记的时间和位置信息为添加时的信息。</w:delText>
        </w:r>
      </w:del>
    </w:p>
    <w:p>
      <w:pPr>
        <w:ind w:left="0" w:leftChars="0" w:firstLine="0" w:firstLineChars="0"/>
        <w:rPr>
          <w:del w:id="7797" w:author="冰蓝城 [2]" w:date="2019-10-22T17:17:15Z"/>
        </w:rPr>
        <w:pPrChange w:id="7796" w:author="FSMM _" w:date="2019-10-17T20:45:00Z">
          <w:pPr>
            <w:ind w:left="720" w:leftChars="300" w:firstLine="0" w:firstLineChars="0"/>
          </w:pPr>
        </w:pPrChange>
      </w:pPr>
      <w:del w:id="7798" w:author="冰蓝城 [2]" w:date="2019-10-22T17:17:15Z">
        <w:r>
          <w:rPr>
            <w:rFonts w:hint="eastAsia"/>
            <w:b/>
          </w:rPr>
          <w:delText>输入</w:delText>
        </w:r>
      </w:del>
      <w:del w:id="7799" w:author="冰蓝城 [2]" w:date="2019-10-22T17:17:15Z">
        <w:r>
          <w:rPr>
            <w:rFonts w:hint="eastAsia"/>
          </w:rPr>
          <w:delText>：客户端所有未在服务端同步的标记信息。</w:delText>
        </w:r>
      </w:del>
    </w:p>
    <w:p>
      <w:pPr>
        <w:ind w:left="0" w:leftChars="0" w:firstLine="0" w:firstLineChars="0"/>
        <w:rPr>
          <w:del w:id="7801" w:author="冰蓝城 [2]" w:date="2019-10-22T17:17:15Z"/>
        </w:rPr>
        <w:pPrChange w:id="7800" w:author="FSMM _" w:date="2019-10-17T20:45:00Z">
          <w:pPr>
            <w:ind w:left="720" w:leftChars="300" w:firstLine="0" w:firstLineChars="0"/>
          </w:pPr>
        </w:pPrChange>
      </w:pPr>
      <w:del w:id="7802" w:author="冰蓝城 [2]" w:date="2019-10-22T17:17:15Z">
        <w:r>
          <w:rPr>
            <w:rFonts w:hint="eastAsia"/>
            <w:b/>
          </w:rPr>
          <w:delText>处理</w:delText>
        </w:r>
      </w:del>
      <w:del w:id="7803" w:author="冰蓝城 [2]" w:date="2019-10-22T17:17:15Z">
        <w:r>
          <w:rPr>
            <w:rFonts w:hint="eastAsia"/>
          </w:rPr>
          <w:delText>：将标记信息发送到服务端，“未上传”标记个数更新。</w:delText>
        </w:r>
      </w:del>
    </w:p>
    <w:p>
      <w:pPr>
        <w:ind w:left="0" w:leftChars="0" w:firstLine="0" w:firstLineChars="0"/>
        <w:rPr>
          <w:del w:id="7805" w:author="冰蓝城 [2]" w:date="2019-10-22T17:17:15Z"/>
        </w:rPr>
        <w:pPrChange w:id="7804" w:author="FSMM _" w:date="2019-10-17T20:45:00Z">
          <w:pPr>
            <w:ind w:left="720" w:leftChars="300" w:firstLine="0" w:firstLineChars="0"/>
          </w:pPr>
        </w:pPrChange>
      </w:pPr>
      <w:del w:id="7806" w:author="冰蓝城 [2]" w:date="2019-10-22T17:17:15Z">
        <w:r>
          <w:rPr>
            <w:rFonts w:hint="eastAsia"/>
            <w:b/>
          </w:rPr>
          <w:delText>输出</w:delText>
        </w:r>
      </w:del>
      <w:del w:id="7807" w:author="冰蓝城 [2]" w:date="2019-10-22T17:17:15Z">
        <w:r>
          <w:rPr>
            <w:rFonts w:hint="eastAsia"/>
          </w:rPr>
          <w:delText>：客户端显示所有标记的状态为“已上传”，“未上传”标记个数显示为0。</w:delText>
        </w:r>
      </w:del>
    </w:p>
    <w:p>
      <w:pPr>
        <w:ind w:firstLine="0" w:firstLineChars="0"/>
        <w:rPr>
          <w:del w:id="7809" w:author="冰蓝城 [2]" w:date="2019-10-22T17:17:15Z"/>
          <w:b/>
        </w:rPr>
        <w:pPrChange w:id="7808" w:author="FSMM _" w:date="2019-10-17T20:45:00Z">
          <w:pPr>
            <w:ind w:firstLine="482"/>
          </w:pPr>
        </w:pPrChange>
      </w:pPr>
      <w:del w:id="7810" w:author="冰蓝城 [2]" w:date="2019-10-22T17:17:15Z">
        <w:r>
          <w:rPr>
            <w:rFonts w:hint="eastAsia"/>
            <w:b/>
          </w:rPr>
          <w:delText>4</w:delText>
        </w:r>
      </w:del>
      <w:del w:id="7811" w:author="冰蓝城 [2]" w:date="2019-10-22T17:17:15Z">
        <w:r>
          <w:rPr>
            <w:b/>
          </w:rPr>
          <w:delText>)</w:delText>
        </w:r>
      </w:del>
      <w:del w:id="7812" w:author="冰蓝城 [2]" w:date="2019-10-22T17:17:15Z">
        <w:r>
          <w:rPr>
            <w:rFonts w:hint="eastAsia"/>
            <w:b/>
          </w:rPr>
          <w:delText>本地数据同步</w:delText>
        </w:r>
      </w:del>
    </w:p>
    <w:p>
      <w:pPr>
        <w:ind w:left="0" w:leftChars="0" w:firstLine="0" w:firstLineChars="0"/>
        <w:rPr>
          <w:del w:id="7814" w:author="冰蓝城 [2]" w:date="2019-10-22T17:17:15Z"/>
        </w:rPr>
        <w:pPrChange w:id="7813" w:author="FSMM _" w:date="2019-10-17T20:45:00Z">
          <w:pPr>
            <w:ind w:left="720" w:leftChars="300" w:firstLine="0" w:firstLineChars="0"/>
          </w:pPr>
        </w:pPrChange>
      </w:pPr>
      <w:del w:id="7815" w:author="冰蓝城 [2]" w:date="2019-10-22T17:17:15Z">
        <w:r>
          <w:rPr>
            <w:rFonts w:hint="eastAsia"/>
            <w:b/>
          </w:rPr>
          <w:delText>说明</w:delText>
        </w:r>
      </w:del>
      <w:del w:id="7816" w:author="冰蓝城 [2]" w:date="2019-10-22T17:17:15Z">
        <w:r>
          <w:rPr>
            <w:rFonts w:hint="eastAsia"/>
          </w:rPr>
          <w:delText>：当客户端网络情况良好时，用户可以选择一键同步本地数据，即将客户端所有离线数据上传到服务端后，把服务端的所有数据同步到客户端。更新时比较客户端和服务端的数据版本号，进而选择更新方向，最终达到客户端和服务端数据一致的目的。</w:delText>
        </w:r>
      </w:del>
    </w:p>
    <w:p>
      <w:pPr>
        <w:ind w:left="0" w:leftChars="0" w:firstLine="0" w:firstLineChars="0"/>
        <w:rPr>
          <w:del w:id="7818" w:author="冰蓝城 [2]" w:date="2019-10-22T17:17:15Z"/>
        </w:rPr>
        <w:pPrChange w:id="7817" w:author="FSMM _" w:date="2019-10-17T20:45:00Z">
          <w:pPr>
            <w:ind w:left="720" w:leftChars="300" w:firstLine="0" w:firstLineChars="0"/>
          </w:pPr>
        </w:pPrChange>
      </w:pPr>
      <w:del w:id="7819" w:author="冰蓝城 [2]" w:date="2019-10-22T17:17:15Z">
        <w:r>
          <w:rPr>
            <w:rFonts w:hint="eastAsia"/>
            <w:b/>
          </w:rPr>
          <w:delText>输入</w:delText>
        </w:r>
      </w:del>
      <w:del w:id="7820" w:author="冰蓝城 [2]" w:date="2019-10-22T17:17:15Z">
        <w:r>
          <w:rPr>
            <w:rFonts w:hint="eastAsia"/>
          </w:rPr>
          <w:delText>：客户端和服务端未同步的数据。</w:delText>
        </w:r>
      </w:del>
    </w:p>
    <w:p>
      <w:pPr>
        <w:ind w:left="0" w:leftChars="0" w:firstLine="0" w:firstLineChars="0"/>
        <w:rPr>
          <w:del w:id="7822" w:author="冰蓝城 [2]" w:date="2019-10-22T17:17:15Z"/>
        </w:rPr>
        <w:pPrChange w:id="7821" w:author="FSMM _" w:date="2019-10-17T20:45:00Z">
          <w:pPr>
            <w:ind w:left="720" w:leftChars="300" w:firstLine="0" w:firstLineChars="0"/>
          </w:pPr>
        </w:pPrChange>
      </w:pPr>
      <w:del w:id="7823" w:author="冰蓝城 [2]" w:date="2019-10-22T17:17:15Z">
        <w:r>
          <w:rPr>
            <w:rFonts w:hint="eastAsia"/>
            <w:b/>
          </w:rPr>
          <w:delText>处理</w:delText>
        </w:r>
      </w:del>
      <w:del w:id="7824" w:author="冰蓝城 [2]" w:date="2019-10-22T17:17:15Z">
        <w:r>
          <w:rPr>
            <w:rFonts w:hint="eastAsia"/>
          </w:rPr>
          <w:delText>：客户端和服务端对数据进行发送、接收同步，更新数据版本号，“未上传”标记个数更新。</w:delText>
        </w:r>
      </w:del>
    </w:p>
    <w:p>
      <w:pPr>
        <w:ind w:left="0" w:leftChars="0" w:firstLine="0" w:firstLineChars="0"/>
        <w:rPr>
          <w:del w:id="7826" w:author="冰蓝城 [2]" w:date="2019-10-22T17:17:15Z"/>
        </w:rPr>
        <w:pPrChange w:id="7825" w:author="FSMM _" w:date="2019-10-17T20:45:00Z">
          <w:pPr>
            <w:ind w:left="720" w:leftChars="300" w:firstLine="0" w:firstLineChars="0"/>
          </w:pPr>
        </w:pPrChange>
      </w:pPr>
      <w:del w:id="7827" w:author="冰蓝城 [2]" w:date="2019-10-22T17:17:15Z">
        <w:r>
          <w:rPr>
            <w:rFonts w:hint="eastAsia"/>
            <w:b/>
          </w:rPr>
          <w:delText>输出</w:delText>
        </w:r>
      </w:del>
      <w:del w:id="7828" w:author="冰蓝城 [2]" w:date="2019-10-22T17:17:15Z">
        <w:r>
          <w:rPr>
            <w:rFonts w:hint="eastAsia"/>
          </w:rPr>
          <w:delText>：客户端和服务端均显示最新标记信息。</w:delText>
        </w:r>
      </w:del>
    </w:p>
    <w:p>
      <w:pPr>
        <w:ind w:firstLine="0" w:firstLineChars="0"/>
        <w:rPr>
          <w:del w:id="7830" w:author="冰蓝城 [2]" w:date="2019-10-22T17:17:15Z"/>
        </w:rPr>
        <w:pPrChange w:id="7829" w:author="FSMM _" w:date="2019-10-17T20:45:00Z">
          <w:pPr>
            <w:pStyle w:val="4"/>
            <w:ind w:firstLine="281"/>
          </w:pPr>
        </w:pPrChange>
      </w:pPr>
      <w:del w:id="7831" w:author="冰蓝城 [2]" w:date="2019-10-22T17:17:15Z">
        <w:r>
          <w:rPr>
            <w:rFonts w:hint="eastAsia"/>
          </w:rPr>
          <w:delText>4.2.4</w:delText>
        </w:r>
      </w:del>
      <w:del w:id="7832" w:author="冰蓝城 [2]" w:date="2019-10-22T17:17:15Z">
        <w:r>
          <w:rPr/>
          <w:delText xml:space="preserve"> </w:delText>
        </w:r>
      </w:del>
      <w:del w:id="7833" w:author="冰蓝城 [2]" w:date="2019-10-22T17:17:15Z">
        <w:r>
          <w:rPr>
            <w:rFonts w:hint="eastAsia"/>
          </w:rPr>
          <w:delText>标记信息分享</w:delText>
        </w:r>
      </w:del>
    </w:p>
    <w:p>
      <w:pPr>
        <w:ind w:firstLine="0" w:firstLineChars="0"/>
        <w:rPr>
          <w:del w:id="7835" w:author="冰蓝城 [2]" w:date="2019-10-22T17:17:15Z"/>
          <w:b/>
        </w:rPr>
        <w:pPrChange w:id="7834" w:author="FSMM _" w:date="2019-10-17T20:45:00Z">
          <w:pPr>
            <w:ind w:firstLine="482"/>
          </w:pPr>
        </w:pPrChange>
      </w:pPr>
      <w:del w:id="7836" w:author="冰蓝城 [2]" w:date="2019-10-22T17:17:15Z">
        <w:r>
          <w:rPr>
            <w:rFonts w:hint="eastAsia"/>
            <w:b/>
          </w:rPr>
          <w:delText>1</w:delText>
        </w:r>
      </w:del>
      <w:del w:id="7837" w:author="冰蓝城 [2]" w:date="2019-10-22T17:17:15Z">
        <w:r>
          <w:rPr>
            <w:b/>
          </w:rPr>
          <w:delText>)</w:delText>
        </w:r>
      </w:del>
      <w:del w:id="7838" w:author="冰蓝城 [2]" w:date="2019-10-22T17:17:15Z">
        <w:r>
          <w:rPr>
            <w:rFonts w:hint="eastAsia"/>
            <w:b/>
          </w:rPr>
          <w:delText>标记分享</w:delText>
        </w:r>
      </w:del>
    </w:p>
    <w:p>
      <w:pPr>
        <w:ind w:left="0" w:leftChars="0" w:firstLine="0" w:firstLineChars="0"/>
        <w:rPr>
          <w:del w:id="7840" w:author="冰蓝城 [2]" w:date="2019-10-22T17:17:15Z"/>
        </w:rPr>
        <w:pPrChange w:id="7839" w:author="FSMM _" w:date="2019-10-17T20:45:00Z">
          <w:pPr>
            <w:ind w:left="720" w:leftChars="300" w:firstLine="0" w:firstLineChars="0"/>
          </w:pPr>
        </w:pPrChange>
      </w:pPr>
      <w:del w:id="7841" w:author="冰蓝城 [2]" w:date="2019-10-22T17:17:15Z">
        <w:r>
          <w:rPr>
            <w:rFonts w:hint="eastAsia"/>
            <w:b/>
          </w:rPr>
          <w:delText>说明</w:delText>
        </w:r>
      </w:del>
      <w:del w:id="7842" w:author="冰蓝城 [2]" w:date="2019-10-22T17:17:15Z">
        <w:r>
          <w:rPr>
            <w:rFonts w:hint="eastAsia"/>
          </w:rPr>
          <w:delText>：本系统支持标记分享功能，用户可以将标记单条或成组分享到微信Q</w:delText>
        </w:r>
      </w:del>
      <w:del w:id="7843" w:author="冰蓝城 [2]" w:date="2019-10-22T17:17:15Z">
        <w:r>
          <w:rPr/>
          <w:delText>Q</w:delText>
        </w:r>
      </w:del>
      <w:del w:id="7844" w:author="冰蓝城 [2]" w:date="2019-10-22T17:17:15Z">
        <w:r>
          <w:rPr>
            <w:rFonts w:hint="eastAsia"/>
          </w:rPr>
          <w:delText>好友、朋友圈、Q</w:delText>
        </w:r>
      </w:del>
      <w:del w:id="7845" w:author="冰蓝城 [2]" w:date="2019-10-22T17:17:15Z">
        <w:r>
          <w:rPr/>
          <w:delText>Q</w:delText>
        </w:r>
      </w:del>
      <w:del w:id="7846" w:author="冰蓝城 [2]" w:date="2019-10-22T17:17:15Z">
        <w:r>
          <w:rPr>
            <w:rFonts w:hint="eastAsia"/>
          </w:rPr>
          <w:delText>空间或微博（第一版仅支持这3种主流平台，后续可根据用户反馈及主流媒体的变化进行扩展）。标记分享的形式为固定模板（时间、位置、标签、标记内容）。</w:delText>
        </w:r>
      </w:del>
    </w:p>
    <w:p>
      <w:pPr>
        <w:ind w:left="0" w:leftChars="0" w:firstLine="0" w:firstLineChars="0"/>
        <w:rPr>
          <w:del w:id="7848" w:author="冰蓝城 [2]" w:date="2019-10-22T17:17:15Z"/>
        </w:rPr>
        <w:pPrChange w:id="7847" w:author="FSMM _" w:date="2019-10-17T20:45:00Z">
          <w:pPr>
            <w:ind w:left="720" w:leftChars="300" w:firstLine="0" w:firstLineChars="0"/>
          </w:pPr>
        </w:pPrChange>
      </w:pPr>
      <w:del w:id="7849" w:author="冰蓝城 [2]" w:date="2019-10-22T17:17:15Z">
        <w:r>
          <w:rPr>
            <w:rFonts w:hint="eastAsia"/>
            <w:b/>
          </w:rPr>
          <w:delText>输入</w:delText>
        </w:r>
      </w:del>
      <w:del w:id="7850" w:author="冰蓝城 [2]" w:date="2019-10-22T17:17:15Z">
        <w:r>
          <w:rPr>
            <w:rFonts w:hint="eastAsia"/>
          </w:rPr>
          <w:delText>：待分享标记。</w:delText>
        </w:r>
      </w:del>
    </w:p>
    <w:p>
      <w:pPr>
        <w:ind w:left="0" w:leftChars="0" w:firstLine="0" w:firstLineChars="0"/>
        <w:rPr>
          <w:del w:id="7852" w:author="冰蓝城 [2]" w:date="2019-10-22T17:17:15Z"/>
        </w:rPr>
        <w:pPrChange w:id="7851" w:author="FSMM _" w:date="2019-10-17T20:45:00Z">
          <w:pPr>
            <w:ind w:left="720" w:leftChars="300" w:firstLine="0" w:firstLineChars="0"/>
          </w:pPr>
        </w:pPrChange>
      </w:pPr>
      <w:del w:id="7853" w:author="冰蓝城 [2]" w:date="2019-10-22T17:17:15Z">
        <w:r>
          <w:rPr>
            <w:rFonts w:hint="eastAsia"/>
            <w:b/>
          </w:rPr>
          <w:delText>处理</w:delText>
        </w:r>
      </w:del>
      <w:del w:id="7854" w:author="冰蓝城 [2]" w:date="2019-10-22T17:17:15Z">
        <w:r>
          <w:rPr>
            <w:rFonts w:hint="eastAsia"/>
          </w:rPr>
          <w:delText>：与第三方平台对接并发送。</w:delText>
        </w:r>
      </w:del>
    </w:p>
    <w:p>
      <w:pPr>
        <w:ind w:left="0" w:leftChars="0" w:firstLine="0" w:firstLineChars="0"/>
        <w:rPr>
          <w:del w:id="7856" w:author="冰蓝城 [2]" w:date="2019-10-22T17:17:15Z"/>
        </w:rPr>
        <w:pPrChange w:id="7855" w:author="FSMM _" w:date="2019-10-17T20:45:00Z">
          <w:pPr>
            <w:ind w:left="720" w:leftChars="300" w:firstLine="0" w:firstLineChars="0"/>
          </w:pPr>
        </w:pPrChange>
      </w:pPr>
      <w:del w:id="7857" w:author="冰蓝城 [2]" w:date="2019-10-22T17:17:15Z">
        <w:r>
          <w:rPr>
            <w:rFonts w:hint="eastAsia"/>
            <w:b/>
          </w:rPr>
          <w:delText>输出</w:delText>
        </w:r>
      </w:del>
      <w:del w:id="7858" w:author="冰蓝城 [2]" w:date="2019-10-22T17:17:15Z">
        <w:r>
          <w:rPr>
            <w:rFonts w:hint="eastAsia"/>
          </w:rPr>
          <w:delText>：分享成功反馈。</w:delText>
        </w:r>
      </w:del>
    </w:p>
    <w:p>
      <w:pPr>
        <w:ind w:firstLine="0" w:firstLineChars="0"/>
        <w:rPr>
          <w:del w:id="7860" w:author="冰蓝城 [2]" w:date="2019-10-22T17:17:15Z"/>
          <w:b/>
        </w:rPr>
        <w:pPrChange w:id="7859" w:author="FSMM _" w:date="2019-10-17T20:45:00Z">
          <w:pPr>
            <w:ind w:firstLineChars="0"/>
          </w:pPr>
        </w:pPrChange>
      </w:pPr>
      <w:del w:id="7861" w:author="冰蓝城 [2]" w:date="2019-10-22T17:17:15Z">
        <w:r>
          <w:rPr>
            <w:rFonts w:hint="eastAsia"/>
            <w:b/>
          </w:rPr>
          <w:delText xml:space="preserve"> </w:delText>
        </w:r>
      </w:del>
      <w:del w:id="7862" w:author="冰蓝城 [2]" w:date="2019-10-22T17:17:15Z">
        <w:r>
          <w:rPr>
            <w:b/>
          </w:rPr>
          <w:delText xml:space="preserve">    </w:delText>
        </w:r>
      </w:del>
      <w:del w:id="7863" w:author="冰蓝城 [2]" w:date="2019-10-22T17:17:15Z">
        <w:r>
          <w:rPr>
            <w:rFonts w:hint="eastAsia"/>
            <w:b/>
          </w:rPr>
          <w:delText>2</w:delText>
        </w:r>
      </w:del>
      <w:del w:id="7864" w:author="冰蓝城 [2]" w:date="2019-10-22T17:17:15Z">
        <w:r>
          <w:rPr>
            <w:b/>
          </w:rPr>
          <w:delText>)</w:delText>
        </w:r>
      </w:del>
      <w:del w:id="7865" w:author="冰蓝城 [2]" w:date="2019-10-22T17:17:15Z">
        <w:r>
          <w:rPr>
            <w:rFonts w:hint="eastAsia"/>
            <w:b/>
          </w:rPr>
          <w:delText>线路分享</w:delText>
        </w:r>
      </w:del>
    </w:p>
    <w:p>
      <w:pPr>
        <w:ind w:left="0" w:leftChars="0" w:firstLine="0" w:firstLineChars="0"/>
        <w:rPr>
          <w:del w:id="7867" w:author="冰蓝城 [2]" w:date="2019-10-22T17:17:15Z"/>
        </w:rPr>
        <w:pPrChange w:id="7866" w:author="FSMM _" w:date="2019-10-17T20:45:00Z">
          <w:pPr>
            <w:ind w:left="720" w:leftChars="300" w:firstLine="0" w:firstLineChars="0"/>
          </w:pPr>
        </w:pPrChange>
      </w:pPr>
      <w:del w:id="7868" w:author="冰蓝城 [2]" w:date="2019-10-22T17:17:15Z">
        <w:r>
          <w:rPr>
            <w:rFonts w:hint="eastAsia"/>
            <w:b/>
          </w:rPr>
          <w:delText>说明</w:delText>
        </w:r>
      </w:del>
      <w:del w:id="7869" w:author="冰蓝城 [2]" w:date="2019-10-22T17:17:15Z">
        <w:r>
          <w:rPr>
            <w:rFonts w:hint="eastAsia"/>
          </w:rPr>
          <w:delText>：本系统支持线路分享功能，用户可将指定图层的线路分享至第三方平台，分享形式为带有路线信息的缩略图。</w:delText>
        </w:r>
      </w:del>
    </w:p>
    <w:p>
      <w:pPr>
        <w:ind w:left="0" w:leftChars="0" w:firstLine="0" w:firstLineChars="0"/>
        <w:rPr>
          <w:del w:id="7871" w:author="冰蓝城 [2]" w:date="2019-10-22T17:17:15Z"/>
        </w:rPr>
        <w:pPrChange w:id="7870" w:author="FSMM _" w:date="2019-10-17T20:45:00Z">
          <w:pPr>
            <w:ind w:left="720" w:leftChars="300" w:firstLine="0" w:firstLineChars="0"/>
          </w:pPr>
        </w:pPrChange>
      </w:pPr>
      <w:del w:id="7872" w:author="冰蓝城 [2]" w:date="2019-10-22T17:17:15Z">
        <w:r>
          <w:rPr>
            <w:rFonts w:hint="eastAsia"/>
            <w:b/>
          </w:rPr>
          <w:delText>输入</w:delText>
        </w:r>
      </w:del>
      <w:del w:id="7873" w:author="冰蓝城 [2]" w:date="2019-10-22T17:17:15Z">
        <w:r>
          <w:rPr>
            <w:rFonts w:hint="eastAsia"/>
          </w:rPr>
          <w:delText>：待分享路线信息。</w:delText>
        </w:r>
      </w:del>
    </w:p>
    <w:p>
      <w:pPr>
        <w:ind w:left="0" w:leftChars="0" w:firstLine="0" w:firstLineChars="0"/>
        <w:rPr>
          <w:del w:id="7875" w:author="冰蓝城 [2]" w:date="2019-10-22T17:17:15Z"/>
        </w:rPr>
        <w:pPrChange w:id="7874" w:author="FSMM _" w:date="2019-10-17T20:45:00Z">
          <w:pPr>
            <w:ind w:left="720" w:leftChars="300" w:firstLine="0" w:firstLineChars="0"/>
          </w:pPr>
        </w:pPrChange>
      </w:pPr>
      <w:del w:id="7876" w:author="冰蓝城 [2]" w:date="2019-10-22T17:17:15Z">
        <w:r>
          <w:rPr>
            <w:rFonts w:hint="eastAsia"/>
            <w:b/>
          </w:rPr>
          <w:delText>处理</w:delText>
        </w:r>
      </w:del>
      <w:del w:id="7877" w:author="冰蓝城 [2]" w:date="2019-10-22T17:17:15Z">
        <w:r>
          <w:rPr>
            <w:rFonts w:hint="eastAsia"/>
          </w:rPr>
          <w:delText>：与第三方平台对接并发送。</w:delText>
        </w:r>
      </w:del>
    </w:p>
    <w:p>
      <w:pPr>
        <w:ind w:left="0" w:leftChars="0" w:firstLine="0" w:firstLineChars="0"/>
        <w:rPr>
          <w:del w:id="7879" w:author="冰蓝城 [2]" w:date="2019-10-22T17:17:15Z"/>
        </w:rPr>
        <w:pPrChange w:id="7878" w:author="FSMM _" w:date="2019-10-17T20:45:00Z">
          <w:pPr>
            <w:ind w:left="720" w:leftChars="300" w:firstLine="0" w:firstLineChars="0"/>
          </w:pPr>
        </w:pPrChange>
      </w:pPr>
      <w:del w:id="7880" w:author="冰蓝城 [2]" w:date="2019-10-22T17:17:15Z">
        <w:r>
          <w:rPr>
            <w:rFonts w:hint="eastAsia"/>
            <w:b/>
          </w:rPr>
          <w:delText>输出</w:delText>
        </w:r>
      </w:del>
      <w:del w:id="7881" w:author="冰蓝城 [2]" w:date="2019-10-22T17:17:15Z">
        <w:r>
          <w:rPr>
            <w:rFonts w:hint="eastAsia"/>
          </w:rPr>
          <w:delText>：分享成功反馈。</w:delText>
        </w:r>
      </w:del>
    </w:p>
    <w:p>
      <w:pPr>
        <w:ind w:firstLine="0" w:firstLineChars="0"/>
        <w:rPr>
          <w:ins w:id="7883" w:author="admin" w:date="2019-10-16T20:30:00Z"/>
          <w:del w:id="7884" w:author="冰蓝城 [2]" w:date="2019-10-22T17:17:15Z"/>
        </w:rPr>
        <w:pPrChange w:id="7882" w:author="FSMM _" w:date="2019-10-17T20:45:00Z">
          <w:pPr>
            <w:ind w:firstLine="480"/>
          </w:pPr>
        </w:pPrChange>
      </w:pPr>
      <w:ins w:id="7885" w:author="杨俊" w:date="2019-10-15T20:19:00Z">
        <w:del w:id="7886" w:author="冰蓝城 [2]" w:date="2019-10-22T17:17:15Z">
          <w:r>
            <w:rPr/>
            <w:delText>4.2.</w:delText>
          </w:r>
        </w:del>
      </w:ins>
      <w:ins w:id="7887" w:author="杨俊" w:date="2019-10-15T20:19:00Z">
        <w:del w:id="7888" w:author="冰蓝城 [2]" w:date="2019-10-22T17:17:15Z">
          <w:r>
            <w:rPr>
              <w:rFonts w:hint="eastAsia"/>
            </w:rPr>
            <w:delText>5图层选择</w:delText>
          </w:r>
        </w:del>
      </w:ins>
      <w:ins w:id="7889" w:author="admin" w:date="2019-10-16T20:31:00Z">
        <w:del w:id="7890" w:author="冰蓝城 [2]" w:date="2019-10-22T17:17:15Z">
          <w:r>
            <w:rPr>
              <w:rFonts w:hint="eastAsia"/>
            </w:rPr>
            <w:delText>与扩展</w:delText>
          </w:r>
        </w:del>
      </w:ins>
    </w:p>
    <w:p>
      <w:pPr>
        <w:ind w:firstLine="0" w:firstLineChars="0"/>
        <w:rPr>
          <w:ins w:id="7892" w:author="admin" w:date="2019-10-16T20:31:00Z"/>
          <w:del w:id="7893" w:author="冰蓝城 [2]" w:date="2019-10-22T17:17:15Z"/>
          <w:b/>
        </w:rPr>
        <w:pPrChange w:id="7891" w:author="FSMM _" w:date="2019-10-17T20:45:00Z">
          <w:pPr>
            <w:ind w:firstLine="482"/>
          </w:pPr>
        </w:pPrChange>
      </w:pPr>
      <w:ins w:id="7894" w:author="admin" w:date="2019-10-16T20:31:00Z">
        <w:del w:id="7895" w:author="冰蓝城 [2]" w:date="2019-10-22T17:17:15Z">
          <w:r>
            <w:rPr>
              <w:rFonts w:hint="eastAsia"/>
              <w:b/>
            </w:rPr>
            <w:delText>1</w:delText>
          </w:r>
        </w:del>
      </w:ins>
      <w:ins w:id="7896" w:author="admin" w:date="2019-10-16T20:31:00Z">
        <w:del w:id="7897" w:author="冰蓝城 [2]" w:date="2019-10-22T17:17:15Z">
          <w:r>
            <w:rPr>
              <w:b/>
            </w:rPr>
            <w:delText>)</w:delText>
          </w:r>
        </w:del>
      </w:ins>
      <w:ins w:id="7898" w:author="admin" w:date="2019-10-16T20:31:00Z">
        <w:del w:id="7899" w:author="冰蓝城 [2]" w:date="2019-10-22T17:17:15Z">
          <w:r>
            <w:rPr>
              <w:rFonts w:hint="eastAsia"/>
              <w:b/>
            </w:rPr>
            <w:delText>图层选择</w:delText>
          </w:r>
        </w:del>
      </w:ins>
    </w:p>
    <w:p>
      <w:pPr>
        <w:ind w:left="0" w:leftChars="0" w:firstLine="0" w:firstLineChars="0"/>
        <w:rPr>
          <w:ins w:id="7901" w:author="admin" w:date="2019-10-16T20:31:00Z"/>
          <w:del w:id="7902" w:author="冰蓝城 [2]" w:date="2019-10-22T17:17:15Z"/>
        </w:rPr>
        <w:pPrChange w:id="7900" w:author="FSMM _" w:date="2019-10-17T20:45:00Z">
          <w:pPr>
            <w:ind w:left="720" w:leftChars="300" w:firstLine="0" w:firstLineChars="0"/>
          </w:pPr>
        </w:pPrChange>
      </w:pPr>
      <w:ins w:id="7903" w:author="admin" w:date="2019-10-16T20:31:00Z">
        <w:del w:id="7904" w:author="冰蓝城 [2]" w:date="2019-10-22T17:17:15Z">
          <w:r>
            <w:rPr>
              <w:rFonts w:hint="eastAsia"/>
              <w:b/>
            </w:rPr>
            <w:delText>说明</w:delText>
          </w:r>
        </w:del>
      </w:ins>
      <w:ins w:id="7905" w:author="admin" w:date="2019-10-16T20:31:00Z">
        <w:del w:id="7906" w:author="冰蓝城 [2]" w:date="2019-10-22T17:17:15Z">
          <w:r>
            <w:rPr>
              <w:rFonts w:hint="eastAsia"/>
            </w:rPr>
            <w:delText>：本系统根据地图的基本功能内置了交通、美食、旅游三个图层，用户可以根据自己的需要选择不同图层进行查看。</w:delText>
          </w:r>
        </w:del>
      </w:ins>
    </w:p>
    <w:p>
      <w:pPr>
        <w:ind w:left="0" w:leftChars="0" w:firstLine="0" w:firstLineChars="0"/>
        <w:rPr>
          <w:ins w:id="7908" w:author="admin" w:date="2019-10-16T20:31:00Z"/>
          <w:del w:id="7909" w:author="冰蓝城 [2]" w:date="2019-10-22T17:17:15Z"/>
        </w:rPr>
        <w:pPrChange w:id="7907" w:author="FSMM _" w:date="2019-10-17T20:45:00Z">
          <w:pPr>
            <w:ind w:left="720" w:leftChars="300" w:firstLine="0" w:firstLineChars="0"/>
          </w:pPr>
        </w:pPrChange>
      </w:pPr>
      <w:ins w:id="7910" w:author="admin" w:date="2019-10-16T20:31:00Z">
        <w:del w:id="7911" w:author="冰蓝城 [2]" w:date="2019-10-22T17:17:15Z">
          <w:r>
            <w:rPr>
              <w:rFonts w:hint="eastAsia"/>
              <w:b/>
            </w:rPr>
            <w:delText>输入</w:delText>
          </w:r>
        </w:del>
      </w:ins>
      <w:ins w:id="7912" w:author="admin" w:date="2019-10-16T20:31:00Z">
        <w:del w:id="7913" w:author="冰蓝城 [2]" w:date="2019-10-22T17:17:15Z">
          <w:r>
            <w:rPr>
              <w:rFonts w:hint="eastAsia"/>
            </w:rPr>
            <w:delText>：用户勾选的若干个图层</w:delText>
          </w:r>
        </w:del>
      </w:ins>
    </w:p>
    <w:p>
      <w:pPr>
        <w:ind w:left="0" w:leftChars="0" w:firstLine="0" w:firstLineChars="0"/>
        <w:rPr>
          <w:ins w:id="7915" w:author="admin" w:date="2019-10-16T20:31:00Z"/>
          <w:del w:id="7916" w:author="冰蓝城 [2]" w:date="2019-10-22T17:17:15Z"/>
        </w:rPr>
        <w:pPrChange w:id="7914" w:author="FSMM _" w:date="2019-10-17T20:45:00Z">
          <w:pPr>
            <w:ind w:left="720" w:leftChars="300" w:firstLine="0" w:firstLineChars="0"/>
          </w:pPr>
        </w:pPrChange>
      </w:pPr>
      <w:ins w:id="7917" w:author="admin" w:date="2019-10-16T20:31:00Z">
        <w:del w:id="7918" w:author="冰蓝城 [2]" w:date="2019-10-22T17:17:15Z">
          <w:r>
            <w:rPr>
              <w:rFonts w:hint="eastAsia"/>
              <w:b/>
            </w:rPr>
            <w:delText>处理</w:delText>
          </w:r>
        </w:del>
      </w:ins>
      <w:ins w:id="7919" w:author="admin" w:date="2019-10-16T20:31:00Z">
        <w:del w:id="7920" w:author="冰蓝城 [2]" w:date="2019-10-22T17:17:15Z">
          <w:r>
            <w:rPr>
              <w:rFonts w:hint="eastAsia"/>
            </w:rPr>
            <w:delText>：</w:delText>
          </w:r>
        </w:del>
      </w:ins>
      <w:ins w:id="7921" w:author="admin" w:date="2019-10-16T20:32:00Z">
        <w:del w:id="7922" w:author="冰蓝城 [2]" w:date="2019-10-22T17:17:15Z">
          <w:r>
            <w:rPr>
              <w:rFonts w:hint="eastAsia"/>
            </w:rPr>
            <w:delText>系统根据用户选择加载相应图层</w:delText>
          </w:r>
        </w:del>
      </w:ins>
    </w:p>
    <w:p>
      <w:pPr>
        <w:ind w:left="0" w:leftChars="0" w:firstLine="0" w:firstLineChars="0"/>
        <w:rPr>
          <w:ins w:id="7924" w:author="admin" w:date="2019-10-16T20:31:00Z"/>
          <w:del w:id="7925" w:author="冰蓝城 [2]" w:date="2019-10-22T17:17:15Z"/>
        </w:rPr>
        <w:pPrChange w:id="7923" w:author="FSMM _" w:date="2019-10-17T20:45:00Z">
          <w:pPr>
            <w:ind w:left="720" w:leftChars="300" w:firstLine="0" w:firstLineChars="0"/>
          </w:pPr>
        </w:pPrChange>
      </w:pPr>
      <w:ins w:id="7926" w:author="admin" w:date="2019-10-16T20:31:00Z">
        <w:del w:id="7927" w:author="冰蓝城 [2]" w:date="2019-10-22T17:17:15Z">
          <w:r>
            <w:rPr>
              <w:rFonts w:hint="eastAsia"/>
              <w:b/>
            </w:rPr>
            <w:delText>输出</w:delText>
          </w:r>
        </w:del>
      </w:ins>
      <w:ins w:id="7928" w:author="admin" w:date="2019-10-16T20:31:00Z">
        <w:del w:id="7929" w:author="冰蓝城 [2]" w:date="2019-10-22T17:17:15Z">
          <w:r>
            <w:rPr>
              <w:rFonts w:hint="eastAsia"/>
            </w:rPr>
            <w:delText>：</w:delText>
          </w:r>
        </w:del>
      </w:ins>
      <w:ins w:id="7930" w:author="admin" w:date="2019-10-16T20:32:00Z">
        <w:del w:id="7931" w:author="冰蓝城 [2]" w:date="2019-10-22T17:17:15Z">
          <w:r>
            <w:rPr>
              <w:rFonts w:hint="eastAsia"/>
            </w:rPr>
            <w:delText>将用户选择的图层以及图层上的标记和线路显示在地图上。</w:delText>
          </w:r>
        </w:del>
      </w:ins>
    </w:p>
    <w:p>
      <w:pPr>
        <w:ind w:firstLine="0" w:firstLineChars="0"/>
        <w:rPr>
          <w:ins w:id="7933" w:author="admin" w:date="2019-10-16T20:31:00Z"/>
          <w:del w:id="7934" w:author="冰蓝城 [2]" w:date="2019-10-22T17:17:15Z"/>
          <w:b/>
        </w:rPr>
        <w:pPrChange w:id="7932" w:author="FSMM _" w:date="2019-10-17T20:45:00Z">
          <w:pPr>
            <w:ind w:firstLineChars="0"/>
          </w:pPr>
        </w:pPrChange>
      </w:pPr>
      <w:ins w:id="7935" w:author="admin" w:date="2019-10-16T20:31:00Z">
        <w:del w:id="7936" w:author="冰蓝城 [2]" w:date="2019-10-22T17:17:15Z">
          <w:r>
            <w:rPr>
              <w:rFonts w:hint="eastAsia"/>
              <w:b/>
            </w:rPr>
            <w:delText xml:space="preserve"> </w:delText>
          </w:r>
        </w:del>
      </w:ins>
      <w:ins w:id="7937" w:author="admin" w:date="2019-10-16T20:31:00Z">
        <w:del w:id="7938" w:author="冰蓝城 [2]" w:date="2019-10-22T17:17:15Z">
          <w:r>
            <w:rPr>
              <w:b/>
            </w:rPr>
            <w:delText xml:space="preserve">    </w:delText>
          </w:r>
        </w:del>
      </w:ins>
      <w:ins w:id="7939" w:author="admin" w:date="2019-10-16T20:31:00Z">
        <w:del w:id="7940" w:author="冰蓝城 [2]" w:date="2019-10-22T17:17:15Z">
          <w:r>
            <w:rPr>
              <w:rFonts w:hint="eastAsia"/>
              <w:b/>
            </w:rPr>
            <w:delText>2</w:delText>
          </w:r>
        </w:del>
      </w:ins>
      <w:ins w:id="7941" w:author="admin" w:date="2019-10-16T20:31:00Z">
        <w:del w:id="7942" w:author="冰蓝城 [2]" w:date="2019-10-22T17:17:15Z">
          <w:r>
            <w:rPr>
              <w:b/>
            </w:rPr>
            <w:delText>)</w:delText>
          </w:r>
        </w:del>
      </w:ins>
      <w:ins w:id="7943" w:author="admin" w:date="2019-10-16T20:32:00Z">
        <w:del w:id="7944" w:author="冰蓝城 [2]" w:date="2019-10-22T17:17:15Z">
          <w:r>
            <w:rPr>
              <w:rFonts w:hint="eastAsia"/>
              <w:b/>
            </w:rPr>
            <w:delText>图层扩展</w:delText>
          </w:r>
        </w:del>
      </w:ins>
    </w:p>
    <w:p>
      <w:pPr>
        <w:ind w:left="0" w:leftChars="0" w:firstLine="0" w:firstLineChars="0"/>
        <w:rPr>
          <w:ins w:id="7946" w:author="admin" w:date="2019-10-16T20:31:00Z"/>
          <w:del w:id="7947" w:author="冰蓝城 [2]" w:date="2019-10-22T17:17:15Z"/>
        </w:rPr>
        <w:pPrChange w:id="7945" w:author="FSMM _" w:date="2019-10-17T20:45:00Z">
          <w:pPr>
            <w:ind w:left="720" w:leftChars="300" w:firstLine="0" w:firstLineChars="0"/>
          </w:pPr>
        </w:pPrChange>
      </w:pPr>
      <w:ins w:id="7948" w:author="admin" w:date="2019-10-16T20:31:00Z">
        <w:del w:id="7949" w:author="冰蓝城 [2]" w:date="2019-10-22T17:17:15Z">
          <w:r>
            <w:rPr>
              <w:rFonts w:hint="eastAsia"/>
              <w:b/>
            </w:rPr>
            <w:delText>说明</w:delText>
          </w:r>
        </w:del>
      </w:ins>
      <w:ins w:id="7950" w:author="admin" w:date="2019-10-16T20:31:00Z">
        <w:del w:id="7951" w:author="冰蓝城 [2]" w:date="2019-10-22T17:17:15Z">
          <w:r>
            <w:rPr>
              <w:rFonts w:hint="eastAsia"/>
            </w:rPr>
            <w:delText>：</w:delText>
          </w:r>
        </w:del>
      </w:ins>
      <w:ins w:id="7952" w:author="admin" w:date="2019-10-16T20:33:00Z">
        <w:del w:id="7953" w:author="冰蓝城 [2]" w:date="2019-10-22T17:17:15Z">
          <w:r>
            <w:rPr>
              <w:rFonts w:hint="eastAsia"/>
            </w:rPr>
            <w:delText>系统管理员</w:delText>
          </w:r>
        </w:del>
      </w:ins>
      <w:ins w:id="7954" w:author="admin" w:date="2019-10-16T20:34:00Z">
        <w:del w:id="7955" w:author="冰蓝城 [2]" w:date="2019-10-22T17:17:15Z">
          <w:r>
            <w:rPr>
              <w:rFonts w:hint="eastAsia"/>
            </w:rPr>
            <w:delText>可以根据用户经常使用的标记增加对应的图层</w:delText>
          </w:r>
        </w:del>
      </w:ins>
    </w:p>
    <w:p>
      <w:pPr>
        <w:ind w:left="0" w:leftChars="0" w:firstLine="0" w:firstLineChars="0"/>
        <w:rPr>
          <w:ins w:id="7957" w:author="admin" w:date="2019-10-16T20:31:00Z"/>
          <w:del w:id="7958" w:author="冰蓝城 [2]" w:date="2019-10-22T17:17:15Z"/>
        </w:rPr>
        <w:pPrChange w:id="7956" w:author="FSMM _" w:date="2019-10-17T20:45:00Z">
          <w:pPr>
            <w:ind w:left="720" w:leftChars="300" w:firstLine="0" w:firstLineChars="0"/>
          </w:pPr>
        </w:pPrChange>
      </w:pPr>
      <w:ins w:id="7959" w:author="admin" w:date="2019-10-16T20:31:00Z">
        <w:del w:id="7960" w:author="冰蓝城 [2]" w:date="2019-10-22T17:17:15Z">
          <w:r>
            <w:rPr>
              <w:rFonts w:hint="eastAsia"/>
              <w:b/>
            </w:rPr>
            <w:delText>输入</w:delText>
          </w:r>
        </w:del>
      </w:ins>
      <w:ins w:id="7961" w:author="admin" w:date="2019-10-16T20:31:00Z">
        <w:del w:id="7962" w:author="冰蓝城 [2]" w:date="2019-10-22T17:17:15Z">
          <w:r>
            <w:rPr>
              <w:rFonts w:hint="eastAsia"/>
            </w:rPr>
            <w:delText>：</w:delText>
          </w:r>
        </w:del>
      </w:ins>
      <w:ins w:id="7963" w:author="admin" w:date="2019-10-16T20:32:00Z">
        <w:del w:id="7964" w:author="冰蓝城 [2]" w:date="2019-10-22T17:17:15Z">
          <w:r>
            <w:rPr>
              <w:rFonts w:hint="eastAsia"/>
            </w:rPr>
            <w:delText>图层名称</w:delText>
          </w:r>
        </w:del>
      </w:ins>
    </w:p>
    <w:p>
      <w:pPr>
        <w:ind w:left="0" w:leftChars="0" w:firstLine="0" w:firstLineChars="0"/>
        <w:rPr>
          <w:ins w:id="7966" w:author="admin" w:date="2019-10-16T20:31:00Z"/>
          <w:del w:id="7967" w:author="冰蓝城 [2]" w:date="2019-10-22T17:17:15Z"/>
        </w:rPr>
        <w:pPrChange w:id="7965" w:author="FSMM _" w:date="2019-10-17T20:45:00Z">
          <w:pPr>
            <w:ind w:left="720" w:leftChars="300" w:firstLine="0" w:firstLineChars="0"/>
          </w:pPr>
        </w:pPrChange>
      </w:pPr>
      <w:ins w:id="7968" w:author="admin" w:date="2019-10-16T20:31:00Z">
        <w:del w:id="7969" w:author="冰蓝城 [2]" w:date="2019-10-22T17:17:15Z">
          <w:r>
            <w:rPr>
              <w:rFonts w:hint="eastAsia"/>
              <w:b/>
            </w:rPr>
            <w:delText>处理</w:delText>
          </w:r>
        </w:del>
      </w:ins>
      <w:ins w:id="7970" w:author="admin" w:date="2019-10-16T20:31:00Z">
        <w:del w:id="7971" w:author="冰蓝城 [2]" w:date="2019-10-22T17:17:15Z">
          <w:r>
            <w:rPr>
              <w:rFonts w:hint="eastAsia"/>
            </w:rPr>
            <w:delText>：</w:delText>
          </w:r>
        </w:del>
      </w:ins>
      <w:ins w:id="7972" w:author="admin" w:date="2019-10-16T20:34:00Z">
        <w:del w:id="7973" w:author="冰蓝城 [2]" w:date="2019-10-22T17:17:15Z">
          <w:r>
            <w:rPr>
              <w:rFonts w:hint="eastAsia"/>
            </w:rPr>
            <w:delText>在前端和后端增加该</w:delText>
          </w:r>
        </w:del>
      </w:ins>
      <w:ins w:id="7974" w:author="admin" w:date="2019-10-16T20:35:00Z">
        <w:del w:id="7975" w:author="冰蓝城 [2]" w:date="2019-10-22T17:17:15Z">
          <w:r>
            <w:rPr>
              <w:rFonts w:hint="eastAsia"/>
            </w:rPr>
            <w:delText>图层的信息</w:delText>
          </w:r>
        </w:del>
      </w:ins>
    </w:p>
    <w:p>
      <w:pPr>
        <w:ind w:left="0" w:leftChars="0" w:firstLine="0" w:firstLineChars="0"/>
        <w:rPr>
          <w:ins w:id="7977" w:author="admin" w:date="2019-10-16T20:31:00Z"/>
          <w:del w:id="7978" w:author="冰蓝城 [2]" w:date="2019-10-22T17:17:15Z"/>
        </w:rPr>
        <w:pPrChange w:id="7976" w:author="FSMM _" w:date="2019-10-17T20:45:00Z">
          <w:pPr>
            <w:ind w:left="720" w:leftChars="300" w:firstLine="0" w:firstLineChars="0"/>
          </w:pPr>
        </w:pPrChange>
      </w:pPr>
      <w:ins w:id="7979" w:author="admin" w:date="2019-10-16T20:31:00Z">
        <w:del w:id="7980" w:author="冰蓝城 [2]" w:date="2019-10-22T17:17:15Z">
          <w:r>
            <w:rPr>
              <w:rFonts w:hint="eastAsia"/>
              <w:b/>
            </w:rPr>
            <w:delText>输出</w:delText>
          </w:r>
        </w:del>
      </w:ins>
      <w:ins w:id="7981" w:author="admin" w:date="2019-10-16T20:31:00Z">
        <w:del w:id="7982" w:author="冰蓝城 [2]" w:date="2019-10-22T17:17:15Z">
          <w:r>
            <w:rPr>
              <w:rFonts w:hint="eastAsia"/>
            </w:rPr>
            <w:delText>：</w:delText>
          </w:r>
        </w:del>
      </w:ins>
      <w:ins w:id="7983" w:author="admin" w:date="2019-10-16T20:33:00Z">
        <w:del w:id="7984" w:author="冰蓝城 [2]" w:date="2019-10-22T17:17:15Z">
          <w:r>
            <w:rPr>
              <w:rFonts w:hint="eastAsia"/>
            </w:rPr>
            <w:delText>图层增加新增的选项</w:delText>
          </w:r>
        </w:del>
      </w:ins>
    </w:p>
    <w:p>
      <w:pPr>
        <w:ind w:firstLine="640" w:firstLineChars="0"/>
        <w:rPr>
          <w:ins w:id="7986" w:author="杨俊" w:date="2019-10-15T20:19:00Z"/>
          <w:del w:id="7987" w:author="冰蓝城 [2]" w:date="2019-10-22T17:17:15Z"/>
        </w:rPr>
        <w:pPrChange w:id="7985" w:author="Administrator" w:date="2019-10-21T23:06:00Z">
          <w:pPr>
            <w:ind w:firstLine="480"/>
          </w:pPr>
        </w:pPrChange>
      </w:pPr>
    </w:p>
    <w:p>
      <w:pPr>
        <w:ind w:left="0" w:leftChars="0" w:firstLine="0" w:firstLineChars="0"/>
        <w:rPr>
          <w:ins w:id="7989" w:author="杨俊" w:date="2019-10-15T20:19:00Z"/>
          <w:del w:id="7990" w:author="冰蓝城 [2]" w:date="2019-10-22T17:17:15Z"/>
        </w:rPr>
        <w:pPrChange w:id="7988" w:author="FSMM _" w:date="2019-10-17T20:45:00Z">
          <w:pPr>
            <w:ind w:left="1443" w:leftChars="300" w:hanging="723" w:hangingChars="300"/>
          </w:pPr>
        </w:pPrChange>
      </w:pPr>
      <w:ins w:id="7991" w:author="杨俊" w:date="2019-10-15T20:19:00Z">
        <w:del w:id="7992" w:author="冰蓝城 [2]" w:date="2019-10-22T17:17:15Z">
          <w:r>
            <w:rPr>
              <w:rFonts w:hint="eastAsia"/>
              <w:b/>
            </w:rPr>
            <w:delText>说明</w:delText>
          </w:r>
        </w:del>
      </w:ins>
      <w:ins w:id="7993" w:author="杨俊" w:date="2019-10-15T20:19:00Z">
        <w:del w:id="7994" w:author="冰蓝城 [2]" w:date="2019-10-22T17:17:15Z">
          <w:r>
            <w:rPr>
              <w:rFonts w:hint="eastAsia"/>
            </w:rPr>
            <w:delText>：本系统</w:delText>
          </w:r>
        </w:del>
      </w:ins>
      <w:ins w:id="7995" w:author="杨俊" w:date="2019-10-15T20:24:00Z">
        <w:del w:id="7996" w:author="冰蓝城 [2]" w:date="2019-10-22T17:17:15Z">
          <w:r>
            <w:rPr>
              <w:rFonts w:hint="eastAsia"/>
            </w:rPr>
            <w:delText>根据不同用途，将地图分为行政、</w:delText>
          </w:r>
        </w:del>
      </w:ins>
      <w:ins w:id="7997" w:author="杨俊" w:date="2019-10-15T20:25:00Z">
        <w:del w:id="7998" w:author="冰蓝城 [2]" w:date="2019-10-22T17:17:15Z">
          <w:r>
            <w:rPr>
              <w:rFonts w:hint="eastAsia"/>
            </w:rPr>
            <w:delText>交通、地铁和旅游四种</w:delText>
          </w:r>
        </w:del>
      </w:ins>
      <w:ins w:id="7999" w:author="杨俊" w:date="2019-10-15T20:32:00Z">
        <w:del w:id="8000" w:author="冰蓝城 [2]" w:date="2019-10-22T17:17:15Z">
          <w:r>
            <w:rPr>
              <w:rFonts w:hint="eastAsia"/>
            </w:rPr>
            <w:delText>内置原始</w:delText>
          </w:r>
        </w:del>
      </w:ins>
      <w:ins w:id="8001" w:author="杨俊" w:date="2019-10-15T20:25:00Z">
        <w:del w:id="8002" w:author="冰蓝城 [2]" w:date="2019-10-22T17:17:15Z">
          <w:r>
            <w:rPr>
              <w:rFonts w:hint="eastAsia"/>
            </w:rPr>
            <w:delText>图层，</w:delText>
          </w:r>
        </w:del>
      </w:ins>
      <w:ins w:id="8003" w:author="杨俊" w:date="2019-10-15T20:32:00Z">
        <w:del w:id="8004" w:author="冰蓝城 [2]" w:date="2019-10-22T17:17:15Z">
          <w:r>
            <w:rPr>
              <w:rFonts w:hint="eastAsia"/>
            </w:rPr>
            <w:delText>同时也</w:delText>
          </w:r>
        </w:del>
      </w:ins>
      <w:ins w:id="8005" w:author="杨俊" w:date="2019-10-15T20:33:00Z">
        <w:del w:id="8006" w:author="冰蓝城 [2]" w:date="2019-10-22T17:17:15Z">
          <w:r>
            <w:rPr>
              <w:rFonts w:hint="eastAsia"/>
            </w:rPr>
            <w:delText>支持其他软件用户分享至网络的图层，</w:delText>
          </w:r>
        </w:del>
      </w:ins>
      <w:ins w:id="8007" w:author="杨俊" w:date="2019-10-15T20:25:00Z">
        <w:del w:id="8008" w:author="冰蓝城 [2]" w:date="2019-10-22T17:17:15Z">
          <w:r>
            <w:rPr>
              <w:rFonts w:hint="eastAsia"/>
            </w:rPr>
            <w:delText>用户可以根据自己的需要选择不同图层进行查看，同时也可以在</w:delText>
          </w:r>
        </w:del>
      </w:ins>
      <w:ins w:id="8009" w:author="杨俊" w:date="2019-10-15T20:33:00Z">
        <w:del w:id="8010" w:author="冰蓝城 [2]" w:date="2019-10-22T17:17:15Z">
          <w:r>
            <w:rPr>
              <w:rFonts w:hint="eastAsia"/>
            </w:rPr>
            <w:delText>相应</w:delText>
          </w:r>
        </w:del>
      </w:ins>
      <w:ins w:id="8011" w:author="杨俊" w:date="2019-10-15T20:25:00Z">
        <w:del w:id="8012" w:author="冰蓝城 [2]" w:date="2019-10-22T17:17:15Z">
          <w:r>
            <w:rPr>
              <w:rFonts w:hint="eastAsia"/>
            </w:rPr>
            <w:delText>图层上</w:delText>
          </w:r>
        </w:del>
      </w:ins>
      <w:ins w:id="8013" w:author="杨俊" w:date="2019-10-15T20:26:00Z">
        <w:del w:id="8014" w:author="冰蓝城 [2]" w:date="2019-10-22T17:17:15Z">
          <w:r>
            <w:rPr>
              <w:rFonts w:hint="eastAsia"/>
            </w:rPr>
            <w:delText>进行相关标记</w:delText>
          </w:r>
        </w:del>
      </w:ins>
    </w:p>
    <w:p>
      <w:pPr>
        <w:ind w:left="0" w:leftChars="0" w:firstLine="0" w:firstLineChars="0"/>
        <w:rPr>
          <w:ins w:id="8016" w:author="杨俊" w:date="2019-10-15T20:19:00Z"/>
          <w:del w:id="8017" w:author="冰蓝城 [2]" w:date="2019-10-22T17:17:15Z"/>
        </w:rPr>
        <w:pPrChange w:id="8015" w:author="FSMM _" w:date="2019-10-17T20:45:00Z">
          <w:pPr>
            <w:ind w:left="720" w:leftChars="300" w:firstLine="0" w:firstLineChars="0"/>
          </w:pPr>
        </w:pPrChange>
      </w:pPr>
      <w:ins w:id="8018" w:author="杨俊" w:date="2019-10-15T20:19:00Z">
        <w:del w:id="8019" w:author="冰蓝城 [2]" w:date="2019-10-22T17:17:15Z">
          <w:r>
            <w:rPr>
              <w:rFonts w:hint="eastAsia"/>
              <w:b/>
            </w:rPr>
            <w:delText>输入</w:delText>
          </w:r>
        </w:del>
      </w:ins>
      <w:ins w:id="8020" w:author="杨俊" w:date="2019-10-15T20:19:00Z">
        <w:del w:id="8021" w:author="冰蓝城 [2]" w:date="2019-10-22T17:17:15Z">
          <w:r>
            <w:rPr>
              <w:rFonts w:hint="eastAsia"/>
            </w:rPr>
            <w:delText>：</w:delText>
          </w:r>
        </w:del>
      </w:ins>
      <w:ins w:id="8022" w:author="杨俊" w:date="2019-10-15T20:33:00Z">
        <w:del w:id="8023" w:author="冰蓝城 [2]" w:date="2019-10-22T17:17:15Z">
          <w:r>
            <w:rPr>
              <w:rFonts w:hint="eastAsia"/>
            </w:rPr>
            <w:delText>选择特定图层</w:delText>
          </w:r>
        </w:del>
      </w:ins>
    </w:p>
    <w:p>
      <w:pPr>
        <w:ind w:left="0" w:leftChars="0" w:firstLine="0" w:firstLineChars="0"/>
        <w:rPr>
          <w:ins w:id="8025" w:author="杨俊" w:date="2019-10-15T20:19:00Z"/>
          <w:del w:id="8026" w:author="冰蓝城 [2]" w:date="2019-10-22T17:17:15Z"/>
        </w:rPr>
        <w:pPrChange w:id="8024" w:author="FSMM _" w:date="2019-10-17T20:45:00Z">
          <w:pPr>
            <w:ind w:left="1443" w:leftChars="300" w:hanging="723" w:hangingChars="300"/>
          </w:pPr>
        </w:pPrChange>
      </w:pPr>
      <w:ins w:id="8027" w:author="杨俊" w:date="2019-10-15T20:19:00Z">
        <w:del w:id="8028" w:author="冰蓝城 [2]" w:date="2019-10-22T17:17:15Z">
          <w:r>
            <w:rPr>
              <w:rFonts w:hint="eastAsia"/>
              <w:b/>
            </w:rPr>
            <w:delText>处理</w:delText>
          </w:r>
        </w:del>
      </w:ins>
      <w:ins w:id="8029" w:author="杨俊" w:date="2019-10-15T20:19:00Z">
        <w:del w:id="8030" w:author="冰蓝城 [2]" w:date="2019-10-22T17:17:15Z">
          <w:r>
            <w:rPr>
              <w:rFonts w:hint="eastAsia"/>
            </w:rPr>
            <w:delText>：系统</w:delText>
          </w:r>
        </w:del>
      </w:ins>
      <w:ins w:id="8031" w:author="杨俊" w:date="2019-10-15T20:34:00Z">
        <w:del w:id="8032" w:author="冰蓝城 [2]" w:date="2019-10-22T17:17:15Z">
          <w:r>
            <w:rPr>
              <w:rFonts w:hint="eastAsia"/>
            </w:rPr>
            <w:delText>根据用户选择加载相应图层</w:delText>
          </w:r>
        </w:del>
      </w:ins>
    </w:p>
    <w:p>
      <w:pPr>
        <w:ind w:firstLine="0" w:firstLineChars="0"/>
        <w:rPr>
          <w:ins w:id="8034" w:author="杨俊" w:date="2019-10-15T20:19:00Z"/>
          <w:del w:id="8035" w:author="冰蓝城 [2]" w:date="2019-10-22T17:17:15Z"/>
        </w:rPr>
        <w:pPrChange w:id="8033" w:author="FSMM _" w:date="2019-10-17T20:45:00Z">
          <w:pPr>
            <w:pStyle w:val="4"/>
            <w:ind w:firstLine="280"/>
          </w:pPr>
        </w:pPrChange>
      </w:pPr>
      <w:ins w:id="8036" w:author="杨俊" w:date="2019-10-15T20:19:00Z">
        <w:del w:id="8037" w:author="冰蓝城 [2]" w:date="2019-10-22T17:17:15Z">
          <w:r>
            <w:rPr>
              <w:rFonts w:hint="eastAsia"/>
              <w:b/>
            </w:rPr>
            <w:delText>输出</w:delText>
          </w:r>
        </w:del>
      </w:ins>
      <w:ins w:id="8038" w:author="杨俊" w:date="2019-10-15T20:19:00Z">
        <w:del w:id="8039" w:author="冰蓝城 [2]" w:date="2019-10-22T17:17:15Z">
          <w:r>
            <w:rPr>
              <w:rFonts w:hint="eastAsia"/>
            </w:rPr>
            <w:delText>：添加成功反馈</w:delText>
          </w:r>
        </w:del>
      </w:ins>
      <w:ins w:id="8040" w:author="杨俊" w:date="2019-10-15T20:34:00Z">
        <w:del w:id="8041" w:author="冰蓝城 [2]" w:date="2019-10-22T17:17:15Z">
          <w:r>
            <w:rPr>
              <w:rFonts w:hint="eastAsia"/>
            </w:rPr>
            <w:delText>，将用户</w:delText>
          </w:r>
        </w:del>
      </w:ins>
      <w:ins w:id="8042" w:author="杨俊" w:date="2019-10-15T20:35:00Z">
        <w:del w:id="8043" w:author="冰蓝城 [2]" w:date="2019-10-22T17:17:15Z">
          <w:r>
            <w:rPr>
              <w:rFonts w:hint="eastAsia"/>
            </w:rPr>
            <w:delText>选择的图层显示在屏幕上，并提供标记功能</w:delText>
          </w:r>
        </w:del>
      </w:ins>
    </w:p>
    <w:p>
      <w:pPr>
        <w:ind w:firstLine="0" w:firstLineChars="0"/>
        <w:rPr>
          <w:del w:id="8045" w:author="冰蓝城 [2]" w:date="2019-10-22T17:17:15Z"/>
        </w:rPr>
        <w:pPrChange w:id="8044" w:author="FSMM _" w:date="2019-10-17T20:45:00Z">
          <w:pPr>
            <w:pStyle w:val="4"/>
            <w:ind w:firstLine="281"/>
          </w:pPr>
        </w:pPrChange>
      </w:pPr>
      <w:del w:id="8046" w:author="冰蓝城 [2]" w:date="2019-10-22T17:17:15Z">
        <w:r>
          <w:rPr/>
          <w:delText>4.2.</w:delText>
        </w:r>
      </w:del>
      <w:ins w:id="8047" w:author="杨俊" w:date="2019-10-15T20:19:00Z">
        <w:del w:id="8048" w:author="冰蓝城 [2]" w:date="2019-10-22T17:17:15Z">
          <w:r>
            <w:rPr>
              <w:rFonts w:hint="eastAsia"/>
            </w:rPr>
            <w:delText>6</w:delText>
          </w:r>
        </w:del>
      </w:ins>
      <w:del w:id="8049" w:author="冰蓝城 [2]" w:date="2019-10-22T17:17:15Z">
        <w:r>
          <w:rPr>
            <w:rFonts w:hint="eastAsia"/>
          </w:rPr>
          <w:delText>5信息标记</w:delText>
        </w:r>
      </w:del>
    </w:p>
    <w:p>
      <w:pPr>
        <w:ind w:firstLine="0" w:firstLineChars="0"/>
        <w:rPr>
          <w:del w:id="8051" w:author="冰蓝城 [2]" w:date="2019-10-22T17:17:15Z"/>
          <w:b/>
        </w:rPr>
        <w:pPrChange w:id="8050" w:author="FSMM _" w:date="2019-10-17T20:45:00Z">
          <w:pPr>
            <w:ind w:firstLine="482"/>
          </w:pPr>
        </w:pPrChange>
      </w:pPr>
      <w:del w:id="8052" w:author="冰蓝城 [2]" w:date="2019-10-22T17:17:15Z">
        <w:r>
          <w:rPr>
            <w:b/>
          </w:rPr>
          <w:delText>1)</w:delText>
        </w:r>
      </w:del>
      <w:del w:id="8053" w:author="冰蓝城 [2]" w:date="2019-10-22T17:17:15Z">
        <w:r>
          <w:rPr>
            <w:rFonts w:hint="eastAsia"/>
            <w:b/>
          </w:rPr>
          <w:delText>位置标记</w:delText>
        </w:r>
      </w:del>
    </w:p>
    <w:p>
      <w:pPr>
        <w:ind w:left="0" w:leftChars="0" w:firstLine="0" w:firstLineChars="0"/>
        <w:rPr>
          <w:del w:id="8055" w:author="冰蓝城 [2]" w:date="2019-10-22T17:17:15Z"/>
        </w:rPr>
        <w:pPrChange w:id="8054" w:author="FSMM _" w:date="2019-10-17T20:45:00Z">
          <w:pPr>
            <w:ind w:left="1443" w:leftChars="300" w:hanging="723" w:hangingChars="300"/>
          </w:pPr>
        </w:pPrChange>
      </w:pPr>
      <w:del w:id="8056" w:author="冰蓝城 [2]" w:date="2019-10-22T17:17:15Z">
        <w:r>
          <w:rPr>
            <w:rFonts w:hint="eastAsia"/>
            <w:b/>
          </w:rPr>
          <w:delText>说明</w:delText>
        </w:r>
      </w:del>
      <w:del w:id="8057" w:author="冰蓝城 [2]" w:date="2019-10-22T17:17:15Z">
        <w:r>
          <w:rPr>
            <w:rFonts w:hint="eastAsia"/>
          </w:rPr>
          <w:delText>：本系统支持位置标记功能，用户可以在图层上的指定位置进行标记。用户标记若干小图标后，可以将其连接成特定路线。</w:delText>
        </w:r>
      </w:del>
    </w:p>
    <w:p>
      <w:pPr>
        <w:ind w:left="0" w:leftChars="0" w:firstLine="0" w:firstLineChars="0"/>
        <w:rPr>
          <w:del w:id="8059" w:author="冰蓝城 [2]" w:date="2019-10-22T17:17:15Z"/>
        </w:rPr>
        <w:pPrChange w:id="8058" w:author="FSMM _" w:date="2019-10-17T20:45:00Z">
          <w:pPr>
            <w:ind w:left="720" w:leftChars="300" w:firstLine="0" w:firstLineChars="0"/>
          </w:pPr>
        </w:pPrChange>
      </w:pPr>
      <w:del w:id="8060" w:author="冰蓝城 [2]" w:date="2019-10-22T17:17:15Z">
        <w:r>
          <w:rPr>
            <w:rFonts w:hint="eastAsia"/>
            <w:b/>
          </w:rPr>
          <w:delText>输入</w:delText>
        </w:r>
      </w:del>
      <w:del w:id="8061" w:author="冰蓝城 [2]" w:date="2019-10-22T17:17:15Z">
        <w:r>
          <w:rPr>
            <w:rFonts w:hint="eastAsia"/>
          </w:rPr>
          <w:delText>：点击特定位置、选择相应标记或者导入用户资源</w:delText>
        </w:r>
      </w:del>
    </w:p>
    <w:p>
      <w:pPr>
        <w:ind w:left="0" w:leftChars="0" w:firstLine="0" w:firstLineChars="0"/>
        <w:rPr>
          <w:del w:id="8063" w:author="冰蓝城 [2]" w:date="2019-10-22T17:17:15Z"/>
        </w:rPr>
        <w:pPrChange w:id="8062" w:author="FSMM _" w:date="2019-10-17T20:45:00Z">
          <w:pPr>
            <w:ind w:left="1443" w:leftChars="300" w:hanging="723" w:hangingChars="300"/>
          </w:pPr>
        </w:pPrChange>
      </w:pPr>
      <w:del w:id="8064" w:author="冰蓝城 [2]" w:date="2019-10-22T17:17:15Z">
        <w:r>
          <w:rPr>
            <w:rFonts w:hint="eastAsia"/>
            <w:b/>
          </w:rPr>
          <w:delText>处理</w:delText>
        </w:r>
      </w:del>
      <w:del w:id="8065" w:author="冰蓝城 [2]" w:date="2019-10-22T17:17:15Z">
        <w:r>
          <w:rPr>
            <w:rFonts w:hint="eastAsia"/>
          </w:rPr>
          <w:delText>：系统对该位置进行标记，弹出窗口提示用户选择标记；如果用户选择“添加”选项，将其与用户导入资源相对应</w:delText>
        </w:r>
      </w:del>
    </w:p>
    <w:p>
      <w:pPr>
        <w:ind w:left="0" w:leftChars="0" w:firstLine="0" w:firstLineChars="0"/>
        <w:rPr>
          <w:del w:id="8067" w:author="冰蓝城 [2]" w:date="2019-10-22T17:17:15Z"/>
        </w:rPr>
        <w:pPrChange w:id="8066" w:author="FSMM _" w:date="2019-10-17T20:45:00Z">
          <w:pPr>
            <w:ind w:left="1443" w:leftChars="300" w:hanging="723" w:hangingChars="300"/>
          </w:pPr>
        </w:pPrChange>
      </w:pPr>
      <w:del w:id="8068" w:author="冰蓝城 [2]" w:date="2019-10-22T17:17:15Z">
        <w:r>
          <w:rPr>
            <w:rFonts w:hint="eastAsia"/>
            <w:b/>
          </w:rPr>
          <w:delText>输出</w:delText>
        </w:r>
      </w:del>
      <w:del w:id="8069" w:author="冰蓝城 [2]" w:date="2019-10-22T17:17:15Z">
        <w:r>
          <w:rPr>
            <w:rFonts w:hint="eastAsia"/>
          </w:rPr>
          <w:delText>：添加成功反馈，并弹出“保存”与“取消”按钮，等待用户确认。确认后在用户指定位置显示图标，并引导用户添加具体标记内容</w:delText>
        </w:r>
      </w:del>
    </w:p>
    <w:p>
      <w:pPr>
        <w:ind w:firstLine="0" w:firstLineChars="0"/>
        <w:rPr>
          <w:del w:id="8071" w:author="冰蓝城 [2]" w:date="2019-10-22T17:17:15Z"/>
          <w:b/>
        </w:rPr>
        <w:pPrChange w:id="8070" w:author="FSMM _" w:date="2019-10-17T20:45:00Z">
          <w:pPr>
            <w:ind w:firstLine="482"/>
          </w:pPr>
        </w:pPrChange>
      </w:pPr>
      <w:del w:id="8072" w:author="冰蓝城 [2]" w:date="2019-10-22T17:17:15Z">
        <w:r>
          <w:rPr>
            <w:b/>
          </w:rPr>
          <w:delText>2)</w:delText>
        </w:r>
      </w:del>
      <w:del w:id="8073" w:author="冰蓝城 [2]" w:date="2019-10-22T17:17:15Z">
        <w:r>
          <w:rPr>
            <w:rFonts w:hint="eastAsia"/>
            <w:b/>
          </w:rPr>
          <w:delText>内容标记</w:delText>
        </w:r>
      </w:del>
    </w:p>
    <w:p>
      <w:pPr>
        <w:ind w:left="0" w:leftChars="0" w:firstLine="0" w:firstLineChars="0"/>
        <w:rPr>
          <w:del w:id="8075" w:author="冰蓝城 [2]" w:date="2019-10-22T17:17:15Z"/>
        </w:rPr>
        <w:pPrChange w:id="8074" w:author="FSMM _" w:date="2019-10-17T20:45:00Z">
          <w:pPr>
            <w:ind w:left="720" w:leftChars="300" w:firstLine="0" w:firstLineChars="0"/>
          </w:pPr>
        </w:pPrChange>
      </w:pPr>
      <w:del w:id="8076" w:author="冰蓝城 [2]" w:date="2019-10-22T17:17:15Z">
        <w:r>
          <w:rPr>
            <w:rFonts w:hint="eastAsia"/>
            <w:b/>
          </w:rPr>
          <w:delText>说明</w:delText>
        </w:r>
      </w:del>
      <w:del w:id="8077" w:author="冰蓝城 [2]" w:date="2019-10-22T17:17:15Z">
        <w:r>
          <w:rPr>
            <w:rFonts w:hint="eastAsia"/>
          </w:rPr>
          <w:delText>：用户完成位置标记后，可以根据需要进行相应的内容补充。补充内容可以包括文字、图片、视频、文档等。用户添加完成后，在地图上显示简略提示信息，并将具体内容保存在相应数据库中。</w:delText>
        </w:r>
      </w:del>
    </w:p>
    <w:p>
      <w:pPr>
        <w:ind w:left="0" w:leftChars="0" w:firstLine="0" w:firstLineChars="0"/>
        <w:rPr>
          <w:del w:id="8079" w:author="冰蓝城 [2]" w:date="2019-10-22T17:17:15Z"/>
        </w:rPr>
        <w:pPrChange w:id="8078" w:author="FSMM _" w:date="2019-10-17T20:45:00Z">
          <w:pPr>
            <w:ind w:left="720" w:leftChars="300" w:firstLine="0" w:firstLineChars="0"/>
          </w:pPr>
        </w:pPrChange>
      </w:pPr>
      <w:del w:id="8080" w:author="冰蓝城 [2]" w:date="2019-10-22T17:17:15Z">
        <w:r>
          <w:rPr>
            <w:rFonts w:hint="eastAsia"/>
            <w:b/>
          </w:rPr>
          <w:delText>输入</w:delText>
        </w:r>
      </w:del>
      <w:del w:id="8081" w:author="冰蓝城 [2]" w:date="2019-10-22T17:17:15Z">
        <w:r>
          <w:rPr>
            <w:rFonts w:hint="eastAsia"/>
          </w:rPr>
          <w:delText>：点击标记位置处，添加相应内容，导入相关补充信息</w:delText>
        </w:r>
      </w:del>
    </w:p>
    <w:p>
      <w:pPr>
        <w:ind w:left="0" w:leftChars="0" w:firstLine="0" w:firstLineChars="0"/>
        <w:rPr>
          <w:del w:id="8083" w:author="冰蓝城 [2]" w:date="2019-10-22T17:17:15Z"/>
        </w:rPr>
        <w:pPrChange w:id="8082" w:author="FSMM _" w:date="2019-10-17T20:45:00Z">
          <w:pPr>
            <w:ind w:left="1443" w:leftChars="300" w:hanging="723" w:hangingChars="300"/>
          </w:pPr>
        </w:pPrChange>
      </w:pPr>
      <w:del w:id="8084" w:author="冰蓝城 [2]" w:date="2019-10-22T17:17:15Z">
        <w:r>
          <w:rPr>
            <w:rFonts w:hint="eastAsia"/>
            <w:b/>
          </w:rPr>
          <w:delText>处理</w:delText>
        </w:r>
      </w:del>
      <w:del w:id="8085" w:author="冰蓝城 [2]" w:date="2019-10-22T17:17:15Z">
        <w:r>
          <w:rPr>
            <w:rFonts w:hint="eastAsia"/>
          </w:rPr>
          <w:delText>：对用户点击的位置标记进行响应，弹出对话框，让用户选择标记内容，接收用户输入文字，或者接收用户导入资源，并将其与位置进行对应，保存到数据库中。</w:delText>
        </w:r>
      </w:del>
    </w:p>
    <w:p>
      <w:pPr>
        <w:ind w:left="0" w:leftChars="0" w:firstLine="0" w:firstLineChars="0"/>
        <w:rPr>
          <w:del w:id="8087" w:author="冰蓝城 [2]" w:date="2019-10-22T17:17:15Z"/>
        </w:rPr>
        <w:pPrChange w:id="8086" w:author="FSMM _" w:date="2019-10-17T20:45:00Z">
          <w:pPr>
            <w:ind w:left="1443" w:leftChars="300" w:hanging="723" w:hangingChars="300"/>
          </w:pPr>
        </w:pPrChange>
      </w:pPr>
      <w:del w:id="8088" w:author="冰蓝城 [2]" w:date="2019-10-22T17:17:15Z">
        <w:r>
          <w:rPr>
            <w:rFonts w:hint="eastAsia"/>
            <w:b/>
          </w:rPr>
          <w:delText>输出</w:delText>
        </w:r>
      </w:del>
      <w:del w:id="8089" w:author="冰蓝城 [2]" w:date="2019-10-22T17:17:15Z">
        <w:r>
          <w:rPr>
            <w:rFonts w:hint="eastAsia"/>
          </w:rPr>
          <w:delText>：添加成功反馈，并弹出“保存”与“取消”按钮，等待用户确认。确认后在位置图标处显示用户添加内容的简略信息。</w:delText>
        </w:r>
      </w:del>
    </w:p>
    <w:p>
      <w:pPr>
        <w:ind w:firstLine="0" w:firstLineChars="0"/>
        <w:rPr>
          <w:del w:id="8091" w:author="冰蓝城 [2]" w:date="2019-10-22T17:17:15Z"/>
        </w:rPr>
        <w:pPrChange w:id="8090" w:author="FSMM _" w:date="2019-10-17T20:45:00Z">
          <w:pPr>
            <w:pStyle w:val="4"/>
            <w:ind w:firstLine="281"/>
          </w:pPr>
        </w:pPrChange>
      </w:pPr>
      <w:del w:id="8092" w:author="冰蓝城 [2]" w:date="2019-10-22T17:17:15Z">
        <w:r>
          <w:rPr/>
          <w:delText>4.2.</w:delText>
        </w:r>
      </w:del>
      <w:ins w:id="8093" w:author="杨俊" w:date="2019-10-15T20:20:00Z">
        <w:del w:id="8094" w:author="冰蓝城 [2]" w:date="2019-10-22T17:17:15Z">
          <w:r>
            <w:rPr>
              <w:rFonts w:hint="eastAsia"/>
            </w:rPr>
            <w:delText>7</w:delText>
          </w:r>
        </w:del>
      </w:ins>
      <w:del w:id="8095" w:author="冰蓝城 [2]" w:date="2019-10-22T17:17:15Z">
        <w:r>
          <w:rPr>
            <w:rFonts w:hint="eastAsia"/>
          </w:rPr>
          <w:delText>6信息发布</w:delText>
        </w:r>
      </w:del>
    </w:p>
    <w:p>
      <w:pPr>
        <w:ind w:firstLine="0" w:firstLineChars="0"/>
        <w:rPr>
          <w:del w:id="8097" w:author="冰蓝城 [2]" w:date="2019-10-22T17:17:15Z"/>
          <w:b/>
        </w:rPr>
        <w:pPrChange w:id="8096" w:author="FSMM _" w:date="2019-10-17T20:45:00Z">
          <w:pPr>
            <w:ind w:firstLine="482"/>
          </w:pPr>
        </w:pPrChange>
      </w:pPr>
      <w:del w:id="8098" w:author="冰蓝城 [2]" w:date="2019-10-22T17:17:15Z">
        <w:r>
          <w:rPr>
            <w:b/>
          </w:rPr>
          <w:delText>1)</w:delText>
        </w:r>
      </w:del>
      <w:del w:id="8099" w:author="冰蓝城 [2]" w:date="2019-10-22T17:17:15Z">
        <w:r>
          <w:rPr>
            <w:rFonts w:hint="eastAsia"/>
            <w:b/>
          </w:rPr>
          <w:delText>上传标记</w:delText>
        </w:r>
      </w:del>
    </w:p>
    <w:p>
      <w:pPr>
        <w:ind w:left="0" w:leftChars="0" w:firstLine="0" w:firstLineChars="0"/>
        <w:rPr>
          <w:del w:id="8101" w:author="冰蓝城 [2]" w:date="2019-10-22T17:17:15Z"/>
        </w:rPr>
        <w:pPrChange w:id="8100" w:author="FSMM _" w:date="2019-10-17T20:45:00Z">
          <w:pPr>
            <w:ind w:left="720" w:leftChars="300" w:firstLine="0" w:firstLineChars="0"/>
          </w:pPr>
        </w:pPrChange>
      </w:pPr>
      <w:del w:id="8102" w:author="冰蓝城 [2]" w:date="2019-10-22T17:17:15Z">
        <w:r>
          <w:rPr>
            <w:rFonts w:hint="eastAsia"/>
            <w:b/>
          </w:rPr>
          <w:delText>说明</w:delText>
        </w:r>
      </w:del>
      <w:del w:id="8103" w:author="冰蓝城 [2]" w:date="2019-10-22T17:17:15Z">
        <w:r>
          <w:rPr>
            <w:rFonts w:hint="eastAsia"/>
          </w:rPr>
          <w:delText>：用户首先选择标记类型（文字、图片或链接）和图层类型（美食，交通，旅游等），然后输入标记内容。可以选择保存或者上传按钮，系统自动获取点击按钮时的的时间和用户所在地点。</w:delText>
        </w:r>
      </w:del>
    </w:p>
    <w:p>
      <w:pPr>
        <w:ind w:left="0" w:leftChars="0" w:firstLine="0" w:firstLineChars="0"/>
        <w:rPr>
          <w:del w:id="8105" w:author="冰蓝城 [2]" w:date="2019-10-22T17:17:15Z"/>
        </w:rPr>
        <w:pPrChange w:id="8104" w:author="FSMM _" w:date="2019-10-17T20:45:00Z">
          <w:pPr>
            <w:ind w:left="720" w:leftChars="300" w:firstLine="0" w:firstLineChars="0"/>
          </w:pPr>
        </w:pPrChange>
      </w:pPr>
      <w:del w:id="8106" w:author="冰蓝城 [2]" w:date="2019-10-22T17:17:15Z">
        <w:r>
          <w:rPr>
            <w:rFonts w:hint="eastAsia"/>
            <w:b/>
          </w:rPr>
          <w:delText>输入</w:delText>
        </w:r>
      </w:del>
      <w:del w:id="8107" w:author="冰蓝城 [2]" w:date="2019-10-22T17:17:15Z">
        <w:r>
          <w:rPr>
            <w:rFonts w:hint="eastAsia"/>
          </w:rPr>
          <w:delText>：标记类型、图层类型、标记内容、按钮</w:delText>
        </w:r>
      </w:del>
    </w:p>
    <w:p>
      <w:pPr>
        <w:ind w:left="0" w:leftChars="0" w:firstLine="0" w:firstLineChars="0"/>
        <w:rPr>
          <w:del w:id="8109" w:author="冰蓝城 [2]" w:date="2019-10-22T17:17:15Z"/>
        </w:rPr>
        <w:pPrChange w:id="8108" w:author="FSMM _" w:date="2019-10-17T20:45:00Z">
          <w:pPr>
            <w:ind w:left="720" w:leftChars="300" w:firstLine="0" w:firstLineChars="0"/>
          </w:pPr>
        </w:pPrChange>
      </w:pPr>
      <w:del w:id="8110" w:author="冰蓝城 [2]" w:date="2019-10-22T17:17:15Z">
        <w:r>
          <w:rPr>
            <w:rFonts w:hint="eastAsia"/>
            <w:b/>
          </w:rPr>
          <w:delText>处理</w:delText>
        </w:r>
      </w:del>
      <w:del w:id="8111" w:author="冰蓝城 [2]" w:date="2019-10-22T17:17:15Z">
        <w:r>
          <w:rPr>
            <w:rFonts w:hint="eastAsia"/>
          </w:rPr>
          <w:delText>：获取当前时间和用户所在地址，如点击上传并且上传成功，将获取的时间作为上传时间，将标记上传至服务器端</w:delText>
        </w:r>
      </w:del>
    </w:p>
    <w:p>
      <w:pPr>
        <w:ind w:left="0" w:leftChars="0" w:firstLine="0" w:firstLineChars="0"/>
        <w:rPr>
          <w:del w:id="8113" w:author="冰蓝城 [2]" w:date="2019-10-22T17:17:15Z"/>
        </w:rPr>
        <w:pPrChange w:id="8112" w:author="FSMM _" w:date="2019-10-17T20:45:00Z">
          <w:pPr>
            <w:ind w:left="720" w:leftChars="300" w:firstLine="0" w:firstLineChars="0"/>
          </w:pPr>
        </w:pPrChange>
      </w:pPr>
      <w:del w:id="8114" w:author="冰蓝城 [2]" w:date="2019-10-22T17:17:15Z">
        <w:r>
          <w:rPr>
            <w:rFonts w:hint="eastAsia"/>
            <w:b/>
          </w:rPr>
          <w:delText>输出</w:delText>
        </w:r>
      </w:del>
      <w:del w:id="8115" w:author="冰蓝城 [2]" w:date="2019-10-22T17:17:15Z">
        <w:r>
          <w:rPr>
            <w:rFonts w:hint="eastAsia"/>
          </w:rPr>
          <w:delText>：如点击上传并且上传成功，客户端显示信息“标记已成功上传”。</w:delText>
        </w:r>
      </w:del>
    </w:p>
    <w:p>
      <w:pPr>
        <w:ind w:firstLine="0" w:firstLineChars="0"/>
        <w:rPr>
          <w:del w:id="8117" w:author="冰蓝城 [2]" w:date="2019-10-22T17:17:15Z"/>
          <w:b/>
        </w:rPr>
        <w:pPrChange w:id="8116" w:author="FSMM _" w:date="2019-10-17T20:45:00Z">
          <w:pPr>
            <w:ind w:firstLineChars="0"/>
          </w:pPr>
        </w:pPrChange>
      </w:pPr>
      <w:del w:id="8118" w:author="冰蓝城 [2]" w:date="2019-10-22T17:17:15Z">
        <w:r>
          <w:rPr/>
          <w:delText xml:space="preserve">     </w:delText>
        </w:r>
      </w:del>
      <w:del w:id="8119" w:author="冰蓝城 [2]" w:date="2019-10-22T17:17:15Z">
        <w:r>
          <w:rPr>
            <w:b/>
          </w:rPr>
          <w:delText>2)</w:delText>
        </w:r>
      </w:del>
      <w:del w:id="8120" w:author="冰蓝城 [2]" w:date="2019-10-22T17:17:15Z">
        <w:r>
          <w:rPr>
            <w:rFonts w:hint="eastAsia"/>
            <w:b/>
          </w:rPr>
          <w:delText>自动保存</w:delText>
        </w:r>
      </w:del>
    </w:p>
    <w:p>
      <w:pPr>
        <w:ind w:left="0" w:firstLine="0" w:firstLineChars="0"/>
        <w:rPr>
          <w:del w:id="8122" w:author="冰蓝城 [2]" w:date="2019-10-22T17:17:15Z"/>
        </w:rPr>
        <w:pPrChange w:id="8121" w:author="FSMM _" w:date="2019-10-17T20:45:00Z">
          <w:pPr>
            <w:ind w:left="720" w:firstLine="0" w:firstLineChars="0"/>
          </w:pPr>
        </w:pPrChange>
      </w:pPr>
      <w:del w:id="8123" w:author="冰蓝城 [2]" w:date="2019-10-22T17:17:15Z">
        <w:r>
          <w:rPr>
            <w:rFonts w:hint="eastAsia"/>
            <w:b/>
          </w:rPr>
          <w:delText>说明</w:delText>
        </w:r>
      </w:del>
      <w:del w:id="8124" w:author="冰蓝城 [2]" w:date="2019-10-22T17:17:15Z">
        <w:r>
          <w:rPr>
            <w:rFonts w:hint="eastAsia"/>
          </w:rPr>
          <w:delText>：如用户选择上传并且未上传成功</w:delText>
        </w:r>
      </w:del>
    </w:p>
    <w:p>
      <w:pPr>
        <w:ind w:left="0" w:firstLine="0" w:firstLineChars="0"/>
        <w:rPr>
          <w:del w:id="8126" w:author="冰蓝城 [2]" w:date="2019-10-22T17:17:15Z"/>
        </w:rPr>
        <w:pPrChange w:id="8125" w:author="FSMM _" w:date="2019-10-17T20:45:00Z">
          <w:pPr>
            <w:ind w:left="720" w:firstLine="0" w:firstLineChars="0"/>
          </w:pPr>
        </w:pPrChange>
      </w:pPr>
      <w:del w:id="8127" w:author="冰蓝城 [2]" w:date="2019-10-22T17:17:15Z">
        <w:r>
          <w:rPr>
            <w:rFonts w:hint="eastAsia"/>
            <w:b/>
          </w:rPr>
          <w:delText>输入</w:delText>
        </w:r>
      </w:del>
      <w:del w:id="8128" w:author="冰蓝城 [2]" w:date="2019-10-22T17:17:15Z">
        <w:r>
          <w:rPr>
            <w:rFonts w:hint="eastAsia"/>
          </w:rPr>
          <w:delText>：上传按钮、离线信息</w:delText>
        </w:r>
      </w:del>
    </w:p>
    <w:p>
      <w:pPr>
        <w:ind w:left="0" w:firstLine="0" w:firstLineChars="0"/>
        <w:rPr>
          <w:del w:id="8130" w:author="冰蓝城 [2]" w:date="2019-10-22T17:17:15Z"/>
        </w:rPr>
        <w:pPrChange w:id="8129" w:author="FSMM _" w:date="2019-10-17T20:45:00Z">
          <w:pPr>
            <w:ind w:left="720" w:firstLine="0" w:firstLineChars="0"/>
          </w:pPr>
        </w:pPrChange>
      </w:pPr>
      <w:del w:id="8131" w:author="冰蓝城 [2]" w:date="2019-10-22T17:17:15Z">
        <w:r>
          <w:rPr>
            <w:rFonts w:hint="eastAsia"/>
            <w:b/>
          </w:rPr>
          <w:delText>处理</w:delText>
        </w:r>
      </w:del>
      <w:del w:id="8132" w:author="冰蓝城 [2]" w:date="2019-10-22T17:17:15Z">
        <w:r>
          <w:rPr>
            <w:rFonts w:hint="eastAsia"/>
          </w:rPr>
          <w:delText>：以获取的时间作为标记时间。系统将用户编辑的内容、标记时间和地点保存至本地。</w:delText>
        </w:r>
      </w:del>
    </w:p>
    <w:p>
      <w:pPr>
        <w:ind w:left="0" w:firstLine="0" w:firstLineChars="0"/>
        <w:rPr>
          <w:del w:id="8134" w:author="冰蓝城 [2]" w:date="2019-10-22T17:17:15Z"/>
        </w:rPr>
        <w:pPrChange w:id="8133" w:author="FSMM _" w:date="2019-10-17T20:45:00Z">
          <w:pPr>
            <w:ind w:left="720" w:firstLine="0" w:firstLineChars="0"/>
          </w:pPr>
        </w:pPrChange>
      </w:pPr>
      <w:del w:id="8135" w:author="冰蓝城 [2]" w:date="2019-10-22T17:17:15Z">
        <w:r>
          <w:rPr>
            <w:rFonts w:hint="eastAsia"/>
            <w:b/>
          </w:rPr>
          <w:delText>输出</w:delText>
        </w:r>
      </w:del>
      <w:del w:id="8136" w:author="冰蓝城 [2]" w:date="2019-10-22T17:17:15Z">
        <w:r>
          <w:rPr>
            <w:rFonts w:hint="eastAsia"/>
          </w:rPr>
          <w:delText>：客户端显示信息“标记未上传成功，已将其保存至本地”。</w:delText>
        </w:r>
      </w:del>
    </w:p>
    <w:p>
      <w:pPr>
        <w:ind w:firstLine="0" w:firstLineChars="0"/>
        <w:rPr>
          <w:del w:id="8138" w:author="冰蓝城 [2]" w:date="2019-10-22T17:17:15Z"/>
          <w:b/>
        </w:rPr>
        <w:pPrChange w:id="8137" w:author="FSMM _" w:date="2019-10-17T20:45:00Z">
          <w:pPr>
            <w:ind w:firstLineChars="0"/>
          </w:pPr>
        </w:pPrChange>
      </w:pPr>
      <w:del w:id="8139" w:author="冰蓝城 [2]" w:date="2019-10-22T17:17:15Z">
        <w:r>
          <w:rPr/>
          <w:delText xml:space="preserve">    </w:delText>
        </w:r>
      </w:del>
      <w:del w:id="8140" w:author="冰蓝城 [2]" w:date="2019-10-22T17:17:15Z">
        <w:r>
          <w:rPr>
            <w:b/>
          </w:rPr>
          <w:delText xml:space="preserve"> </w:delText>
        </w:r>
      </w:del>
      <w:del w:id="8141" w:author="冰蓝城 [2]" w:date="2019-10-22T17:17:15Z">
        <w:r>
          <w:rPr>
            <w:rFonts w:hint="eastAsia"/>
            <w:b/>
          </w:rPr>
          <w:delText>3</w:delText>
        </w:r>
      </w:del>
      <w:del w:id="8142" w:author="冰蓝城 [2]" w:date="2019-10-22T17:17:15Z">
        <w:r>
          <w:rPr>
            <w:b/>
          </w:rPr>
          <w:delText>)</w:delText>
        </w:r>
      </w:del>
      <w:del w:id="8143" w:author="冰蓝城 [2]" w:date="2019-10-22T17:17:15Z">
        <w:r>
          <w:rPr>
            <w:rFonts w:hint="eastAsia"/>
            <w:b/>
          </w:rPr>
          <w:delText>手动保存</w:delText>
        </w:r>
      </w:del>
    </w:p>
    <w:p>
      <w:pPr>
        <w:ind w:left="0" w:firstLine="0" w:firstLineChars="0"/>
        <w:rPr>
          <w:del w:id="8145" w:author="冰蓝城 [2]" w:date="2019-10-22T17:17:15Z"/>
        </w:rPr>
        <w:pPrChange w:id="8144" w:author="FSMM _" w:date="2019-10-17T20:45:00Z">
          <w:pPr>
            <w:ind w:left="720" w:firstLine="0" w:firstLineChars="0"/>
          </w:pPr>
        </w:pPrChange>
      </w:pPr>
      <w:del w:id="8146" w:author="冰蓝城 [2]" w:date="2019-10-22T17:17:15Z">
        <w:r>
          <w:rPr>
            <w:rFonts w:hint="eastAsia"/>
            <w:b/>
          </w:rPr>
          <w:delText>说明</w:delText>
        </w:r>
      </w:del>
      <w:del w:id="8147" w:author="冰蓝城 [2]" w:date="2019-10-22T17:17:15Z">
        <w:r>
          <w:rPr>
            <w:rFonts w:hint="eastAsia"/>
          </w:rPr>
          <w:delText>：如用户选择保存按钮</w:delText>
        </w:r>
      </w:del>
    </w:p>
    <w:p>
      <w:pPr>
        <w:ind w:left="0" w:firstLine="0" w:firstLineChars="0"/>
        <w:rPr>
          <w:del w:id="8149" w:author="冰蓝城 [2]" w:date="2019-10-22T17:17:15Z"/>
        </w:rPr>
        <w:pPrChange w:id="8148" w:author="FSMM _" w:date="2019-10-17T20:45:00Z">
          <w:pPr>
            <w:ind w:left="720" w:firstLine="0" w:firstLineChars="0"/>
          </w:pPr>
        </w:pPrChange>
      </w:pPr>
      <w:del w:id="8150" w:author="冰蓝城 [2]" w:date="2019-10-22T17:17:15Z">
        <w:r>
          <w:rPr>
            <w:rFonts w:hint="eastAsia"/>
            <w:b/>
          </w:rPr>
          <w:delText>输入</w:delText>
        </w:r>
      </w:del>
      <w:del w:id="8151" w:author="冰蓝城 [2]" w:date="2019-10-22T17:17:15Z">
        <w:r>
          <w:rPr>
            <w:rFonts w:hint="eastAsia"/>
          </w:rPr>
          <w:delText>：保存按钮</w:delText>
        </w:r>
      </w:del>
    </w:p>
    <w:p>
      <w:pPr>
        <w:ind w:left="0" w:firstLine="0" w:firstLineChars="0"/>
        <w:rPr>
          <w:del w:id="8153" w:author="冰蓝城 [2]" w:date="2019-10-22T17:17:15Z"/>
        </w:rPr>
        <w:pPrChange w:id="8152" w:author="FSMM _" w:date="2019-10-17T20:45:00Z">
          <w:pPr>
            <w:ind w:left="720" w:firstLine="0" w:firstLineChars="0"/>
          </w:pPr>
        </w:pPrChange>
      </w:pPr>
      <w:del w:id="8154" w:author="冰蓝城 [2]" w:date="2019-10-22T17:17:15Z">
        <w:r>
          <w:rPr>
            <w:rFonts w:hint="eastAsia"/>
            <w:b/>
          </w:rPr>
          <w:delText>处理</w:delText>
        </w:r>
      </w:del>
      <w:del w:id="8155" w:author="冰蓝城 [2]" w:date="2019-10-22T17:17:15Z">
        <w:r>
          <w:rPr>
            <w:rFonts w:hint="eastAsia"/>
          </w:rPr>
          <w:delText>：以获取的时间作为标记时间。系统将用户编辑的内容、标记时间和地点保存至本地。</w:delText>
        </w:r>
      </w:del>
    </w:p>
    <w:p>
      <w:pPr>
        <w:ind w:left="0" w:leftChars="0" w:firstLine="0" w:firstLineChars="0"/>
        <w:rPr>
          <w:del w:id="8157" w:author="冰蓝城 [2]" w:date="2019-10-22T17:17:15Z"/>
        </w:rPr>
        <w:pPrChange w:id="8156" w:author="FSMM _" w:date="2019-10-17T20:45:00Z">
          <w:pPr>
            <w:ind w:left="720" w:leftChars="300" w:firstLine="0" w:firstLineChars="0"/>
          </w:pPr>
        </w:pPrChange>
      </w:pPr>
      <w:del w:id="8158" w:author="冰蓝城 [2]" w:date="2019-10-22T17:17:15Z">
        <w:r>
          <w:rPr>
            <w:rFonts w:hint="eastAsia"/>
            <w:b/>
          </w:rPr>
          <w:delText>输出</w:delText>
        </w:r>
      </w:del>
      <w:del w:id="8159" w:author="冰蓝城 [2]" w:date="2019-10-22T17:17:15Z">
        <w:r>
          <w:rPr>
            <w:rFonts w:hint="eastAsia"/>
          </w:rPr>
          <w:delText>：客户端显示信息“标记已成功保存至本地”。</w:delText>
        </w:r>
      </w:del>
    </w:p>
    <w:p>
      <w:pPr>
        <w:ind w:firstLine="0" w:firstLineChars="0"/>
        <w:rPr>
          <w:del w:id="8161" w:author="冰蓝城 [2]" w:date="2019-10-22T17:17:15Z"/>
        </w:rPr>
        <w:pPrChange w:id="8160" w:author="FSMM _" w:date="2019-10-17T20:45:00Z">
          <w:pPr>
            <w:pStyle w:val="4"/>
            <w:ind w:firstLine="281"/>
          </w:pPr>
        </w:pPrChange>
      </w:pPr>
      <w:del w:id="8162" w:author="冰蓝城 [2]" w:date="2019-10-22T17:17:15Z">
        <w:r>
          <w:rPr>
            <w:rFonts w:hint="eastAsia"/>
          </w:rPr>
          <w:delText>4.2.</w:delText>
        </w:r>
      </w:del>
      <w:ins w:id="8163" w:author="杨俊" w:date="2019-10-15T20:20:00Z">
        <w:del w:id="8164" w:author="冰蓝城 [2]" w:date="2019-10-22T17:17:15Z">
          <w:r>
            <w:rPr>
              <w:rFonts w:hint="eastAsia"/>
            </w:rPr>
            <w:delText>8</w:delText>
          </w:r>
        </w:del>
      </w:ins>
      <w:del w:id="8165" w:author="冰蓝城 [2]" w:date="2019-10-22T17:17:15Z">
        <w:r>
          <w:rPr/>
          <w:delText xml:space="preserve">7 </w:delText>
        </w:r>
      </w:del>
      <w:del w:id="8166" w:author="冰蓝城 [2]" w:date="2019-10-22T17:17:15Z">
        <w:r>
          <w:rPr>
            <w:rFonts w:hint="eastAsia"/>
          </w:rPr>
          <w:delText>数据库管理</w:delText>
        </w:r>
      </w:del>
    </w:p>
    <w:p>
      <w:pPr>
        <w:ind w:firstLine="0" w:firstLineChars="0"/>
        <w:rPr>
          <w:del w:id="8168" w:author="冰蓝城 [2]" w:date="2019-10-22T17:17:15Z"/>
          <w:b/>
        </w:rPr>
        <w:pPrChange w:id="8167" w:author="FSMM _" w:date="2019-10-17T20:45:00Z">
          <w:pPr>
            <w:ind w:firstLine="482"/>
          </w:pPr>
        </w:pPrChange>
      </w:pPr>
      <w:del w:id="8169" w:author="冰蓝城 [2]" w:date="2019-10-22T17:17:15Z">
        <w:r>
          <w:rPr>
            <w:rFonts w:hint="eastAsia"/>
            <w:b/>
          </w:rPr>
          <w:delText>1)用户管理</w:delText>
        </w:r>
      </w:del>
    </w:p>
    <w:p>
      <w:pPr>
        <w:ind w:left="0" w:leftChars="0" w:firstLine="0" w:firstLineChars="0"/>
        <w:rPr>
          <w:del w:id="8171" w:author="冰蓝城 [2]" w:date="2019-10-22T17:17:15Z"/>
        </w:rPr>
        <w:pPrChange w:id="8170" w:author="FSMM _" w:date="2019-10-17T20:45:00Z">
          <w:pPr>
            <w:ind w:left="720" w:leftChars="300" w:firstLine="0" w:firstLineChars="0"/>
          </w:pPr>
        </w:pPrChange>
      </w:pPr>
      <w:del w:id="8172" w:author="冰蓝城 [2]" w:date="2019-10-22T17:17:15Z">
        <w:r>
          <w:rPr>
            <w:rFonts w:hint="eastAsia"/>
            <w:b/>
          </w:rPr>
          <w:delText>说明</w:delText>
        </w:r>
      </w:del>
      <w:del w:id="8173" w:author="冰蓝城 [2]" w:date="2019-10-22T17:17:15Z">
        <w:r>
          <w:rPr>
            <w:rFonts w:hint="eastAsia"/>
          </w:rPr>
          <w:delText>：数据库能够跟根据用户注册/注销，在用户表中执行增加/删除用户操作。一经注册，用户ID不可再更改，但是支持更改用户昵称。同时数据库还需设定用户权限。</w:delText>
        </w:r>
      </w:del>
    </w:p>
    <w:p>
      <w:pPr>
        <w:ind w:left="0" w:leftChars="0" w:firstLine="0" w:firstLineChars="0"/>
        <w:rPr>
          <w:del w:id="8175" w:author="冰蓝城 [2]" w:date="2019-10-22T17:17:15Z"/>
        </w:rPr>
        <w:pPrChange w:id="8174" w:author="FSMM _" w:date="2019-10-17T20:45:00Z">
          <w:pPr>
            <w:ind w:left="720" w:leftChars="300" w:firstLine="0" w:firstLineChars="0"/>
          </w:pPr>
        </w:pPrChange>
      </w:pPr>
      <w:del w:id="8176" w:author="冰蓝城 [2]" w:date="2019-10-22T17:17:15Z">
        <w:r>
          <w:rPr>
            <w:rFonts w:hint="eastAsia"/>
            <w:b/>
          </w:rPr>
          <w:delText>输入</w:delText>
        </w:r>
      </w:del>
      <w:del w:id="8177" w:author="冰蓝城 [2]" w:date="2019-10-22T17:17:15Z">
        <w:r>
          <w:rPr>
            <w:rFonts w:hint="eastAsia"/>
          </w:rPr>
          <w:delText>：手机号、执行操作（即注册/注销/修改）、用户基本信息（可选）。</w:delText>
        </w:r>
      </w:del>
    </w:p>
    <w:p>
      <w:pPr>
        <w:ind w:left="0" w:leftChars="0" w:firstLine="0" w:firstLineChars="0"/>
        <w:rPr>
          <w:del w:id="8179" w:author="冰蓝城 [2]" w:date="2019-10-22T17:17:15Z"/>
        </w:rPr>
        <w:pPrChange w:id="8178" w:author="FSMM _" w:date="2019-10-17T20:45:00Z">
          <w:pPr>
            <w:ind w:left="720" w:leftChars="300" w:firstLine="0" w:firstLineChars="0"/>
          </w:pPr>
        </w:pPrChange>
      </w:pPr>
      <w:del w:id="8180" w:author="冰蓝城 [2]" w:date="2019-10-22T17:17:15Z">
        <w:r>
          <w:rPr>
            <w:rFonts w:hint="eastAsia"/>
            <w:b/>
          </w:rPr>
          <w:delText>处理</w:delText>
        </w:r>
      </w:del>
      <w:del w:id="8181" w:author="冰蓝城 [2]" w:date="2019-10-22T17:17:15Z">
        <w:r>
          <w:rPr>
            <w:rFonts w:hint="eastAsia"/>
          </w:rPr>
          <w:delText>：若是注册操作，检查该用户是否已被注册，若未被注册，则在用户表中添加此用户的信息并设置对应的权限；若是注销操作，检查该用户是否存在，若存在，则从用户表中删除该用户的信息，并清除其他表中关于与该用户有关的信息；若是修改操作，检查改用是否存在，若存在则修改用户的昵称。</w:delText>
        </w:r>
      </w:del>
    </w:p>
    <w:p>
      <w:pPr>
        <w:ind w:left="0" w:leftChars="0" w:firstLine="0" w:firstLineChars="0"/>
        <w:rPr>
          <w:del w:id="8183" w:author="冰蓝城 [2]" w:date="2019-10-22T17:17:15Z"/>
        </w:rPr>
        <w:pPrChange w:id="8182" w:author="FSMM _" w:date="2019-10-17T20:45:00Z">
          <w:pPr>
            <w:ind w:left="720" w:leftChars="300" w:firstLine="0" w:firstLineChars="0"/>
          </w:pPr>
        </w:pPrChange>
      </w:pPr>
      <w:del w:id="8184" w:author="冰蓝城 [2]" w:date="2019-10-22T17:17:15Z">
        <w:r>
          <w:rPr>
            <w:rFonts w:hint="eastAsia"/>
            <w:b/>
          </w:rPr>
          <w:delText>输出</w:delText>
        </w:r>
      </w:del>
      <w:del w:id="8185" w:author="冰蓝城 [2]" w:date="2019-10-22T17:17:15Z">
        <w:r>
          <w:rPr>
            <w:rFonts w:hint="eastAsia"/>
          </w:rPr>
          <w:delText>：执行结果（成功或失败）。</w:delText>
        </w:r>
      </w:del>
    </w:p>
    <w:p>
      <w:pPr>
        <w:ind w:firstLine="0" w:firstLineChars="0"/>
        <w:rPr>
          <w:del w:id="8187" w:author="冰蓝城 [2]" w:date="2019-10-22T17:17:15Z"/>
          <w:b/>
        </w:rPr>
        <w:pPrChange w:id="8186" w:author="FSMM _" w:date="2019-10-17T20:45:00Z">
          <w:pPr>
            <w:ind w:firstLine="482"/>
          </w:pPr>
        </w:pPrChange>
      </w:pPr>
      <w:del w:id="8188" w:author="冰蓝城 [2]" w:date="2019-10-22T17:17:15Z">
        <w:r>
          <w:rPr>
            <w:rFonts w:hint="eastAsia"/>
            <w:b/>
          </w:rPr>
          <w:delText>2)标记管理</w:delText>
        </w:r>
      </w:del>
    </w:p>
    <w:p>
      <w:pPr>
        <w:ind w:left="0" w:leftChars="0" w:firstLine="0" w:firstLineChars="0"/>
        <w:rPr>
          <w:del w:id="8190" w:author="冰蓝城 [2]" w:date="2019-10-22T17:17:15Z"/>
        </w:rPr>
        <w:pPrChange w:id="8189" w:author="FSMM _" w:date="2019-10-17T20:45:00Z">
          <w:pPr>
            <w:ind w:left="720" w:leftChars="300" w:firstLine="0" w:firstLineChars="0"/>
          </w:pPr>
        </w:pPrChange>
      </w:pPr>
      <w:del w:id="8191" w:author="冰蓝城 [2]" w:date="2019-10-22T17:17:15Z">
        <w:r>
          <w:rPr>
            <w:rFonts w:hint="eastAsia"/>
            <w:b/>
          </w:rPr>
          <w:delText>说明</w:delText>
        </w:r>
      </w:del>
      <w:del w:id="8192" w:author="冰蓝城 [2]" w:date="2019-10-22T17:17:15Z">
        <w:r>
          <w:rPr>
            <w:rFonts w:hint="eastAsia"/>
          </w:rPr>
          <w:delText>：数据库能够根据用户对标记的上传、删除、修改和查询请求，对标记表执行相应的操作。</w:delText>
        </w:r>
      </w:del>
    </w:p>
    <w:p>
      <w:pPr>
        <w:ind w:left="0" w:leftChars="0" w:firstLine="0" w:firstLineChars="0"/>
        <w:rPr>
          <w:del w:id="8194" w:author="冰蓝城 [2]" w:date="2019-10-22T17:17:15Z"/>
        </w:rPr>
        <w:pPrChange w:id="8193" w:author="FSMM _" w:date="2019-10-17T20:45:00Z">
          <w:pPr>
            <w:ind w:left="720" w:leftChars="300" w:firstLine="0" w:firstLineChars="0"/>
          </w:pPr>
        </w:pPrChange>
      </w:pPr>
      <w:del w:id="8195" w:author="冰蓝城 [2]" w:date="2019-10-22T17:17:15Z">
        <w:r>
          <w:rPr>
            <w:rFonts w:hint="eastAsia"/>
            <w:b/>
          </w:rPr>
          <w:delText>输入</w:delText>
        </w:r>
      </w:del>
      <w:del w:id="8196" w:author="冰蓝城 [2]" w:date="2019-10-22T17:17:15Z">
        <w:r>
          <w:rPr>
            <w:rFonts w:hint="eastAsia"/>
          </w:rPr>
          <w:delText>：操作类型、标记的2D信息（经度，维度）或3D信息（经度，维度，高度）或4D信息（经度，维度，高度，时间）、标记名称、创建时间、上传者ID、所属图层类型、是否公开。</w:delText>
        </w:r>
      </w:del>
    </w:p>
    <w:p>
      <w:pPr>
        <w:ind w:left="0" w:leftChars="0" w:firstLine="0" w:firstLineChars="0"/>
        <w:rPr>
          <w:del w:id="8198" w:author="冰蓝城 [2]" w:date="2019-10-22T17:17:15Z"/>
        </w:rPr>
        <w:pPrChange w:id="8197" w:author="FSMM _" w:date="2019-10-17T20:45:00Z">
          <w:pPr>
            <w:ind w:left="720" w:leftChars="300" w:firstLine="0" w:firstLineChars="0"/>
          </w:pPr>
        </w:pPrChange>
      </w:pPr>
      <w:del w:id="8199" w:author="冰蓝城 [2]" w:date="2019-10-22T17:17:15Z">
        <w:r>
          <w:rPr>
            <w:rFonts w:hint="eastAsia"/>
            <w:b/>
          </w:rPr>
          <w:delText>处理</w:delText>
        </w:r>
      </w:del>
      <w:del w:id="8200" w:author="冰蓝城 [2]" w:date="2019-10-22T17:17:15Z">
        <w:r>
          <w:rPr>
            <w:rFonts w:hint="eastAsia"/>
          </w:rPr>
          <w:delText>：根据操作类型，对标记表执行相应的操作，执行的时候需要检查标记是否已存在，防止发生冲突。</w:delText>
        </w:r>
      </w:del>
    </w:p>
    <w:p>
      <w:pPr>
        <w:ind w:left="0" w:leftChars="0" w:firstLine="0" w:firstLineChars="0"/>
        <w:rPr>
          <w:del w:id="8202" w:author="冰蓝城 [2]" w:date="2019-10-22T17:17:15Z"/>
        </w:rPr>
        <w:pPrChange w:id="8201" w:author="FSMM _" w:date="2019-10-17T20:45:00Z">
          <w:pPr>
            <w:ind w:left="720" w:leftChars="300" w:firstLine="0" w:firstLineChars="0"/>
          </w:pPr>
        </w:pPrChange>
      </w:pPr>
      <w:del w:id="8203" w:author="冰蓝城 [2]" w:date="2019-10-22T17:17:15Z">
        <w:r>
          <w:rPr>
            <w:rFonts w:hint="eastAsia"/>
            <w:b/>
          </w:rPr>
          <w:delText>输出</w:delText>
        </w:r>
      </w:del>
      <w:del w:id="8204" w:author="冰蓝城 [2]" w:date="2019-10-22T17:17:15Z">
        <w:r>
          <w:rPr>
            <w:rFonts w:hint="eastAsia"/>
          </w:rPr>
          <w:delText>：操作执行结果。</w:delText>
        </w:r>
      </w:del>
    </w:p>
    <w:p>
      <w:pPr>
        <w:ind w:left="0" w:leftChars="0" w:firstLine="0" w:firstLineChars="0"/>
        <w:rPr>
          <w:del w:id="8206" w:author="冰蓝城 [2]" w:date="2019-10-22T17:17:15Z"/>
        </w:rPr>
        <w:pPrChange w:id="8205" w:author="FSMM _" w:date="2019-10-17T20:45:00Z">
          <w:pPr>
            <w:ind w:left="480" w:leftChars="200" w:firstLine="0" w:firstLineChars="0"/>
          </w:pPr>
        </w:pPrChange>
      </w:pPr>
      <w:del w:id="8207" w:author="冰蓝城 [2]" w:date="2019-10-22T17:17:15Z">
        <w:r>
          <w:rPr>
            <w:rFonts w:hint="eastAsia"/>
            <w:b/>
          </w:rPr>
          <w:delText>3)线路管理</w:delText>
        </w:r>
      </w:del>
    </w:p>
    <w:p>
      <w:pPr>
        <w:ind w:left="0" w:leftChars="0" w:firstLine="0" w:firstLineChars="0"/>
        <w:rPr>
          <w:del w:id="8209" w:author="冰蓝城 [2]" w:date="2019-10-22T17:17:15Z"/>
        </w:rPr>
        <w:pPrChange w:id="8208" w:author="FSMM _" w:date="2019-10-17T20:45:00Z">
          <w:pPr>
            <w:ind w:left="720" w:leftChars="300" w:firstLine="0" w:firstLineChars="0"/>
          </w:pPr>
        </w:pPrChange>
      </w:pPr>
      <w:del w:id="8210" w:author="冰蓝城 [2]" w:date="2019-10-22T17:17:15Z">
        <w:r>
          <w:rPr>
            <w:rFonts w:hint="eastAsia"/>
            <w:b/>
          </w:rPr>
          <w:delText>说明</w:delText>
        </w:r>
      </w:del>
      <w:del w:id="8211" w:author="冰蓝城 [2]" w:date="2019-10-22T17:17:15Z">
        <w:r>
          <w:rPr>
            <w:rFonts w:hint="eastAsia"/>
          </w:rPr>
          <w:delText>：线路管理主要是管理用户上传的线路。</w:delText>
        </w:r>
      </w:del>
    </w:p>
    <w:p>
      <w:pPr>
        <w:ind w:left="0" w:leftChars="0" w:firstLine="0" w:firstLineChars="0"/>
        <w:rPr>
          <w:del w:id="8213" w:author="冰蓝城 [2]" w:date="2019-10-22T17:17:15Z"/>
        </w:rPr>
        <w:pPrChange w:id="8212" w:author="FSMM _" w:date="2019-10-17T20:45:00Z">
          <w:pPr>
            <w:ind w:left="720" w:leftChars="300" w:firstLine="0" w:firstLineChars="0"/>
          </w:pPr>
        </w:pPrChange>
      </w:pPr>
      <w:del w:id="8214" w:author="冰蓝城 [2]" w:date="2019-10-22T17:17:15Z">
        <w:r>
          <w:rPr>
            <w:rFonts w:hint="eastAsia"/>
            <w:b/>
          </w:rPr>
          <w:delText>输入</w:delText>
        </w:r>
      </w:del>
      <w:del w:id="8215" w:author="冰蓝城 [2]" w:date="2019-10-22T17:17:15Z">
        <w:r>
          <w:rPr>
            <w:rFonts w:hint="eastAsia"/>
          </w:rPr>
          <w:delText>：操作类型（增添、删除、修改、查询）、一个有序标记集合、其他相关信息。</w:delText>
        </w:r>
      </w:del>
    </w:p>
    <w:p>
      <w:pPr>
        <w:ind w:left="0" w:leftChars="0" w:firstLine="0" w:firstLineChars="0"/>
        <w:rPr>
          <w:del w:id="8217" w:author="冰蓝城 [2]" w:date="2019-10-22T17:17:15Z"/>
        </w:rPr>
        <w:pPrChange w:id="8216" w:author="FSMM _" w:date="2019-10-17T20:45:00Z">
          <w:pPr>
            <w:ind w:left="720" w:leftChars="300" w:firstLine="0" w:firstLineChars="0"/>
          </w:pPr>
        </w:pPrChange>
      </w:pPr>
      <w:del w:id="8218" w:author="冰蓝城 [2]" w:date="2019-10-22T17:17:15Z">
        <w:r>
          <w:rPr>
            <w:rFonts w:hint="eastAsia"/>
            <w:b/>
          </w:rPr>
          <w:delText>处理</w:delText>
        </w:r>
      </w:del>
      <w:del w:id="8219" w:author="冰蓝城 [2]" w:date="2019-10-22T17:17:15Z">
        <w:r>
          <w:rPr>
            <w:rFonts w:hint="eastAsia"/>
          </w:rPr>
          <w:delText>：根据操作类型对线路表执行相应操作。</w:delText>
        </w:r>
      </w:del>
    </w:p>
    <w:p>
      <w:pPr>
        <w:ind w:left="0" w:leftChars="0" w:firstLine="0" w:firstLineChars="0"/>
        <w:rPr>
          <w:del w:id="8221" w:author="冰蓝城 [2]" w:date="2019-10-22T17:17:15Z"/>
        </w:rPr>
        <w:pPrChange w:id="8220" w:author="FSMM _" w:date="2019-10-17T20:45:00Z">
          <w:pPr>
            <w:ind w:left="720" w:leftChars="300" w:firstLine="0" w:firstLineChars="0"/>
          </w:pPr>
        </w:pPrChange>
      </w:pPr>
      <w:del w:id="8222" w:author="冰蓝城 [2]" w:date="2019-10-22T17:17:15Z">
        <w:r>
          <w:rPr>
            <w:rFonts w:hint="eastAsia"/>
            <w:b/>
          </w:rPr>
          <w:delText>输出</w:delText>
        </w:r>
      </w:del>
      <w:del w:id="8223" w:author="冰蓝城 [2]" w:date="2019-10-22T17:17:15Z">
        <w:r>
          <w:rPr>
            <w:rFonts w:hint="eastAsia"/>
          </w:rPr>
          <w:delText>：操作执行结果。</w:delText>
        </w:r>
      </w:del>
    </w:p>
    <w:p>
      <w:pPr>
        <w:ind w:left="0" w:leftChars="0" w:firstLine="0" w:firstLineChars="0"/>
        <w:rPr>
          <w:del w:id="8225" w:author="冰蓝城 [2]" w:date="2019-10-22T17:17:15Z"/>
          <w:b/>
        </w:rPr>
        <w:pPrChange w:id="8224" w:author="FSMM _" w:date="2019-10-17T20:45:00Z">
          <w:pPr>
            <w:ind w:left="480" w:leftChars="200" w:firstLine="0" w:firstLineChars="0"/>
          </w:pPr>
        </w:pPrChange>
      </w:pPr>
      <w:del w:id="8226" w:author="冰蓝城 [2]" w:date="2019-10-22T17:17:15Z">
        <w:r>
          <w:rPr>
            <w:rFonts w:hint="eastAsia"/>
            <w:b/>
          </w:rPr>
          <w:delText>4)数据备份</w:delText>
        </w:r>
      </w:del>
    </w:p>
    <w:p>
      <w:pPr>
        <w:ind w:left="0" w:leftChars="0" w:firstLine="0" w:firstLineChars="0"/>
        <w:rPr>
          <w:del w:id="8228" w:author="冰蓝城 [2]" w:date="2019-10-22T17:17:15Z"/>
        </w:rPr>
        <w:pPrChange w:id="8227" w:author="FSMM _" w:date="2019-10-17T20:45:00Z">
          <w:pPr>
            <w:ind w:left="720" w:leftChars="300" w:firstLine="0" w:firstLineChars="0"/>
          </w:pPr>
        </w:pPrChange>
      </w:pPr>
      <w:del w:id="8229" w:author="冰蓝城 [2]" w:date="2019-10-22T17:17:15Z">
        <w:r>
          <w:rPr>
            <w:rFonts w:hint="eastAsia"/>
            <w:b/>
          </w:rPr>
          <w:delText>说明</w:delText>
        </w:r>
      </w:del>
      <w:del w:id="8230" w:author="冰蓝城 [2]" w:date="2019-10-22T17:17:15Z">
        <w:r>
          <w:rPr>
            <w:rFonts w:hint="eastAsia"/>
          </w:rPr>
          <w:delText>：对整个数据库进行备份，防止数据不可恢复。</w:delText>
        </w:r>
      </w:del>
    </w:p>
    <w:p>
      <w:pPr>
        <w:ind w:left="0" w:leftChars="0" w:firstLine="0" w:firstLineChars="0"/>
        <w:rPr>
          <w:del w:id="8232" w:author="冰蓝城 [2]" w:date="2019-10-22T17:17:15Z"/>
        </w:rPr>
        <w:pPrChange w:id="8231" w:author="FSMM _" w:date="2019-10-17T20:45:00Z">
          <w:pPr>
            <w:ind w:left="720" w:leftChars="300" w:firstLine="0" w:firstLineChars="0"/>
          </w:pPr>
        </w:pPrChange>
      </w:pPr>
      <w:del w:id="8233" w:author="冰蓝城 [2]" w:date="2019-10-22T17:17:15Z">
        <w:r>
          <w:rPr>
            <w:rFonts w:hint="eastAsia"/>
            <w:b/>
          </w:rPr>
          <w:delText>处理</w:delText>
        </w:r>
      </w:del>
      <w:del w:id="8234" w:author="冰蓝城 [2]" w:date="2019-10-22T17:17:15Z">
        <w:r>
          <w:rPr>
            <w:rFonts w:hint="eastAsia"/>
          </w:rPr>
          <w:delText>：每隔一定周期，对数据进行一次备份。</w:delText>
        </w:r>
      </w:del>
    </w:p>
    <w:p>
      <w:pPr>
        <w:ind w:firstLine="0" w:firstLineChars="0"/>
        <w:rPr>
          <w:del w:id="8236" w:author="冰蓝城 [2]" w:date="2019-10-22T17:17:15Z"/>
        </w:rPr>
        <w:pPrChange w:id="8235" w:author="FSMM _" w:date="2019-10-17T20:45:00Z">
          <w:pPr>
            <w:ind w:firstLineChars="0"/>
          </w:pPr>
        </w:pPrChange>
      </w:pPr>
    </w:p>
    <w:p>
      <w:pPr>
        <w:pStyle w:val="2"/>
        <w:spacing w:before="120" w:after="120"/>
        <w:rPr>
          <w:del w:id="8237" w:author="冰蓝城 [2]" w:date="2019-10-22T17:17:15Z"/>
        </w:rPr>
      </w:pPr>
      <w:ins w:id="8238" w:author="FSMM _" w:date="2019-10-17T20:46:00Z">
        <w:del w:id="8239" w:author="冰蓝城 [2]" w:date="2019-10-22T17:17:15Z">
          <w:bookmarkStart w:id="44" w:name="_Toc22592019"/>
          <w:r>
            <w:rPr/>
            <w:delText>7</w:delText>
          </w:r>
        </w:del>
      </w:ins>
      <w:ins w:id="8240" w:author="FSMM _" w:date="2019-10-17T20:41:00Z">
        <w:del w:id="8241" w:author="冰蓝城 [2]" w:date="2019-10-22T17:17:15Z">
          <w:r>
            <w:rPr>
              <w:rFonts w:hint="eastAsia"/>
            </w:rPr>
            <w:delText>、重要技术难点及解决方案</w:delText>
          </w:r>
          <w:bookmarkEnd w:id="44"/>
        </w:del>
      </w:ins>
      <w:del w:id="8242" w:author="冰蓝城 [2]" w:date="2019-10-22T17:17:15Z">
        <w:r>
          <w:rPr>
            <w:rFonts w:hint="eastAsia"/>
          </w:rPr>
          <w:delText>5、性能需求</w:delText>
        </w:r>
      </w:del>
    </w:p>
    <w:p>
      <w:pPr>
        <w:pStyle w:val="3"/>
        <w:ind w:firstLine="151"/>
        <w:rPr>
          <w:del w:id="8243" w:author="冰蓝城 [2]" w:date="2019-10-22T17:17:15Z"/>
        </w:rPr>
      </w:pPr>
      <w:del w:id="8244" w:author="冰蓝城 [2]" w:date="2019-10-22T17:17:15Z">
        <w:r>
          <w:rPr>
            <w:rFonts w:hint="eastAsia"/>
          </w:rPr>
          <w:delText>5.1数据精确度</w:delText>
        </w:r>
      </w:del>
    </w:p>
    <w:p>
      <w:pPr>
        <w:pStyle w:val="4"/>
        <w:ind w:firstLine="281"/>
        <w:rPr>
          <w:del w:id="8245" w:author="冰蓝城 [2]" w:date="2019-10-22T17:17:15Z"/>
        </w:rPr>
      </w:pPr>
      <w:del w:id="8246" w:author="冰蓝城 [2]" w:date="2019-10-22T17:17:15Z">
        <w:r>
          <w:rPr/>
          <w:delText>5.1.1 输入数据精确度</w:delText>
        </w:r>
      </w:del>
    </w:p>
    <w:p>
      <w:pPr>
        <w:ind w:firstLine="480"/>
        <w:rPr>
          <w:del w:id="8247" w:author="冰蓝城 [2]" w:date="2019-10-22T17:17:15Z"/>
        </w:rPr>
      </w:pPr>
      <w:del w:id="8248" w:author="冰蓝城 [2]" w:date="2019-10-22T17:17:15Z">
        <w:r>
          <w:rPr/>
          <w:delText>精确至小数点后两位。</w:delText>
        </w:r>
      </w:del>
    </w:p>
    <w:p>
      <w:pPr>
        <w:pStyle w:val="4"/>
        <w:ind w:firstLine="281"/>
        <w:rPr>
          <w:del w:id="8249" w:author="冰蓝城 [2]" w:date="2019-10-22T17:17:15Z"/>
        </w:rPr>
      </w:pPr>
      <w:del w:id="8250" w:author="冰蓝城 [2]" w:date="2019-10-22T17:17:15Z">
        <w:r>
          <w:rPr/>
          <w:delText>5.1.2 输出数据精确度</w:delText>
        </w:r>
      </w:del>
    </w:p>
    <w:p>
      <w:pPr>
        <w:ind w:firstLine="480"/>
        <w:rPr>
          <w:del w:id="8251" w:author="冰蓝城 [2]" w:date="2019-10-22T17:17:15Z"/>
        </w:rPr>
      </w:pPr>
      <w:del w:id="8252" w:author="冰蓝城 [2]" w:date="2019-10-22T17:17:15Z">
        <w:r>
          <w:rPr/>
          <w:delText>精确至小数点后两位。</w:delText>
        </w:r>
      </w:del>
    </w:p>
    <w:p>
      <w:pPr>
        <w:pStyle w:val="4"/>
        <w:ind w:firstLine="281"/>
        <w:rPr>
          <w:del w:id="8253" w:author="冰蓝城 [2]" w:date="2019-10-22T17:17:15Z"/>
        </w:rPr>
      </w:pPr>
      <w:del w:id="8254" w:author="冰蓝城 [2]" w:date="2019-10-22T17:17:15Z">
        <w:r>
          <w:rPr/>
          <w:delText>5.1.3 传输过程中数据精确度</w:delText>
        </w:r>
      </w:del>
    </w:p>
    <w:p>
      <w:pPr>
        <w:ind w:firstLine="480"/>
        <w:rPr>
          <w:del w:id="8255" w:author="冰蓝城 [2]" w:date="2019-10-22T17:17:15Z"/>
        </w:rPr>
      </w:pPr>
      <w:del w:id="8256" w:author="冰蓝城 [2]" w:date="2019-10-22T17:17:15Z">
        <w:r>
          <w:rPr/>
          <w:delText>精确至小数点后两位。</w:delText>
        </w:r>
      </w:del>
    </w:p>
    <w:p>
      <w:pPr>
        <w:pStyle w:val="3"/>
        <w:ind w:firstLine="151"/>
        <w:rPr>
          <w:del w:id="8257" w:author="冰蓝城 [2]" w:date="2019-10-22T17:17:15Z"/>
        </w:rPr>
      </w:pPr>
      <w:del w:id="8258" w:author="冰蓝城 [2]" w:date="2019-10-22T17:17:15Z">
        <w:r>
          <w:rPr>
            <w:rFonts w:hint="eastAsia"/>
          </w:rPr>
          <w:delText>5.2时间特性</w:delText>
        </w:r>
      </w:del>
    </w:p>
    <w:p>
      <w:pPr>
        <w:pStyle w:val="4"/>
        <w:ind w:firstLine="281"/>
        <w:rPr>
          <w:del w:id="8259" w:author="冰蓝城 [2]" w:date="2019-10-22T17:17:15Z"/>
        </w:rPr>
      </w:pPr>
      <w:del w:id="8260" w:author="冰蓝城 [2]" w:date="2019-10-22T17:17:15Z">
        <w:r>
          <w:rPr/>
          <w:delText>5.2.1 响应时间</w:delText>
        </w:r>
      </w:del>
    </w:p>
    <w:p>
      <w:pPr>
        <w:ind w:firstLine="480"/>
        <w:rPr>
          <w:del w:id="8261" w:author="冰蓝城 [2]" w:date="2019-10-22T17:17:15Z"/>
        </w:rPr>
      </w:pPr>
      <w:ins w:id="8262" w:author="冰蓝城" w:date="2019-10-16T21:24:00Z">
        <w:del w:id="8263" w:author="冰蓝城 [2]" w:date="2019-10-22T17:17:15Z">
          <w:r>
            <w:rPr>
              <w:rFonts w:hint="eastAsia"/>
            </w:rPr>
            <w:delText>考虑网速和用户数量，</w:delText>
          </w:r>
        </w:del>
      </w:ins>
      <w:del w:id="8264" w:author="冰蓝城 [2]" w:date="2019-10-22T17:17:15Z">
        <w:r>
          <w:rPr/>
          <w:delText>支持用户并发访问的查询数据时间&lt;1s；</w:delText>
        </w:r>
      </w:del>
    </w:p>
    <w:p>
      <w:pPr>
        <w:ind w:firstLine="480"/>
        <w:rPr>
          <w:del w:id="8265" w:author="冰蓝城 [2]" w:date="2019-10-22T17:17:15Z"/>
        </w:rPr>
      </w:pPr>
      <w:ins w:id="8266" w:author="冰蓝城" w:date="2019-10-16T21:25:00Z">
        <w:del w:id="8267" w:author="冰蓝城 [2]" w:date="2019-10-22T17:17:15Z">
          <w:r>
            <w:rPr>
              <w:rFonts w:hint="eastAsia"/>
            </w:rPr>
            <w:delText>考虑用户并发访问量，</w:delText>
          </w:r>
        </w:del>
      </w:ins>
      <w:del w:id="8268" w:author="冰蓝城 [2]" w:date="2019-10-22T17:17:15Z">
        <w:r>
          <w:rPr/>
          <w:delText>加载用户请求页面的时间&lt;3s;</w:delText>
        </w:r>
      </w:del>
    </w:p>
    <w:p>
      <w:pPr>
        <w:ind w:firstLine="480"/>
        <w:rPr>
          <w:del w:id="8269" w:author="冰蓝城 [2]" w:date="2019-10-22T17:17:15Z"/>
        </w:rPr>
      </w:pPr>
      <w:del w:id="8270" w:author="冰蓝城 [2]" w:date="2019-10-22T17:17:15Z">
        <w:r>
          <w:rPr/>
          <w:delText xml:space="preserve"> 数据分析时间&lt;5s;</w:delText>
        </w:r>
      </w:del>
    </w:p>
    <w:p>
      <w:pPr>
        <w:ind w:firstLine="480"/>
        <w:rPr>
          <w:del w:id="8271" w:author="冰蓝城 [2]" w:date="2019-10-22T17:17:15Z"/>
        </w:rPr>
      </w:pPr>
      <w:del w:id="8272" w:author="冰蓝城 [2]" w:date="2019-10-22T17:17:15Z">
        <w:r>
          <w:rPr/>
          <w:delText>空间数据浏览和定位数据表现时间&lt;5s.</w:delText>
        </w:r>
      </w:del>
    </w:p>
    <w:p>
      <w:pPr>
        <w:pStyle w:val="4"/>
        <w:ind w:firstLine="281"/>
        <w:rPr>
          <w:del w:id="8273" w:author="冰蓝城 [2]" w:date="2019-10-22T17:17:15Z"/>
        </w:rPr>
      </w:pPr>
      <w:del w:id="8274" w:author="冰蓝城 [2]" w:date="2019-10-22T17:17:15Z">
        <w:r>
          <w:rPr/>
          <w:delText>5.2.2 更新处理时间</w:delText>
        </w:r>
      </w:del>
    </w:p>
    <w:p>
      <w:pPr>
        <w:ind w:firstLine="480"/>
        <w:rPr>
          <w:del w:id="8275" w:author="冰蓝城 [2]" w:date="2019-10-22T17:17:15Z"/>
        </w:rPr>
      </w:pPr>
      <w:ins w:id="8276" w:author="冰蓝城" w:date="2019-10-16T21:26:00Z">
        <w:del w:id="8277" w:author="冰蓝城 [2]" w:date="2019-10-22T17:17:15Z">
          <w:r>
            <w:rPr>
              <w:rFonts w:hint="eastAsia"/>
            </w:rPr>
            <w:delText>考虑程序连接数据库、在数据库中查找对应数据的时间，</w:delText>
          </w:r>
        </w:del>
      </w:ins>
      <w:del w:id="8278" w:author="冰蓝城 [2]" w:date="2019-10-22T17:17:15Z">
        <w:r>
          <w:rPr/>
          <w:delText>系统对数据库进行相应操作时更新时间&lt;5s;</w:delText>
        </w:r>
      </w:del>
    </w:p>
    <w:p>
      <w:pPr>
        <w:ind w:firstLine="480"/>
        <w:rPr>
          <w:del w:id="8279" w:author="冰蓝城 [2]" w:date="2019-10-22T17:17:15Z"/>
        </w:rPr>
      </w:pPr>
      <w:del w:id="8280" w:author="冰蓝城 [2]" w:date="2019-10-22T17:17:15Z">
        <w:r>
          <w:rPr/>
          <w:delText>重新加载用户请求页面的时间&lt;3s;</w:delText>
        </w:r>
      </w:del>
    </w:p>
    <w:p>
      <w:pPr>
        <w:ind w:firstLine="480"/>
        <w:rPr>
          <w:del w:id="8281" w:author="冰蓝城 [2]" w:date="2019-10-22T17:17:15Z"/>
        </w:rPr>
      </w:pPr>
      <w:del w:id="8282" w:author="冰蓝城 [2]" w:date="2019-10-22T17:17:15Z">
        <w:r>
          <w:rPr/>
          <w:delText>主体数据库的数据装载速度必须远大于新数据的产生速度，每分钟必须满足3 个图层数据的更新，每分钟必须保证完成100 个标记内容数据更新。</w:delText>
        </w:r>
      </w:del>
    </w:p>
    <w:p>
      <w:pPr>
        <w:pStyle w:val="4"/>
        <w:ind w:firstLine="281"/>
        <w:rPr>
          <w:del w:id="8283" w:author="冰蓝城 [2]" w:date="2019-10-22T17:17:15Z"/>
        </w:rPr>
      </w:pPr>
      <w:del w:id="8284" w:author="冰蓝城 [2]" w:date="2019-10-22T17:17:15Z">
        <w:r>
          <w:rPr/>
          <w:delText>5.2.3 数据转换和传输时间</w:delText>
        </w:r>
      </w:del>
    </w:p>
    <w:p>
      <w:pPr>
        <w:ind w:left="720" w:leftChars="200" w:hanging="240" w:hangingChars="100"/>
        <w:rPr>
          <w:del w:id="8285" w:author="冰蓝城 [2]" w:date="2019-10-22T17:17:15Z"/>
        </w:rPr>
      </w:pPr>
      <w:del w:id="8286" w:author="冰蓝城 [2]" w:date="2019-10-22T17:17:15Z">
        <w:r>
          <w:rPr/>
          <w:delText>系统服务的统计分析和图表结果累计时间&lt;8s,如指定图层显示、时间轴输出显示等;</w:delText>
        </w:r>
      </w:del>
    </w:p>
    <w:p>
      <w:pPr>
        <w:pStyle w:val="3"/>
        <w:ind w:firstLine="151"/>
        <w:rPr>
          <w:del w:id="8287" w:author="冰蓝城 [2]" w:date="2019-10-22T17:17:15Z"/>
        </w:rPr>
      </w:pPr>
      <w:del w:id="8288" w:author="冰蓝城 [2]" w:date="2019-10-22T17:17:15Z">
        <w:r>
          <w:rPr>
            <w:rFonts w:hint="eastAsia"/>
          </w:rPr>
          <w:delText>5.3 适应性</w:delText>
        </w:r>
      </w:del>
    </w:p>
    <w:p>
      <w:pPr>
        <w:pStyle w:val="4"/>
        <w:ind w:firstLine="281"/>
        <w:rPr>
          <w:del w:id="8289" w:author="冰蓝城 [2]" w:date="2019-10-22T17:17:15Z"/>
        </w:rPr>
      </w:pPr>
      <w:del w:id="8290" w:author="冰蓝城 [2]" w:date="2019-10-22T17:17:15Z">
        <w:r>
          <w:rPr/>
          <w:delText>5.3.1 操作方式上发生的变化</w:delText>
        </w:r>
      </w:del>
    </w:p>
    <w:p>
      <w:pPr>
        <w:ind w:firstLine="480"/>
        <w:rPr>
          <w:del w:id="8291" w:author="冰蓝城 [2]" w:date="2019-10-22T17:17:15Z"/>
        </w:rPr>
      </w:pPr>
      <w:del w:id="8292" w:author="冰蓝城 [2]" w:date="2019-10-22T17:17:15Z">
        <w:r>
          <w:rPr/>
          <w:delText>支持软硬键盘输入和触屏输入。</w:delText>
        </w:r>
      </w:del>
    </w:p>
    <w:p>
      <w:pPr>
        <w:pStyle w:val="4"/>
        <w:ind w:firstLine="281"/>
        <w:rPr>
          <w:del w:id="8293" w:author="冰蓝城 [2]" w:date="2019-10-22T17:17:15Z"/>
        </w:rPr>
      </w:pPr>
      <w:del w:id="8294" w:author="冰蓝城 [2]" w:date="2019-10-22T17:17:15Z">
        <w:r>
          <w:rPr/>
          <w:delText>5.3.2 运行环境的变化</w:delText>
        </w:r>
      </w:del>
    </w:p>
    <w:p>
      <w:pPr>
        <w:ind w:firstLine="480"/>
        <w:rPr>
          <w:del w:id="8295" w:author="冰蓝城 [2]" w:date="2019-10-22T17:17:15Z"/>
        </w:rPr>
      </w:pPr>
      <w:del w:id="8296" w:author="冰蓝城 [2]" w:date="2019-10-22T17:17:15Z">
        <w:r>
          <w:rPr/>
          <w:delText>支持 31 位机器和 64 位机器，支持Linux 和 Windows操作系统。</w:delText>
        </w:r>
      </w:del>
    </w:p>
    <w:p>
      <w:pPr>
        <w:pStyle w:val="4"/>
        <w:ind w:firstLine="281"/>
        <w:rPr>
          <w:del w:id="8297" w:author="冰蓝城 [2]" w:date="2019-10-22T17:17:15Z"/>
        </w:rPr>
      </w:pPr>
      <w:del w:id="8298" w:author="冰蓝城 [2]" w:date="2019-10-22T17:17:15Z">
        <w:r>
          <w:rPr/>
          <w:delText>5.3.3 与其他软件接口的变化</w:delText>
        </w:r>
      </w:del>
    </w:p>
    <w:p>
      <w:pPr>
        <w:ind w:left="720" w:leftChars="200" w:hanging="240" w:hangingChars="100"/>
        <w:rPr>
          <w:del w:id="8299" w:author="冰蓝城 [2]" w:date="2019-10-22T17:17:15Z"/>
        </w:rPr>
      </w:pPr>
      <w:del w:id="8300" w:author="冰蓝城 [2]" w:date="2019-10-22T17:17:15Z">
        <w:r>
          <w:rPr/>
          <w:delText>支持增加、删除、修改与其他软件的接口。</w:delText>
        </w:r>
      </w:del>
    </w:p>
    <w:p>
      <w:pPr>
        <w:pStyle w:val="4"/>
        <w:ind w:firstLine="281"/>
        <w:rPr>
          <w:del w:id="8301" w:author="冰蓝城 [2]" w:date="2019-10-22T17:17:15Z"/>
        </w:rPr>
      </w:pPr>
      <w:del w:id="8302" w:author="冰蓝城 [2]" w:date="2019-10-22T17:17:15Z">
        <w:r>
          <w:rPr/>
          <w:delText>5.3.4 开发计划的变化或改进</w:delText>
        </w:r>
      </w:del>
    </w:p>
    <w:p>
      <w:pPr>
        <w:pStyle w:val="2"/>
        <w:spacing w:before="120" w:after="120"/>
        <w:ind w:firstLine="480" w:firstLineChars="200"/>
        <w:rPr>
          <w:del w:id="8303" w:author="冰蓝城 [2]" w:date="2019-10-22T17:17:15Z"/>
          <w:b w:val="0"/>
          <w:bCs w:val="0"/>
          <w:sz w:val="24"/>
          <w:szCs w:val="36"/>
        </w:rPr>
      </w:pPr>
      <w:del w:id="8304" w:author="冰蓝城 [2]" w:date="2019-10-22T17:17:15Z">
        <w:r>
          <w:rPr>
            <w:b w:val="0"/>
            <w:bCs w:val="0"/>
            <w:sz w:val="24"/>
            <w:szCs w:val="36"/>
          </w:rPr>
          <w:delText>支持开发计划在50%以内的改动。</w:delText>
        </w:r>
      </w:del>
    </w:p>
    <w:p>
      <w:pPr>
        <w:pStyle w:val="3"/>
        <w:spacing w:before="120" w:after="120"/>
        <w:ind w:firstLine="151"/>
        <w:rPr>
          <w:del w:id="8306" w:author="冰蓝城 [2]" w:date="2019-10-22T17:17:15Z"/>
        </w:rPr>
        <w:pPrChange w:id="8305" w:author="FSMM _" w:date="2019-10-17T00:15:00Z">
          <w:pPr>
            <w:pStyle w:val="2"/>
            <w:spacing w:before="120" w:after="120"/>
          </w:pPr>
        </w:pPrChange>
      </w:pPr>
      <w:del w:id="8307" w:author="冰蓝城 [2]" w:date="2019-10-22T17:17:15Z">
        <w:r>
          <w:rPr>
            <w:rFonts w:hint="eastAsia"/>
          </w:rPr>
          <w:delText>6、 运行需求</w:delText>
        </w:r>
      </w:del>
    </w:p>
    <w:p>
      <w:pPr>
        <w:pStyle w:val="3"/>
        <w:ind w:firstLine="151"/>
        <w:rPr>
          <w:del w:id="8308" w:author="冰蓝城 [2]" w:date="2019-10-22T17:17:15Z"/>
        </w:rPr>
      </w:pPr>
      <w:del w:id="8309" w:author="冰蓝城 [2]" w:date="2019-10-22T17:17:15Z">
        <w:r>
          <w:rPr>
            <w:rFonts w:hint="eastAsia"/>
          </w:rPr>
          <w:delText>6.1 用户界面</w:delText>
        </w:r>
      </w:del>
    </w:p>
    <w:p>
      <w:pPr>
        <w:ind w:firstLine="480"/>
        <w:rPr>
          <w:ins w:id="8310" w:author="杨俊" w:date="2019-10-15T20:37:00Z"/>
          <w:del w:id="8311" w:author="冰蓝城 [2]" w:date="2019-10-22T17:17:15Z"/>
        </w:rPr>
      </w:pPr>
      <w:ins w:id="8312" w:author="杨俊" w:date="2019-10-15T20:37:00Z">
        <w:del w:id="8313" w:author="冰蓝城 [2]" w:date="2019-10-22T17:17:15Z">
          <w:r>
            <w:rPr>
              <w:rFonts w:hint="eastAsia"/>
            </w:rPr>
            <w:delText>选择图层：</w:delText>
          </w:r>
        </w:del>
      </w:ins>
    </w:p>
    <w:p>
      <w:pPr>
        <w:ind w:firstLine="480"/>
        <w:rPr>
          <w:ins w:id="8314" w:author="杨俊" w:date="2019-10-15T20:44:00Z"/>
          <w:del w:id="8315" w:author="冰蓝城 [2]" w:date="2019-10-22T17:17:15Z"/>
        </w:rPr>
      </w:pPr>
      <w:ins w:id="8316" w:author="杨俊" w:date="2019-10-15T20:48:00Z">
        <w:del w:id="8317" w:author="冰蓝城 [2]" w:date="2019-10-22T17:17:15Z">
          <w:r>
            <w:rPr/>
            <w:fldChar w:fldCharType="begin"/>
          </w:r>
        </w:del>
      </w:ins>
      <w:ins w:id="8318" w:author="杨俊" w:date="2019-10-15T20:48:00Z">
        <w:del w:id="8319" w:author="冰蓝城 [2]" w:date="2019-10-22T17:17:15Z">
          <w:r>
            <w:rPr/>
            <w:delInstrText xml:space="preserve"> </w:delInstrText>
          </w:r>
        </w:del>
      </w:ins>
      <w:ins w:id="8320" w:author="杨俊" w:date="2019-10-15T20:48:00Z">
        <w:del w:id="8321" w:author="冰蓝城 [2]" w:date="2019-10-22T17:17:15Z">
          <w:r>
            <w:rPr>
              <w:rFonts w:hint="eastAsia"/>
            </w:rPr>
            <w:delInstrText xml:space="preserve">eq \o\ac(○,</w:delInstrText>
          </w:r>
        </w:del>
      </w:ins>
      <w:ins w:id="8322" w:author="杨俊" w:date="2019-10-15T20:48:00Z">
        <w:del w:id="8323" w:author="冰蓝城 [2]" w:date="2019-10-22T17:17:15Z">
          <w:r>
            <w:rPr>
              <w:color w:val="auto"/>
              <w:position w:val="3"/>
              <w:sz w:val="16"/>
              <w:u w:val="none"/>
              <w:rPrChange w:id="8324" w:author="杨俊" w:date="2019-10-15T20:48:00Z">
                <w:rPr>
                  <w:color w:val="0000FF" w:themeColor="hyperlink"/>
                  <w:u w:val="single"/>
                </w:rPr>
              </w:rPrChange>
            </w:rPr>
            <w:delInstrText xml:space="preserve">1</w:delInstrText>
          </w:r>
        </w:del>
      </w:ins>
      <w:ins w:id="8327" w:author="杨俊" w:date="2019-10-15T20:48:00Z">
        <w:del w:id="8328" w:author="冰蓝城 [2]" w:date="2019-10-22T17:17:15Z">
          <w:r>
            <w:rPr>
              <w:rFonts w:hint="eastAsia"/>
            </w:rPr>
            <w:delInstrText xml:space="preserve">)</w:delInstrText>
          </w:r>
        </w:del>
      </w:ins>
      <w:ins w:id="8329" w:author="杨俊" w:date="2019-10-15T20:48:00Z">
        <w:del w:id="8330" w:author="冰蓝城 [2]" w:date="2019-10-22T17:17:15Z">
          <w:r>
            <w:rPr/>
            <w:fldChar w:fldCharType="end"/>
          </w:r>
        </w:del>
      </w:ins>
      <w:ins w:id="8331" w:author="杨俊" w:date="2019-10-15T20:37:00Z">
        <w:del w:id="8332" w:author="冰蓝城 [2]" w:date="2019-10-22T17:17:15Z">
          <w:r>
            <w:rPr>
              <w:rFonts w:hint="eastAsia"/>
            </w:rPr>
            <w:delText>用户点击</w:delText>
          </w:r>
        </w:del>
      </w:ins>
      <w:ins w:id="8333" w:author="杨俊" w:date="2019-10-15T20:38:00Z">
        <w:del w:id="8334" w:author="冰蓝城 [2]" w:date="2019-10-22T17:17:15Z">
          <w:r>
            <w:rPr>
              <w:rFonts w:hint="eastAsia"/>
            </w:rPr>
            <w:delText>“选择图层”按钮，界面弹出下拉框</w:delText>
          </w:r>
        </w:del>
      </w:ins>
      <w:ins w:id="8335" w:author="杨俊" w:date="2019-10-15T20:39:00Z">
        <w:del w:id="8336" w:author="冰蓝城 [2]" w:date="2019-10-22T17:17:15Z">
          <w:r>
            <w:rPr>
              <w:rFonts w:hint="eastAsia"/>
            </w:rPr>
            <w:delText>，提供“行政图层”、“交通图层”、“地铁图层”、“旅游图层”</w:delText>
          </w:r>
        </w:del>
      </w:ins>
      <w:ins w:id="8337" w:author="杨俊" w:date="2019-10-15T20:40:00Z">
        <w:del w:id="8338" w:author="冰蓝城 [2]" w:date="2019-10-22T17:17:15Z">
          <w:r>
            <w:rPr>
              <w:rFonts w:hint="eastAsia"/>
            </w:rPr>
            <w:delText>和“网络图层”。</w:delText>
          </w:r>
        </w:del>
      </w:ins>
    </w:p>
    <w:p>
      <w:pPr>
        <w:ind w:firstLine="480"/>
        <w:rPr>
          <w:ins w:id="8339" w:author="杨俊" w:date="2019-10-15T20:40:00Z"/>
          <w:del w:id="8340" w:author="冰蓝城 [2]" w:date="2019-10-22T17:17:15Z"/>
        </w:rPr>
      </w:pPr>
      <w:ins w:id="8341" w:author="杨俊" w:date="2019-10-15T20:48:00Z">
        <w:del w:id="8342" w:author="冰蓝城 [2]" w:date="2019-10-22T17:17:15Z">
          <w:r>
            <w:rPr/>
            <w:fldChar w:fldCharType="begin"/>
          </w:r>
        </w:del>
      </w:ins>
      <w:ins w:id="8343" w:author="杨俊" w:date="2019-10-15T20:48:00Z">
        <w:del w:id="8344" w:author="冰蓝城 [2]" w:date="2019-10-22T17:17:15Z">
          <w:r>
            <w:rPr/>
            <w:delInstrText xml:space="preserve"> </w:delInstrText>
          </w:r>
        </w:del>
      </w:ins>
      <w:ins w:id="8345" w:author="杨俊" w:date="2019-10-15T20:48:00Z">
        <w:del w:id="8346" w:author="冰蓝城 [2]" w:date="2019-10-22T17:17:15Z">
          <w:r>
            <w:rPr>
              <w:rFonts w:hint="eastAsia"/>
            </w:rPr>
            <w:delInstrText xml:space="preserve">eq \o\ac(○,</w:delInstrText>
          </w:r>
        </w:del>
      </w:ins>
      <w:ins w:id="8347" w:author="杨俊" w:date="2019-10-15T20:48:00Z">
        <w:del w:id="8348" w:author="冰蓝城 [2]" w:date="2019-10-22T17:17:15Z">
          <w:r>
            <w:rPr>
              <w:color w:val="auto"/>
              <w:position w:val="3"/>
              <w:sz w:val="16"/>
              <w:u w:val="none"/>
              <w:rPrChange w:id="8349" w:author="杨俊" w:date="2019-10-15T20:48:00Z">
                <w:rPr>
                  <w:color w:val="0000FF" w:themeColor="hyperlink"/>
                  <w:u w:val="single"/>
                </w:rPr>
              </w:rPrChange>
            </w:rPr>
            <w:delInstrText xml:space="preserve">2</w:delInstrText>
          </w:r>
        </w:del>
      </w:ins>
      <w:ins w:id="8352" w:author="杨俊" w:date="2019-10-15T20:48:00Z">
        <w:del w:id="8353" w:author="冰蓝城 [2]" w:date="2019-10-22T17:17:15Z">
          <w:r>
            <w:rPr>
              <w:rFonts w:hint="eastAsia"/>
            </w:rPr>
            <w:delInstrText xml:space="preserve">)</w:delInstrText>
          </w:r>
        </w:del>
      </w:ins>
      <w:ins w:id="8354" w:author="杨俊" w:date="2019-10-15T20:48:00Z">
        <w:del w:id="8355" w:author="冰蓝城 [2]" w:date="2019-10-22T17:17:15Z">
          <w:r>
            <w:rPr/>
            <w:fldChar w:fldCharType="end"/>
          </w:r>
        </w:del>
      </w:ins>
      <w:ins w:id="8356" w:author="杨俊" w:date="2019-10-15T20:44:00Z">
        <w:del w:id="8357" w:author="冰蓝城 [2]" w:date="2019-10-22T17:17:15Z">
          <w:r>
            <w:rPr>
              <w:rFonts w:hint="eastAsia"/>
            </w:rPr>
            <w:delText>如果用户选择“网络图层”，弹出对话框“请求连接网络</w:delText>
          </w:r>
        </w:del>
      </w:ins>
      <w:ins w:id="8358" w:author="杨俊" w:date="2019-10-15T20:45:00Z">
        <w:del w:id="8359" w:author="冰蓝城 [2]" w:date="2019-10-22T17:17:15Z">
          <w:r>
            <w:rPr>
              <w:rFonts w:hint="eastAsia"/>
            </w:rPr>
            <w:delText>”，等待用户授权。</w:delText>
          </w:r>
        </w:del>
      </w:ins>
      <w:ins w:id="8360" w:author="杨俊" w:date="2019-10-15T20:49:00Z">
        <w:del w:id="8361" w:author="冰蓝城 [2]" w:date="2019-10-22T17:17:15Z">
          <w:r>
            <w:rPr>
              <w:rFonts w:hint="eastAsia"/>
            </w:rPr>
            <w:delText>联网成功</w:delText>
          </w:r>
        </w:del>
      </w:ins>
      <w:ins w:id="8362" w:author="杨俊" w:date="2019-10-15T20:45:00Z">
        <w:del w:id="8363" w:author="冰蓝城 [2]" w:date="2019-10-22T17:17:15Z">
          <w:r>
            <w:rPr>
              <w:rFonts w:hint="eastAsia"/>
            </w:rPr>
            <w:delText>，弹出对话框，</w:delText>
          </w:r>
        </w:del>
      </w:ins>
      <w:ins w:id="8364" w:author="杨俊" w:date="2019-10-15T20:46:00Z">
        <w:del w:id="8365" w:author="冰蓝城 [2]" w:date="2019-10-22T17:17:15Z">
          <w:r>
            <w:rPr>
              <w:rFonts w:hint="eastAsia"/>
            </w:rPr>
            <w:delText>根据点击量</w:delText>
          </w:r>
        </w:del>
      </w:ins>
      <w:ins w:id="8366" w:author="杨俊" w:date="2019-10-15T20:47:00Z">
        <w:del w:id="8367" w:author="冰蓝城 [2]" w:date="2019-10-22T17:17:15Z">
          <w:r>
            <w:rPr>
              <w:rFonts w:hint="eastAsia"/>
            </w:rPr>
            <w:delText>降序显示</w:delText>
          </w:r>
        </w:del>
      </w:ins>
      <w:ins w:id="8368" w:author="杨俊" w:date="2019-10-15T20:46:00Z">
        <w:del w:id="8369" w:author="冰蓝城 [2]" w:date="2019-10-22T17:17:15Z">
          <w:r>
            <w:rPr>
              <w:rFonts w:hint="eastAsia"/>
            </w:rPr>
            <w:delText>网友分享</w:delText>
          </w:r>
        </w:del>
      </w:ins>
      <w:ins w:id="8370" w:author="杨俊" w:date="2019-10-15T20:47:00Z">
        <w:del w:id="8371" w:author="冰蓝城 [2]" w:date="2019-10-22T17:17:15Z">
          <w:r>
            <w:rPr>
              <w:rFonts w:hint="eastAsia"/>
            </w:rPr>
            <w:delText>图层；如果</w:delText>
          </w:r>
        </w:del>
      </w:ins>
      <w:ins w:id="8372" w:author="杨俊" w:date="2019-10-15T20:49:00Z">
        <w:del w:id="8373" w:author="冰蓝城 [2]" w:date="2019-10-22T17:17:15Z">
          <w:r>
            <w:rPr>
              <w:rFonts w:hint="eastAsia"/>
            </w:rPr>
            <w:delText>连接</w:delText>
          </w:r>
        </w:del>
      </w:ins>
      <w:ins w:id="8374" w:author="杨俊" w:date="2019-10-15T20:47:00Z">
        <w:del w:id="8375" w:author="冰蓝城 [2]" w:date="2019-10-22T17:17:15Z">
          <w:r>
            <w:rPr>
              <w:rFonts w:hint="eastAsia"/>
            </w:rPr>
            <w:delText>失败，显示“连接网络失败”，返回</w:delText>
          </w:r>
        </w:del>
      </w:ins>
      <w:ins w:id="8376" w:author="杨俊" w:date="2019-10-15T20:48:00Z">
        <w:del w:id="8377" w:author="冰蓝城 [2]" w:date="2019-10-22T17:17:15Z">
          <w:r>
            <w:rPr/>
            <w:fldChar w:fldCharType="begin"/>
          </w:r>
        </w:del>
      </w:ins>
      <w:ins w:id="8378" w:author="杨俊" w:date="2019-10-15T20:48:00Z">
        <w:del w:id="8379" w:author="冰蓝城 [2]" w:date="2019-10-22T17:17:15Z">
          <w:r>
            <w:rPr/>
            <w:delInstrText xml:space="preserve"> </w:delInstrText>
          </w:r>
        </w:del>
      </w:ins>
      <w:ins w:id="8380" w:author="杨俊" w:date="2019-10-15T20:48:00Z">
        <w:del w:id="8381" w:author="冰蓝城 [2]" w:date="2019-10-22T17:17:15Z">
          <w:r>
            <w:rPr>
              <w:rFonts w:hint="eastAsia"/>
            </w:rPr>
            <w:delInstrText xml:space="preserve">eq \o\ac(○,</w:delInstrText>
          </w:r>
        </w:del>
      </w:ins>
      <w:ins w:id="8382" w:author="杨俊" w:date="2019-10-15T20:48:00Z">
        <w:del w:id="8383" w:author="冰蓝城 [2]" w:date="2019-10-22T17:17:15Z">
          <w:r>
            <w:rPr>
              <w:color w:val="auto"/>
              <w:position w:val="3"/>
              <w:sz w:val="16"/>
              <w:u w:val="none"/>
              <w:rPrChange w:id="8384" w:author="杨俊" w:date="2019-10-15T20:48:00Z">
                <w:rPr>
                  <w:color w:val="0000FF" w:themeColor="hyperlink"/>
                  <w:u w:val="single"/>
                </w:rPr>
              </w:rPrChange>
            </w:rPr>
            <w:delInstrText xml:space="preserve">1</w:delInstrText>
          </w:r>
        </w:del>
      </w:ins>
      <w:ins w:id="8387" w:author="杨俊" w:date="2019-10-15T20:48:00Z">
        <w:del w:id="8388" w:author="冰蓝城 [2]" w:date="2019-10-22T17:17:15Z">
          <w:r>
            <w:rPr>
              <w:rFonts w:hint="eastAsia"/>
            </w:rPr>
            <w:delInstrText xml:space="preserve">)</w:delInstrText>
          </w:r>
        </w:del>
      </w:ins>
      <w:ins w:id="8389" w:author="杨俊" w:date="2019-10-15T20:48:00Z">
        <w:del w:id="8390" w:author="冰蓝城 [2]" w:date="2019-10-22T17:17:15Z">
          <w:r>
            <w:rPr/>
            <w:fldChar w:fldCharType="end"/>
          </w:r>
        </w:del>
      </w:ins>
      <w:ins w:id="8391" w:author="杨俊" w:date="2019-10-15T20:47:00Z">
        <w:del w:id="8392" w:author="冰蓝城 [2]" w:date="2019-10-22T17:17:15Z">
          <w:r>
            <w:rPr>
              <w:rFonts w:hint="eastAsia"/>
            </w:rPr>
            <w:delText>。</w:delText>
          </w:r>
        </w:del>
      </w:ins>
    </w:p>
    <w:p>
      <w:pPr>
        <w:ind w:firstLine="480"/>
        <w:rPr>
          <w:ins w:id="8393" w:author="杨俊" w:date="2019-10-15T20:42:00Z"/>
          <w:del w:id="8394" w:author="冰蓝城 [2]" w:date="2019-10-22T17:17:15Z"/>
        </w:rPr>
      </w:pPr>
      <w:ins w:id="8395" w:author="杨俊" w:date="2019-10-15T20:49:00Z">
        <w:del w:id="8396" w:author="冰蓝城 [2]" w:date="2019-10-22T17:17:15Z">
          <w:r>
            <w:rPr/>
            <w:fldChar w:fldCharType="begin"/>
          </w:r>
        </w:del>
      </w:ins>
      <w:ins w:id="8397" w:author="杨俊" w:date="2019-10-15T20:49:00Z">
        <w:del w:id="8398" w:author="冰蓝城 [2]" w:date="2019-10-22T17:17:15Z">
          <w:r>
            <w:rPr/>
            <w:delInstrText xml:space="preserve"> </w:delInstrText>
          </w:r>
        </w:del>
      </w:ins>
      <w:ins w:id="8399" w:author="杨俊" w:date="2019-10-15T20:49:00Z">
        <w:del w:id="8400" w:author="冰蓝城 [2]" w:date="2019-10-22T17:17:15Z">
          <w:r>
            <w:rPr>
              <w:rFonts w:hint="eastAsia"/>
            </w:rPr>
            <w:delInstrText xml:space="preserve">eq \o\ac(○,</w:delInstrText>
          </w:r>
        </w:del>
      </w:ins>
      <w:ins w:id="8401" w:author="杨俊" w:date="2019-10-15T20:49:00Z">
        <w:del w:id="8402" w:author="冰蓝城 [2]" w:date="2019-10-22T17:17:15Z">
          <w:r>
            <w:rPr>
              <w:color w:val="auto"/>
              <w:position w:val="3"/>
              <w:sz w:val="16"/>
              <w:u w:val="none"/>
              <w:rPrChange w:id="8403" w:author="杨俊" w:date="2019-10-15T20:49:00Z">
                <w:rPr>
                  <w:color w:val="0000FF" w:themeColor="hyperlink"/>
                  <w:u w:val="single"/>
                </w:rPr>
              </w:rPrChange>
            </w:rPr>
            <w:delInstrText xml:space="preserve">3</w:delInstrText>
          </w:r>
        </w:del>
      </w:ins>
      <w:ins w:id="8406" w:author="杨俊" w:date="2019-10-15T20:49:00Z">
        <w:del w:id="8407" w:author="冰蓝城 [2]" w:date="2019-10-22T17:17:15Z">
          <w:r>
            <w:rPr>
              <w:rFonts w:hint="eastAsia"/>
            </w:rPr>
            <w:delInstrText xml:space="preserve">)</w:delInstrText>
          </w:r>
        </w:del>
      </w:ins>
      <w:ins w:id="8408" w:author="杨俊" w:date="2019-10-15T20:49:00Z">
        <w:del w:id="8409" w:author="冰蓝城 [2]" w:date="2019-10-22T17:17:15Z">
          <w:r>
            <w:rPr/>
            <w:fldChar w:fldCharType="end"/>
          </w:r>
        </w:del>
      </w:ins>
      <w:ins w:id="8410" w:author="杨俊" w:date="2019-10-15T20:40:00Z">
        <w:del w:id="8411" w:author="冰蓝城 [2]" w:date="2019-10-22T17:17:15Z">
          <w:r>
            <w:rPr>
              <w:rFonts w:hint="eastAsia"/>
            </w:rPr>
            <w:delText>根据用户</w:delText>
          </w:r>
        </w:del>
      </w:ins>
      <w:ins w:id="8412" w:author="杨俊" w:date="2019-10-15T20:41:00Z">
        <w:del w:id="8413" w:author="冰蓝城 [2]" w:date="2019-10-22T17:17:15Z">
          <w:r>
            <w:rPr>
              <w:rFonts w:hint="eastAsia"/>
            </w:rPr>
            <w:delText>选择，对不同图层内容进行加载，并将内容显示在屏幕上。</w:delText>
          </w:r>
        </w:del>
      </w:ins>
    </w:p>
    <w:p>
      <w:pPr>
        <w:ind w:firstLine="480"/>
        <w:rPr>
          <w:ins w:id="8414" w:author="杨俊" w:date="2019-10-15T20:35:00Z"/>
          <w:del w:id="8415" w:author="冰蓝城 [2]" w:date="2019-10-22T17:17:15Z"/>
        </w:rPr>
      </w:pPr>
      <w:ins w:id="8416" w:author="杨俊" w:date="2019-10-15T20:49:00Z">
        <w:del w:id="8417" w:author="冰蓝城 [2]" w:date="2019-10-22T17:17:15Z">
          <w:r>
            <w:rPr/>
            <w:fldChar w:fldCharType="begin"/>
          </w:r>
        </w:del>
      </w:ins>
      <w:ins w:id="8418" w:author="杨俊" w:date="2019-10-15T20:49:00Z">
        <w:del w:id="8419" w:author="冰蓝城 [2]" w:date="2019-10-22T17:17:15Z">
          <w:r>
            <w:rPr/>
            <w:delInstrText xml:space="preserve"> </w:delInstrText>
          </w:r>
        </w:del>
      </w:ins>
      <w:ins w:id="8420" w:author="杨俊" w:date="2019-10-15T20:49:00Z">
        <w:del w:id="8421" w:author="冰蓝城 [2]" w:date="2019-10-22T17:17:15Z">
          <w:r>
            <w:rPr>
              <w:rFonts w:hint="eastAsia"/>
            </w:rPr>
            <w:delInstrText xml:space="preserve">eq \o\ac(○,</w:delInstrText>
          </w:r>
        </w:del>
      </w:ins>
      <w:ins w:id="8422" w:author="杨俊" w:date="2019-10-15T20:49:00Z">
        <w:del w:id="8423" w:author="冰蓝城 [2]" w:date="2019-10-22T17:17:15Z">
          <w:r>
            <w:rPr>
              <w:color w:val="auto"/>
              <w:position w:val="3"/>
              <w:sz w:val="16"/>
              <w:u w:val="none"/>
              <w:rPrChange w:id="8424" w:author="杨俊" w:date="2019-10-15T20:49:00Z">
                <w:rPr>
                  <w:color w:val="0000FF" w:themeColor="hyperlink"/>
                  <w:u w:val="single"/>
                </w:rPr>
              </w:rPrChange>
            </w:rPr>
            <w:delInstrText xml:space="preserve">4</w:delInstrText>
          </w:r>
        </w:del>
      </w:ins>
      <w:ins w:id="8427" w:author="杨俊" w:date="2019-10-15T20:49:00Z">
        <w:del w:id="8428" w:author="冰蓝城 [2]" w:date="2019-10-22T17:17:15Z">
          <w:r>
            <w:rPr>
              <w:rFonts w:hint="eastAsia"/>
            </w:rPr>
            <w:delInstrText xml:space="preserve">)</w:delInstrText>
          </w:r>
        </w:del>
      </w:ins>
      <w:ins w:id="8429" w:author="杨俊" w:date="2019-10-15T20:49:00Z">
        <w:del w:id="8430" w:author="冰蓝城 [2]" w:date="2019-10-22T17:17:15Z">
          <w:r>
            <w:rPr/>
            <w:fldChar w:fldCharType="end"/>
          </w:r>
        </w:del>
      </w:ins>
      <w:ins w:id="8431" w:author="杨俊" w:date="2019-10-15T20:42:00Z">
        <w:del w:id="8432" w:author="冰蓝城 [2]" w:date="2019-10-22T17:17:15Z">
          <w:r>
            <w:rPr>
              <w:rFonts w:hint="eastAsia"/>
            </w:rPr>
            <w:delText>弹出对话框“**图层加载完毕，</w:delText>
          </w:r>
        </w:del>
      </w:ins>
      <w:ins w:id="8433" w:author="杨俊" w:date="2019-10-15T20:53:00Z">
        <w:del w:id="8434" w:author="冰蓝城 [2]" w:date="2019-10-22T17:17:15Z">
          <w:r>
            <w:rPr>
              <w:rFonts w:hint="eastAsia"/>
            </w:rPr>
            <w:delText>可以进行标记</w:delText>
          </w:r>
        </w:del>
      </w:ins>
      <w:ins w:id="8435" w:author="杨俊" w:date="2019-10-15T20:43:00Z">
        <w:del w:id="8436" w:author="冰蓝城 [2]" w:date="2019-10-22T17:17:15Z">
          <w:r>
            <w:rPr>
              <w:rFonts w:hint="eastAsia"/>
            </w:rPr>
            <w:delText>”。用户</w:delText>
          </w:r>
        </w:del>
      </w:ins>
      <w:ins w:id="8437" w:author="杨俊" w:date="2019-10-15T20:53:00Z">
        <w:del w:id="8438" w:author="冰蓝城 [2]" w:date="2019-10-22T17:17:15Z">
          <w:r>
            <w:rPr>
              <w:rFonts w:hint="eastAsia"/>
            </w:rPr>
            <w:delText>可以</w:delText>
          </w:r>
        </w:del>
      </w:ins>
      <w:ins w:id="8439" w:author="杨俊" w:date="2019-10-15T20:56:00Z">
        <w:del w:id="8440" w:author="冰蓝城 [2]" w:date="2019-10-22T17:17:15Z">
          <w:r>
            <w:rPr>
              <w:rFonts w:hint="eastAsia"/>
            </w:rPr>
            <w:delText>滚轮滑动</w:delText>
          </w:r>
        </w:del>
      </w:ins>
      <w:ins w:id="8441" w:author="杨俊" w:date="2019-10-15T20:55:00Z">
        <w:del w:id="8442" w:author="冰蓝城 [2]" w:date="2019-10-22T17:17:15Z">
          <w:r>
            <w:rPr>
              <w:rFonts w:hint="eastAsia"/>
            </w:rPr>
            <w:delText>（网页版或者PC）、</w:delText>
          </w:r>
        </w:del>
      </w:ins>
      <w:ins w:id="8443" w:author="杨俊" w:date="2019-10-15T20:56:00Z">
        <w:del w:id="8444" w:author="冰蓝城 [2]" w:date="2019-10-22T17:17:15Z">
          <w:r>
            <w:rPr>
              <w:rFonts w:hint="eastAsia"/>
            </w:rPr>
            <w:delText>双指操作（</w:delText>
          </w:r>
        </w:del>
      </w:ins>
      <w:ins w:id="8445" w:author="杨俊" w:date="2019-10-15T20:57:00Z">
        <w:del w:id="8446" w:author="冰蓝城 [2]" w:date="2019-10-22T17:17:15Z">
          <w:r>
            <w:rPr>
              <w:rFonts w:hint="eastAsia"/>
            </w:rPr>
            <w:delText>手机或者平板）进行放大和缩小。</w:delText>
          </w:r>
        </w:del>
      </w:ins>
    </w:p>
    <w:p>
      <w:pPr>
        <w:ind w:firstLine="480"/>
        <w:rPr>
          <w:del w:id="8447" w:author="冰蓝城 [2]" w:date="2019-10-22T17:17:15Z"/>
        </w:rPr>
      </w:pPr>
      <w:del w:id="8448" w:author="冰蓝城 [2]" w:date="2019-10-22T17:17:15Z">
        <w:r>
          <w:rPr>
            <w:rFonts w:hint="eastAsia"/>
          </w:rPr>
          <w:delText>添加标记：</w:delText>
        </w:r>
      </w:del>
    </w:p>
    <w:p>
      <w:pPr>
        <w:ind w:firstLine="480"/>
        <w:rPr>
          <w:del w:id="8449" w:author="冰蓝城 [2]" w:date="2019-10-22T17:17:15Z"/>
        </w:rPr>
      </w:pPr>
      <w:del w:id="8450" w:author="冰蓝城 [2]" w:date="2019-10-22T17:17:15Z">
        <w:r>
          <w:rPr/>
          <w:fldChar w:fldCharType="begin"/>
        </w:r>
      </w:del>
      <w:del w:id="8451" w:author="冰蓝城 [2]" w:date="2019-10-22T17:17:15Z">
        <w:r>
          <w:rPr/>
          <w:delInstrText xml:space="preserve"> eq \o\ac(</w:delInstrText>
        </w:r>
      </w:del>
      <w:del w:id="8452" w:author="冰蓝城 [2]" w:date="2019-10-22T17:17:15Z">
        <w:r>
          <w:rPr>
            <w:rFonts w:hint="eastAsia"/>
          </w:rPr>
          <w:delInstrText xml:space="preserve">○</w:delInstrText>
        </w:r>
      </w:del>
      <w:del w:id="8453" w:author="冰蓝城 [2]" w:date="2019-10-22T17:17:15Z">
        <w:r>
          <w:rPr/>
          <w:delInstrText xml:space="preserve">,1)</w:delInstrText>
        </w:r>
      </w:del>
      <w:del w:id="8454" w:author="冰蓝城 [2]" w:date="2019-10-22T17:17:15Z">
        <w:r>
          <w:rPr/>
          <w:fldChar w:fldCharType="end"/>
        </w:r>
      </w:del>
      <w:ins w:id="8455" w:author="杨俊" w:date="2019-10-15T20:57:00Z">
        <w:del w:id="8456" w:author="冰蓝城 [2]" w:date="2019-10-22T17:17:15Z">
          <w:r>
            <w:rPr>
              <w:rFonts w:hint="eastAsia"/>
            </w:rPr>
            <w:delText>用户点击任一位置，右键（网页版或者</w:delText>
          </w:r>
        </w:del>
      </w:ins>
      <w:ins w:id="8457" w:author="杨俊" w:date="2019-10-15T20:57:00Z">
        <w:del w:id="8458" w:author="冰蓝城 [2]" w:date="2019-10-22T17:17:15Z">
          <w:r>
            <w:rPr/>
            <w:delText>PC</w:delText>
          </w:r>
        </w:del>
      </w:ins>
      <w:ins w:id="8459" w:author="杨俊" w:date="2019-10-15T20:57:00Z">
        <w:del w:id="8460" w:author="冰蓝城 [2]" w:date="2019-10-22T17:17:15Z">
          <w:r>
            <w:rPr>
              <w:rFonts w:hint="eastAsia"/>
            </w:rPr>
            <w:delText>）或者长按（手机或者平板），弹出对话框，提示用户添加标记。提示内容包括“通用图标”、“个性图标”和“自定义图标”，如果用户选择“自定义图标”，请求用户打开“相册”，用户选择相应内容，系统对选定内容进行格式检查，格式不符合要求，给用户显示错误信息，提示正确格式信息；格式符合要求，用户导入相关内容，其间显示进度信息。</w:delText>
          </w:r>
        </w:del>
      </w:ins>
      <w:del w:id="8461" w:author="冰蓝城 [2]" w:date="2019-10-22T17:17:15Z">
        <w:r>
          <w:rPr>
            <w:rFonts w:hint="eastAsia"/>
          </w:rPr>
          <w:delText>用户点击“选择图层”按钮，界面切换为相应图层，点击“添加标记”按钮，进入添加标记模式。</w:delText>
        </w:r>
      </w:del>
    </w:p>
    <w:p>
      <w:pPr>
        <w:ind w:firstLine="480"/>
        <w:rPr>
          <w:del w:id="8462" w:author="冰蓝城 [2]" w:date="2019-10-22T17:17:15Z"/>
        </w:rPr>
      </w:pPr>
      <w:del w:id="8463" w:author="冰蓝城 [2]" w:date="2019-10-22T17:17:15Z">
        <w:r>
          <w:rPr/>
          <w:fldChar w:fldCharType="begin"/>
        </w:r>
      </w:del>
      <w:del w:id="8464" w:author="冰蓝城 [2]" w:date="2019-10-22T17:17:15Z">
        <w:r>
          <w:rPr/>
          <w:delInstrText xml:space="preserve"> eq \o\ac(</w:delInstrText>
        </w:r>
      </w:del>
      <w:del w:id="8465" w:author="冰蓝城 [2]" w:date="2019-10-22T17:17:15Z">
        <w:r>
          <w:rPr>
            <w:rFonts w:hint="eastAsia"/>
          </w:rPr>
          <w:delInstrText xml:space="preserve">○</w:delInstrText>
        </w:r>
      </w:del>
      <w:del w:id="8466" w:author="冰蓝城 [2]" w:date="2019-10-22T17:17:15Z">
        <w:r>
          <w:rPr/>
          <w:delInstrText xml:space="preserve">,2)</w:delInstrText>
        </w:r>
      </w:del>
      <w:del w:id="8467" w:author="冰蓝城 [2]" w:date="2019-10-22T17:17:15Z">
        <w:r>
          <w:rPr/>
          <w:fldChar w:fldCharType="end"/>
        </w:r>
      </w:del>
      <w:ins w:id="8468" w:author="杨俊" w:date="2019-10-15T20:58:00Z">
        <w:del w:id="8469" w:author="冰蓝城 [2]" w:date="2019-10-22T17:17:15Z">
          <w:r>
            <w:rPr>
              <w:rFonts w:hint="eastAsia"/>
            </w:rPr>
            <w:delText>完成后弹出对话框，提示用户“确认”和“取消”。“确认”：将相关操作保存至数据库，并提示用户“完成添加”；“取消”：撤销</w:delText>
          </w:r>
        </w:del>
      </w:ins>
      <w:ins w:id="8470" w:author="杨俊" w:date="2019-10-15T20:58:00Z">
        <w:del w:id="8471" w:author="冰蓝城 [2]" w:date="2019-10-22T17:17:15Z">
          <w:r>
            <w:rPr>
              <w:rFonts w:hint="eastAsia"/>
            </w:rPr>
            <w:fldChar w:fldCharType="begin"/>
          </w:r>
        </w:del>
      </w:ins>
      <w:ins w:id="8472" w:author="杨俊" w:date="2019-10-15T20:58:00Z">
        <w:del w:id="8473" w:author="冰蓝城 [2]" w:date="2019-10-22T17:17:15Z">
          <w:r>
            <w:rPr>
              <w:rFonts w:hint="eastAsia"/>
            </w:rPr>
            <w:delInstrText xml:space="preserve"> eq \o\ac(○,2)</w:delInstrText>
          </w:r>
        </w:del>
      </w:ins>
      <w:ins w:id="8474" w:author="杨俊" w:date="2019-10-15T20:58:00Z">
        <w:del w:id="8475" w:author="冰蓝城 [2]" w:date="2019-10-22T17:17:15Z">
          <w:r>
            <w:rPr>
              <w:rFonts w:hint="eastAsia"/>
            </w:rPr>
            <w:fldChar w:fldCharType="end"/>
          </w:r>
        </w:del>
      </w:ins>
      <w:ins w:id="8476" w:author="杨俊" w:date="2019-10-15T20:58:00Z">
        <w:del w:id="8477" w:author="冰蓝城 [2]" w:date="2019-10-22T17:17:15Z">
          <w:r>
            <w:rPr/>
            <w:fldChar w:fldCharType="begin"/>
          </w:r>
        </w:del>
      </w:ins>
      <w:ins w:id="8478" w:author="杨俊" w:date="2019-10-15T20:58:00Z">
        <w:del w:id="8479" w:author="冰蓝城 [2]" w:date="2019-10-22T17:17:15Z">
          <w:r>
            <w:rPr/>
            <w:delInstrText xml:space="preserve"> </w:delInstrText>
          </w:r>
        </w:del>
      </w:ins>
      <w:ins w:id="8480" w:author="杨俊" w:date="2019-10-15T20:58:00Z">
        <w:del w:id="8481" w:author="冰蓝城 [2]" w:date="2019-10-22T17:17:15Z">
          <w:r>
            <w:rPr>
              <w:rFonts w:hint="eastAsia"/>
            </w:rPr>
            <w:delInstrText xml:space="preserve">eq \o\ac(○,</w:delInstrText>
          </w:r>
        </w:del>
      </w:ins>
      <w:ins w:id="8482" w:author="杨俊" w:date="2019-10-15T20:58:00Z">
        <w:del w:id="8483" w:author="冰蓝城 [2]" w:date="2019-10-22T17:17:15Z">
          <w:r>
            <w:rPr>
              <w:color w:val="auto"/>
              <w:position w:val="3"/>
              <w:sz w:val="16"/>
              <w:u w:val="none"/>
              <w:rPrChange w:id="8484" w:author="杨俊" w:date="2019-10-15T20:58:00Z">
                <w:rPr>
                  <w:color w:val="0000FF" w:themeColor="hyperlink"/>
                  <w:u w:val="single"/>
                </w:rPr>
              </w:rPrChange>
            </w:rPr>
            <w:delInstrText xml:space="preserve">1</w:delInstrText>
          </w:r>
        </w:del>
      </w:ins>
      <w:ins w:id="8487" w:author="杨俊" w:date="2019-10-15T20:58:00Z">
        <w:del w:id="8488" w:author="冰蓝城 [2]" w:date="2019-10-22T17:17:15Z">
          <w:r>
            <w:rPr>
              <w:rFonts w:hint="eastAsia"/>
            </w:rPr>
            <w:delInstrText xml:space="preserve">)</w:delInstrText>
          </w:r>
        </w:del>
      </w:ins>
      <w:ins w:id="8489" w:author="杨俊" w:date="2019-10-15T20:58:00Z">
        <w:del w:id="8490" w:author="冰蓝城 [2]" w:date="2019-10-22T17:17:15Z">
          <w:r>
            <w:rPr/>
            <w:fldChar w:fldCharType="end"/>
          </w:r>
        </w:del>
      </w:ins>
      <w:ins w:id="8491" w:author="杨俊" w:date="2019-10-15T20:58:00Z">
        <w:del w:id="8492" w:author="冰蓝城 [2]" w:date="2019-10-22T17:17:15Z">
          <w:r>
            <w:rPr>
              <w:rFonts w:hint="eastAsia"/>
            </w:rPr>
            <w:delText>的操作。</w:delText>
          </w:r>
        </w:del>
      </w:ins>
      <w:del w:id="8493" w:author="冰蓝城 [2]" w:date="2019-10-22T17:17:15Z">
        <w:r>
          <w:rPr>
            <w:rFonts w:hint="eastAsia"/>
          </w:rPr>
          <w:delText>用户点击任一位置，右键（网页版或者</w:delText>
        </w:r>
      </w:del>
      <w:del w:id="8494" w:author="冰蓝城 [2]" w:date="2019-10-22T17:17:15Z">
        <w:r>
          <w:rPr/>
          <w:delText>PC</w:delText>
        </w:r>
      </w:del>
      <w:del w:id="8495" w:author="冰蓝城 [2]" w:date="2019-10-22T17:17:15Z">
        <w:r>
          <w:rPr>
            <w:rFonts w:hint="eastAsia"/>
          </w:rPr>
          <w:delText>）或者长按（手机或者平板），弹出对话框，提示用户添加标记。提示内容包括“通用图标”、“个性图标”和“自定义图标”，如果用户选择“自定义图标”，请求用户打开“相册”，用户选择相应内容，系统对选定内容进行格式检查，格式不符合要求，给用户显示错误信息，提示正确格式信息；格式符合要求，用户导入相关内容，其间显示进度信息。</w:delText>
        </w:r>
      </w:del>
    </w:p>
    <w:p>
      <w:pPr>
        <w:ind w:firstLine="480"/>
        <w:rPr>
          <w:del w:id="8496" w:author="冰蓝城 [2]" w:date="2019-10-22T17:17:15Z"/>
        </w:rPr>
      </w:pPr>
      <w:del w:id="8497" w:author="冰蓝城 [2]" w:date="2019-10-22T17:17:15Z">
        <w:r>
          <w:rPr/>
          <w:fldChar w:fldCharType="begin"/>
        </w:r>
      </w:del>
      <w:del w:id="8498" w:author="冰蓝城 [2]" w:date="2019-10-22T17:17:15Z">
        <w:r>
          <w:rPr/>
          <w:delInstrText xml:space="preserve"> eq \o\ac(</w:delInstrText>
        </w:r>
      </w:del>
      <w:del w:id="8499" w:author="冰蓝城 [2]" w:date="2019-10-22T17:17:15Z">
        <w:r>
          <w:rPr>
            <w:rFonts w:hint="eastAsia"/>
          </w:rPr>
          <w:delInstrText xml:space="preserve">○</w:delInstrText>
        </w:r>
      </w:del>
      <w:del w:id="8500" w:author="冰蓝城 [2]" w:date="2019-10-22T17:17:15Z">
        <w:r>
          <w:rPr/>
          <w:delInstrText xml:space="preserve">,3)</w:delInstrText>
        </w:r>
      </w:del>
      <w:del w:id="8501" w:author="冰蓝城 [2]" w:date="2019-10-22T17:17:15Z">
        <w:r>
          <w:rPr/>
          <w:fldChar w:fldCharType="end"/>
        </w:r>
      </w:del>
      <w:ins w:id="8502" w:author="杨俊" w:date="2019-10-15T20:58:00Z">
        <w:del w:id="8503" w:author="冰蓝城 [2]" w:date="2019-10-22T17:17:15Z">
          <w:r>
            <w:rPr>
              <w:rFonts w:hint="eastAsia"/>
            </w:rPr>
            <w:delText>用户点击位置图标，弹出对话框，提示用户添加补充内容，具体包括“文本框”、“图片”、“视频”、“其他”，弹出对话框，请求打开用户文件夹，等待用户点击相应内容，进行导入，其间显示进度信息。</w:delText>
          </w:r>
        </w:del>
      </w:ins>
      <w:del w:id="8504" w:author="冰蓝城 [2]" w:date="2019-10-22T17:17:15Z">
        <w:r>
          <w:rPr>
            <w:rFonts w:hint="eastAsia"/>
          </w:rPr>
          <w:delText>完成后弹出对话框，提示用户“确认”和“取消”。“确认”：将相关操作保存至数据库，并提示用户“完成添加”；“取消”：撤销</w:delText>
        </w:r>
      </w:del>
      <w:del w:id="8505" w:author="冰蓝城 [2]" w:date="2019-10-22T17:17:15Z">
        <w:r>
          <w:rPr/>
          <w:fldChar w:fldCharType="begin"/>
        </w:r>
      </w:del>
      <w:del w:id="8506" w:author="冰蓝城 [2]" w:date="2019-10-22T17:17:15Z">
        <w:r>
          <w:rPr/>
          <w:delInstrText xml:space="preserve"> eq \o\ac(</w:delInstrText>
        </w:r>
      </w:del>
      <w:del w:id="8507" w:author="冰蓝城 [2]" w:date="2019-10-22T17:17:15Z">
        <w:r>
          <w:rPr>
            <w:rFonts w:hint="eastAsia"/>
          </w:rPr>
          <w:delInstrText xml:space="preserve">○</w:delInstrText>
        </w:r>
      </w:del>
      <w:del w:id="8508" w:author="冰蓝城 [2]" w:date="2019-10-22T17:17:15Z">
        <w:r>
          <w:rPr/>
          <w:delInstrText xml:space="preserve">,2)</w:delInstrText>
        </w:r>
      </w:del>
      <w:del w:id="8509" w:author="冰蓝城 [2]" w:date="2019-10-22T17:17:15Z">
        <w:r>
          <w:rPr/>
          <w:fldChar w:fldCharType="end"/>
        </w:r>
      </w:del>
      <w:del w:id="8510" w:author="冰蓝城 [2]" w:date="2019-10-22T17:17:15Z">
        <w:r>
          <w:rPr>
            <w:rFonts w:hint="eastAsia"/>
          </w:rPr>
          <w:delText>的操作。</w:delText>
        </w:r>
      </w:del>
    </w:p>
    <w:p>
      <w:pPr>
        <w:ind w:firstLine="480"/>
        <w:rPr>
          <w:del w:id="8511" w:author="冰蓝城 [2]" w:date="2019-10-22T17:17:15Z"/>
        </w:rPr>
      </w:pPr>
      <w:del w:id="8512" w:author="冰蓝城 [2]" w:date="2019-10-22T17:17:15Z">
        <w:r>
          <w:rPr/>
          <w:fldChar w:fldCharType="begin"/>
        </w:r>
      </w:del>
      <w:del w:id="8513" w:author="冰蓝城 [2]" w:date="2019-10-22T17:17:15Z">
        <w:r>
          <w:rPr/>
          <w:delInstrText xml:space="preserve"> eq \o\ac(</w:delInstrText>
        </w:r>
      </w:del>
      <w:del w:id="8514" w:author="冰蓝城 [2]" w:date="2019-10-22T17:17:15Z">
        <w:r>
          <w:rPr>
            <w:rFonts w:hint="eastAsia"/>
          </w:rPr>
          <w:delInstrText xml:space="preserve">○</w:delInstrText>
        </w:r>
      </w:del>
      <w:del w:id="8515" w:author="冰蓝城 [2]" w:date="2019-10-22T17:17:15Z">
        <w:r>
          <w:rPr/>
          <w:delInstrText xml:space="preserve">,4)</w:delInstrText>
        </w:r>
      </w:del>
      <w:del w:id="8516" w:author="冰蓝城 [2]" w:date="2019-10-22T17:17:15Z">
        <w:r>
          <w:rPr/>
          <w:fldChar w:fldCharType="end"/>
        </w:r>
      </w:del>
      <w:ins w:id="8517" w:author="杨俊" w:date="2019-10-15T20:58:00Z">
        <w:del w:id="8518" w:author="冰蓝城 [2]" w:date="2019-10-22T17:17:15Z">
          <w:r>
            <w:rPr>
              <w:rFonts w:hint="eastAsia"/>
            </w:rPr>
            <w:delText>完成后弹出对话框，提示用户“确认”和“取消”。“确认”：将相关操作保存至数据库，并提示用户“完成添加”；“取消”：撤销</w:delText>
          </w:r>
        </w:del>
      </w:ins>
      <w:ins w:id="8519" w:author="杨俊" w:date="2019-10-15T20:58:00Z">
        <w:del w:id="8520" w:author="冰蓝城 [2]" w:date="2019-10-22T17:17:15Z">
          <w:r>
            <w:rPr>
              <w:rFonts w:hint="eastAsia"/>
            </w:rPr>
            <w:fldChar w:fldCharType="begin"/>
          </w:r>
        </w:del>
      </w:ins>
      <w:ins w:id="8521" w:author="杨俊" w:date="2019-10-15T20:58:00Z">
        <w:del w:id="8522" w:author="冰蓝城 [2]" w:date="2019-10-22T17:17:15Z">
          <w:r>
            <w:rPr>
              <w:rFonts w:hint="eastAsia"/>
            </w:rPr>
            <w:delInstrText xml:space="preserve"> eq \o\ac(○,4)</w:delInstrText>
          </w:r>
        </w:del>
      </w:ins>
      <w:ins w:id="8523" w:author="杨俊" w:date="2019-10-15T20:58:00Z">
        <w:del w:id="8524" w:author="冰蓝城 [2]" w:date="2019-10-22T17:17:15Z">
          <w:r>
            <w:rPr>
              <w:rFonts w:hint="eastAsia"/>
            </w:rPr>
            <w:fldChar w:fldCharType="end"/>
          </w:r>
        </w:del>
      </w:ins>
      <w:ins w:id="8525" w:author="杨俊" w:date="2019-10-15T20:58:00Z">
        <w:del w:id="8526" w:author="冰蓝城 [2]" w:date="2019-10-22T17:17:15Z">
          <w:r>
            <w:rPr/>
            <w:fldChar w:fldCharType="begin"/>
          </w:r>
        </w:del>
      </w:ins>
      <w:ins w:id="8527" w:author="杨俊" w:date="2019-10-15T20:58:00Z">
        <w:del w:id="8528" w:author="冰蓝城 [2]" w:date="2019-10-22T17:17:15Z">
          <w:r>
            <w:rPr/>
            <w:delInstrText xml:space="preserve"> </w:delInstrText>
          </w:r>
        </w:del>
      </w:ins>
      <w:ins w:id="8529" w:author="杨俊" w:date="2019-10-15T20:58:00Z">
        <w:del w:id="8530" w:author="冰蓝城 [2]" w:date="2019-10-22T17:17:15Z">
          <w:r>
            <w:rPr>
              <w:rFonts w:hint="eastAsia"/>
            </w:rPr>
            <w:delInstrText xml:space="preserve">eq \o\ac(○,</w:delInstrText>
          </w:r>
        </w:del>
      </w:ins>
      <w:ins w:id="8531" w:author="杨俊" w:date="2019-10-15T20:58:00Z">
        <w:del w:id="8532" w:author="冰蓝城 [2]" w:date="2019-10-22T17:17:15Z">
          <w:r>
            <w:rPr>
              <w:color w:val="auto"/>
              <w:position w:val="3"/>
              <w:sz w:val="16"/>
              <w:u w:val="none"/>
              <w:rPrChange w:id="8533" w:author="杨俊" w:date="2019-10-15T20:58:00Z">
                <w:rPr>
                  <w:color w:val="0000FF" w:themeColor="hyperlink"/>
                  <w:u w:val="single"/>
                </w:rPr>
              </w:rPrChange>
            </w:rPr>
            <w:delInstrText xml:space="preserve">3</w:delInstrText>
          </w:r>
        </w:del>
      </w:ins>
      <w:ins w:id="8536" w:author="杨俊" w:date="2019-10-15T20:58:00Z">
        <w:del w:id="8537" w:author="冰蓝城 [2]" w:date="2019-10-22T17:17:15Z">
          <w:r>
            <w:rPr>
              <w:rFonts w:hint="eastAsia"/>
            </w:rPr>
            <w:delInstrText xml:space="preserve">)</w:delInstrText>
          </w:r>
        </w:del>
      </w:ins>
      <w:ins w:id="8538" w:author="杨俊" w:date="2019-10-15T20:58:00Z">
        <w:del w:id="8539" w:author="冰蓝城 [2]" w:date="2019-10-22T17:17:15Z">
          <w:r>
            <w:rPr/>
            <w:fldChar w:fldCharType="end"/>
          </w:r>
        </w:del>
      </w:ins>
      <w:ins w:id="8540" w:author="杨俊" w:date="2019-10-15T20:58:00Z">
        <w:del w:id="8541" w:author="冰蓝城 [2]" w:date="2019-10-22T17:17:15Z">
          <w:r>
            <w:rPr>
              <w:rFonts w:hint="eastAsia"/>
            </w:rPr>
            <w:delText>的操作。</w:delText>
          </w:r>
        </w:del>
      </w:ins>
      <w:del w:id="8542" w:author="冰蓝城 [2]" w:date="2019-10-22T17:17:15Z">
        <w:r>
          <w:rPr>
            <w:rFonts w:hint="eastAsia"/>
          </w:rPr>
          <w:delText>用户点击位置图标，弹出对话框，提示用户添加补充内容，具体包括“文本框”、“图片”、“视频”、“其他”，弹出对话框，请求打开用户文件夹，等待用户点击相应内容，进行导入，其间显示进度信息。</w:delText>
        </w:r>
      </w:del>
    </w:p>
    <w:p>
      <w:pPr>
        <w:ind w:firstLine="480"/>
        <w:rPr>
          <w:del w:id="8543" w:author="冰蓝城 [2]" w:date="2019-10-22T17:17:15Z"/>
        </w:rPr>
      </w:pPr>
      <w:del w:id="8544" w:author="冰蓝城 [2]" w:date="2019-10-22T17:17:15Z">
        <w:r>
          <w:rPr/>
          <w:fldChar w:fldCharType="begin"/>
        </w:r>
      </w:del>
      <w:del w:id="8545" w:author="冰蓝城 [2]" w:date="2019-10-22T17:17:15Z">
        <w:r>
          <w:rPr/>
          <w:delInstrText xml:space="preserve"> eq \o\ac(</w:delInstrText>
        </w:r>
      </w:del>
      <w:del w:id="8546" w:author="冰蓝城 [2]" w:date="2019-10-22T17:17:15Z">
        <w:r>
          <w:rPr>
            <w:rFonts w:hint="eastAsia"/>
          </w:rPr>
          <w:delInstrText xml:space="preserve">○</w:delInstrText>
        </w:r>
      </w:del>
      <w:del w:id="8547" w:author="冰蓝城 [2]" w:date="2019-10-22T17:17:15Z">
        <w:r>
          <w:rPr/>
          <w:delInstrText xml:space="preserve">,5)</w:delInstrText>
        </w:r>
      </w:del>
      <w:del w:id="8548" w:author="冰蓝城 [2]" w:date="2019-10-22T17:17:15Z">
        <w:r>
          <w:rPr/>
          <w:fldChar w:fldCharType="end"/>
        </w:r>
      </w:del>
      <w:del w:id="8549" w:author="冰蓝城 [2]" w:date="2019-10-22T17:17:15Z">
        <w:r>
          <w:rPr>
            <w:rFonts w:hint="eastAsia"/>
          </w:rPr>
          <w:delText>完成后弹出对话框，提示用户“确认”和“取消”。“确认”：将相关操作保存至数据库，并提示用户“完成添加”；“取消”：撤销</w:delText>
        </w:r>
      </w:del>
      <w:del w:id="8550" w:author="冰蓝城 [2]" w:date="2019-10-22T17:17:15Z">
        <w:r>
          <w:rPr/>
          <w:fldChar w:fldCharType="begin"/>
        </w:r>
      </w:del>
      <w:del w:id="8551" w:author="冰蓝城 [2]" w:date="2019-10-22T17:17:15Z">
        <w:r>
          <w:rPr/>
          <w:delInstrText xml:space="preserve"> eq \o\ac(</w:delInstrText>
        </w:r>
      </w:del>
      <w:del w:id="8552" w:author="冰蓝城 [2]" w:date="2019-10-22T17:17:15Z">
        <w:r>
          <w:rPr>
            <w:rFonts w:hint="eastAsia"/>
          </w:rPr>
          <w:delInstrText xml:space="preserve">○</w:delInstrText>
        </w:r>
      </w:del>
      <w:del w:id="8553" w:author="冰蓝城 [2]" w:date="2019-10-22T17:17:15Z">
        <w:r>
          <w:rPr/>
          <w:delInstrText xml:space="preserve">,4)</w:delInstrText>
        </w:r>
      </w:del>
      <w:del w:id="8554" w:author="冰蓝城 [2]" w:date="2019-10-22T17:17:15Z">
        <w:r>
          <w:rPr/>
          <w:fldChar w:fldCharType="end"/>
        </w:r>
      </w:del>
      <w:del w:id="8555" w:author="冰蓝城 [2]" w:date="2019-10-22T17:17:15Z">
        <w:r>
          <w:rPr>
            <w:rFonts w:hint="eastAsia"/>
          </w:rPr>
          <w:delText>的操作。</w:delText>
        </w:r>
      </w:del>
    </w:p>
    <w:p>
      <w:pPr>
        <w:pStyle w:val="3"/>
        <w:ind w:firstLine="151"/>
        <w:rPr>
          <w:del w:id="8556" w:author="冰蓝城 [2]" w:date="2019-10-22T17:17:15Z"/>
        </w:rPr>
      </w:pPr>
      <w:del w:id="8557" w:author="冰蓝城 [2]" w:date="2019-10-22T17:17:15Z">
        <w:r>
          <w:rPr>
            <w:rFonts w:hint="eastAsia"/>
          </w:rPr>
          <w:delText>6.2硬件接口</w:delText>
        </w:r>
      </w:del>
    </w:p>
    <w:p>
      <w:pPr>
        <w:ind w:firstLine="480"/>
        <w:rPr>
          <w:del w:id="8558" w:author="冰蓝城 [2]" w:date="2019-10-22T17:17:15Z"/>
        </w:rPr>
      </w:pPr>
    </w:p>
    <w:p>
      <w:pPr>
        <w:pStyle w:val="3"/>
        <w:ind w:firstLine="151"/>
        <w:rPr>
          <w:del w:id="8559" w:author="冰蓝城 [2]" w:date="2019-10-22T17:17:15Z"/>
        </w:rPr>
      </w:pPr>
      <w:del w:id="8560" w:author="冰蓝城 [2]" w:date="2019-10-22T17:17:15Z">
        <w:r>
          <w:rPr>
            <w:rFonts w:hint="eastAsia"/>
          </w:rPr>
          <w:delText>6.3 软件接口</w:delText>
        </w:r>
      </w:del>
    </w:p>
    <w:p>
      <w:pPr>
        <w:ind w:firstLine="480"/>
        <w:rPr>
          <w:del w:id="8561" w:author="冰蓝城 [2]" w:date="2019-10-22T17:17:15Z"/>
        </w:rPr>
      </w:pPr>
      <w:del w:id="8562" w:author="冰蓝城 [2]" w:date="2019-10-22T17:17:15Z">
        <w:r>
          <w:rPr>
            <w:rFonts w:hint="eastAsia"/>
          </w:rPr>
          <w:delText>1</w:delText>
        </w:r>
      </w:del>
      <w:del w:id="8563" w:author="冰蓝城 [2]" w:date="2019-10-22T17:17:15Z">
        <w:r>
          <w:rPr/>
          <w:delText xml:space="preserve">) </w:delText>
        </w:r>
      </w:del>
      <w:del w:id="8564" w:author="冰蓝城 [2]" w:date="2019-10-22T17:17:15Z">
        <w:r>
          <w:rPr>
            <w:rFonts w:hint="eastAsia"/>
          </w:rPr>
          <w:delText>短信接口：用户注册时，使用短信验证码接口绑定手机号与用户信息。</w:delText>
        </w:r>
      </w:del>
    </w:p>
    <w:p>
      <w:pPr>
        <w:ind w:firstLine="480"/>
        <w:rPr>
          <w:del w:id="8565" w:author="冰蓝城 [2]" w:date="2019-10-22T17:17:15Z"/>
        </w:rPr>
      </w:pPr>
      <w:del w:id="8566" w:author="冰蓝城 [2]" w:date="2019-10-22T17:17:15Z">
        <w:r>
          <w:rPr>
            <w:rFonts w:hint="eastAsia"/>
          </w:rPr>
          <w:delText>2)</w:delText>
        </w:r>
      </w:del>
      <w:del w:id="8567" w:author="冰蓝城 [2]" w:date="2019-10-22T17:17:15Z">
        <w:r>
          <w:rPr/>
          <w:delText xml:space="preserve"> </w:delText>
        </w:r>
      </w:del>
      <w:del w:id="8568" w:author="冰蓝城 [2]" w:date="2019-10-22T17:17:15Z">
        <w:r>
          <w:rPr>
            <w:rFonts w:hint="eastAsia"/>
          </w:rPr>
          <w:delText>支付宝/微信支付接口：用户购买会员时进行充值。</w:delText>
        </w:r>
      </w:del>
    </w:p>
    <w:p>
      <w:pPr>
        <w:ind w:firstLine="480"/>
        <w:rPr>
          <w:del w:id="8569" w:author="冰蓝城 [2]" w:date="2019-10-22T17:17:15Z"/>
        </w:rPr>
      </w:pPr>
      <w:del w:id="8570" w:author="冰蓝城 [2]" w:date="2019-10-22T17:17:15Z">
        <w:r>
          <w:rPr>
            <w:rFonts w:hint="eastAsia"/>
          </w:rPr>
          <w:delText>3)</w:delText>
        </w:r>
      </w:del>
      <w:del w:id="8571" w:author="冰蓝城 [2]" w:date="2019-10-22T17:17:15Z">
        <w:r>
          <w:rPr/>
          <w:delText xml:space="preserve"> </w:delText>
        </w:r>
      </w:del>
      <w:del w:id="8572" w:author="冰蓝城 [2]" w:date="2019-10-22T17:17:15Z">
        <w:r>
          <w:rPr>
            <w:rFonts w:hint="eastAsia"/>
          </w:rPr>
          <w:delText>百度地图定位sdk接口：用于获取用户当前的位置信息。</w:delText>
        </w:r>
      </w:del>
    </w:p>
    <w:p>
      <w:pPr>
        <w:ind w:firstLine="480"/>
        <w:rPr>
          <w:del w:id="8573" w:author="冰蓝城 [2]" w:date="2019-10-22T17:17:15Z"/>
        </w:rPr>
      </w:pPr>
      <w:del w:id="8574" w:author="冰蓝城 [2]" w:date="2019-10-22T17:17:15Z">
        <w:r>
          <w:rPr/>
          <w:delText>4</w:delText>
        </w:r>
      </w:del>
      <w:del w:id="8575" w:author="冰蓝城 [2]" w:date="2019-10-22T17:17:15Z">
        <w:r>
          <w:rPr>
            <w:rFonts w:hint="eastAsia"/>
          </w:rPr>
          <w:delText>)百度地图sdk接口：</w:delText>
        </w:r>
      </w:del>
      <w:del w:id="8576" w:author="冰蓝城 [2]" w:date="2019-10-22T17:17:15Z">
        <w:r>
          <w:rPr/>
          <w:delText xml:space="preserve"> </w:delText>
        </w:r>
      </w:del>
      <w:del w:id="8577" w:author="冰蓝城 [2]" w:date="2019-10-22T17:17:15Z">
        <w:r>
          <w:rPr>
            <w:rFonts w:hint="eastAsia"/>
          </w:rPr>
          <w:delText>用于获取用户所在位置的地图信息。</w:delText>
        </w:r>
      </w:del>
    </w:p>
    <w:p>
      <w:pPr>
        <w:ind w:firstLine="480"/>
        <w:rPr>
          <w:del w:id="8578" w:author="冰蓝城 [2]" w:date="2019-10-22T17:17:15Z"/>
        </w:rPr>
      </w:pPr>
      <w:del w:id="8579" w:author="冰蓝城 [2]" w:date="2019-10-22T17:17:15Z">
        <w:r>
          <w:rPr/>
          <w:delText>5</w:delText>
        </w:r>
      </w:del>
      <w:del w:id="8580" w:author="冰蓝城 [2]" w:date="2019-10-22T17:17:15Z">
        <w:r>
          <w:rPr>
            <w:rFonts w:hint="eastAsia"/>
          </w:rPr>
          <w:delText>)</w:delText>
        </w:r>
      </w:del>
      <w:del w:id="8581" w:author="冰蓝城 [2]" w:date="2019-10-22T17:17:15Z">
        <w:r>
          <w:rPr/>
          <w:delText xml:space="preserve"> </w:delText>
        </w:r>
      </w:del>
      <w:del w:id="8582" w:author="冰蓝城 [2]" w:date="2019-10-22T17:17:15Z">
        <w:r>
          <w:rPr>
            <w:rFonts w:hint="eastAsia"/>
          </w:rPr>
          <w:delText>第三方平台分享接口：通过第三方平台提供的接口，如QQ、微信、微博，分享标记、路线信息。</w:delText>
        </w:r>
      </w:del>
    </w:p>
    <w:p>
      <w:pPr>
        <w:ind w:firstLine="480"/>
        <w:rPr>
          <w:del w:id="8583" w:author="冰蓝城 [2]" w:date="2019-10-22T17:17:15Z"/>
        </w:rPr>
      </w:pPr>
    </w:p>
    <w:p>
      <w:pPr>
        <w:pStyle w:val="2"/>
        <w:spacing w:before="120" w:after="120"/>
        <w:rPr>
          <w:del w:id="8584" w:author="冰蓝城 [2]" w:date="2019-10-22T17:17:15Z"/>
        </w:rPr>
      </w:pPr>
      <w:del w:id="8585" w:author="冰蓝城 [2]" w:date="2019-10-22T17:17:15Z">
        <w:r>
          <w:rPr>
            <w:rFonts w:hint="eastAsia"/>
          </w:rPr>
          <w:delText>7、其它需求</w:delText>
        </w:r>
      </w:del>
    </w:p>
    <w:p>
      <w:pPr>
        <w:pStyle w:val="3"/>
        <w:ind w:firstLine="151"/>
        <w:rPr>
          <w:del w:id="8586" w:author="冰蓝城 [2]" w:date="2019-10-22T17:17:15Z"/>
        </w:rPr>
      </w:pPr>
      <w:del w:id="8587" w:author="冰蓝城 [2]" w:date="2019-10-22T17:17:15Z">
        <w:r>
          <w:rPr/>
          <w:delText>7.1 可使用性</w:delText>
        </w:r>
      </w:del>
    </w:p>
    <w:p>
      <w:pPr>
        <w:ind w:firstLine="480"/>
        <w:rPr>
          <w:ins w:id="8588" w:author="冰蓝城" w:date="2019-10-16T21:27:00Z"/>
          <w:del w:id="8589" w:author="冰蓝城 [2]" w:date="2019-10-22T17:17:15Z"/>
        </w:rPr>
      </w:pPr>
      <w:ins w:id="8590" w:author="冰蓝城" w:date="2019-10-16T21:27:00Z">
        <w:del w:id="8591" w:author="冰蓝城 [2]" w:date="2019-10-22T17:17:15Z">
          <w:r>
            <w:rPr/>
            <w:delText>考虑受众群体、网速限制、用户量增减特殊时期（如:双十一时期的淘宝用户访问量暴增）等因素，本系统的用户群体为所有人群，假设网速限制为 10Mb/s，假设在特殊时期用户量突增到 1 百万人次，则设置系统的最大并发用户访问量为 1000000，即最多一百万个用户同时在线；</w:delText>
          </w:r>
        </w:del>
      </w:ins>
    </w:p>
    <w:p>
      <w:pPr>
        <w:ind w:firstLine="480"/>
        <w:rPr>
          <w:del w:id="8592" w:author="冰蓝城 [2]" w:date="2019-10-22T17:17:15Z"/>
          <w:strike/>
          <w:rPrChange w:id="8593" w:author="冰蓝城" w:date="2019-10-16T21:27:00Z">
            <w:rPr>
              <w:del w:id="8594" w:author="冰蓝城 [2]" w:date="2019-10-22T17:17:15Z"/>
            </w:rPr>
          </w:rPrChange>
        </w:rPr>
      </w:pPr>
      <w:del w:id="8595" w:author="冰蓝城 [2]" w:date="2019-10-22T17:17:15Z">
        <w:r>
          <w:rPr>
            <w:rFonts w:hint="eastAsia"/>
            <w:strike/>
            <w:color w:val="auto"/>
            <w:u w:val="none"/>
            <w:rPrChange w:id="8596" w:author="冰蓝城" w:date="2019-10-16T21:27:00Z">
              <w:rPr>
                <w:rFonts w:hint="eastAsia"/>
                <w:color w:val="0000FF" w:themeColor="hyperlink"/>
                <w:u w:val="single"/>
              </w:rPr>
            </w:rPrChange>
          </w:rPr>
          <w:delText>系统的最大并发用户访问量为</w:delText>
        </w:r>
      </w:del>
      <w:del w:id="8598" w:author="冰蓝城 [2]" w:date="2019-10-22T17:17:15Z">
        <w:r>
          <w:rPr>
            <w:strike/>
            <w:color w:val="auto"/>
            <w:u w:val="none"/>
            <w:rPrChange w:id="8599" w:author="冰蓝城" w:date="2019-10-16T21:27:00Z">
              <w:rPr>
                <w:color w:val="0000FF" w:themeColor="hyperlink"/>
                <w:u w:val="single"/>
              </w:rPr>
            </w:rPrChange>
          </w:rPr>
          <w:delText xml:space="preserve"> 10000</w:delText>
        </w:r>
      </w:del>
      <w:del w:id="8601" w:author="冰蓝城 [2]" w:date="2019-10-22T17:17:15Z">
        <w:r>
          <w:rPr>
            <w:rFonts w:hint="eastAsia"/>
            <w:strike/>
            <w:color w:val="auto"/>
            <w:u w:val="none"/>
            <w:rPrChange w:id="8602" w:author="冰蓝城" w:date="2019-10-16T21:27:00Z">
              <w:rPr>
                <w:rFonts w:hint="eastAsia"/>
                <w:color w:val="0000FF" w:themeColor="hyperlink"/>
                <w:u w:val="single"/>
              </w:rPr>
            </w:rPrChange>
          </w:rPr>
          <w:delText>，即最多</w:delText>
        </w:r>
      </w:del>
      <w:del w:id="8604" w:author="冰蓝城 [2]" w:date="2019-10-22T17:17:15Z">
        <w:r>
          <w:rPr>
            <w:strike/>
            <w:color w:val="auto"/>
            <w:u w:val="none"/>
            <w:rPrChange w:id="8605" w:author="冰蓝城" w:date="2019-10-16T21:27:00Z">
              <w:rPr>
                <w:color w:val="0000FF" w:themeColor="hyperlink"/>
                <w:u w:val="single"/>
              </w:rPr>
            </w:rPrChange>
          </w:rPr>
          <w:delText xml:space="preserve"> 10000 </w:delText>
        </w:r>
      </w:del>
      <w:del w:id="8607" w:author="冰蓝城 [2]" w:date="2019-10-22T17:17:15Z">
        <w:r>
          <w:rPr>
            <w:rFonts w:hint="eastAsia"/>
            <w:strike/>
            <w:color w:val="auto"/>
            <w:u w:val="none"/>
            <w:rPrChange w:id="8608" w:author="冰蓝城" w:date="2019-10-16T21:27:00Z">
              <w:rPr>
                <w:rFonts w:hint="eastAsia"/>
                <w:color w:val="0000FF" w:themeColor="hyperlink"/>
                <w:u w:val="single"/>
              </w:rPr>
            </w:rPrChange>
          </w:rPr>
          <w:delText>个用户同时在线；</w:delText>
        </w:r>
      </w:del>
    </w:p>
    <w:p>
      <w:pPr>
        <w:ind w:firstLine="480"/>
        <w:rPr>
          <w:del w:id="8610" w:author="冰蓝城 [2]" w:date="2019-10-22T17:17:15Z"/>
        </w:rPr>
      </w:pPr>
      <w:del w:id="8611" w:author="冰蓝城 [2]" w:date="2019-10-22T17:17:15Z">
        <w:r>
          <w:rPr/>
          <w:delText>系统需要满足 7× 24 小时的不间断运行，运行一段时间后，整体的执行效率没有大幅衰减。</w:delText>
        </w:r>
      </w:del>
    </w:p>
    <w:p>
      <w:pPr>
        <w:ind w:firstLine="480"/>
        <w:rPr>
          <w:del w:id="8612" w:author="冰蓝城 [2]" w:date="2019-10-22T17:17:15Z"/>
        </w:rPr>
      </w:pPr>
      <w:del w:id="8613" w:author="冰蓝城 [2]" w:date="2019-10-22T17:17:15Z">
        <w:r>
          <w:rPr/>
          <w:delText>支持用户在不同的终端登录同一个账号；</w:delText>
        </w:r>
      </w:del>
    </w:p>
    <w:p>
      <w:pPr>
        <w:pStyle w:val="3"/>
        <w:ind w:firstLine="151"/>
        <w:rPr>
          <w:del w:id="8614" w:author="冰蓝城 [2]" w:date="2019-10-22T17:17:15Z"/>
        </w:rPr>
      </w:pPr>
      <w:del w:id="8615" w:author="冰蓝城 [2]" w:date="2019-10-22T17:17:15Z">
        <w:r>
          <w:rPr/>
          <w:delText>7.2 安全保密</w:delText>
        </w:r>
      </w:del>
    </w:p>
    <w:p>
      <w:pPr>
        <w:ind w:firstLine="480"/>
        <w:rPr>
          <w:ins w:id="8616" w:author="冰蓝城" w:date="2019-10-16T21:28:00Z"/>
          <w:del w:id="8617" w:author="冰蓝城 [2]" w:date="2019-10-22T17:17:15Z"/>
        </w:rPr>
      </w:pPr>
      <w:del w:id="8618" w:author="冰蓝城 [2]" w:date="2019-10-22T17:17:15Z">
        <w:r>
          <w:rPr/>
          <w:delText>每个用户有独立的账号和密码；</w:delText>
        </w:r>
      </w:del>
    </w:p>
    <w:p>
      <w:pPr>
        <w:ind w:firstLine="480"/>
        <w:rPr>
          <w:ins w:id="8619" w:author="冰蓝城" w:date="2019-10-16T21:28:00Z"/>
          <w:del w:id="8620" w:author="冰蓝城 [2]" w:date="2019-10-22T17:17:15Z"/>
        </w:rPr>
      </w:pPr>
      <w:ins w:id="8621" w:author="冰蓝城" w:date="2019-10-16T21:28:00Z">
        <w:del w:id="8622" w:author="冰蓝城 [2]" w:date="2019-10-22T17:17:15Z">
          <w:r>
            <w:rPr/>
            <w:delText>用户的昵称（长度为 7 的字符串）由用户自主设定，使用 UTF-8 编码方式。</w:delText>
          </w:r>
        </w:del>
      </w:ins>
    </w:p>
    <w:p>
      <w:pPr>
        <w:ind w:firstLine="480"/>
        <w:rPr>
          <w:ins w:id="8623" w:author="冰蓝城" w:date="2019-10-16T21:28:00Z"/>
          <w:del w:id="8624" w:author="冰蓝城 [2]" w:date="2019-10-22T17:17:15Z"/>
        </w:rPr>
      </w:pPr>
      <w:ins w:id="8625" w:author="冰蓝城" w:date="2019-10-16T21:28:00Z">
        <w:del w:id="8626" w:author="冰蓝城 [2]" w:date="2019-10-22T17:17:15Z">
          <w:r>
            <w:rPr/>
            <w:delText>由系统按用户注册顺序自动生成一个唯一的账号 ID（long 型整数），考虑初始用户数量在 10 万以内，初始设定 ID 有 6 位，后续用户数量增加时可以将账号位数再扩展。</w:delText>
          </w:r>
        </w:del>
      </w:ins>
    </w:p>
    <w:p>
      <w:pPr>
        <w:ind w:firstLine="480"/>
        <w:rPr>
          <w:del w:id="8627" w:author="冰蓝城 [2]" w:date="2019-10-22T17:17:15Z"/>
        </w:rPr>
      </w:pPr>
      <w:ins w:id="8628" w:author="冰蓝城" w:date="2019-10-16T21:28:00Z">
        <w:del w:id="8629" w:author="冰蓝城 [2]" w:date="2019-10-22T17:17:15Z">
          <w:r>
            <w:rPr/>
            <w:delText>只支持格式为两种数据类型以上（大写字母、小写字母、阿拉伯数字、下划线）且长度在[8,16]区间 的密码；</w:delText>
          </w:r>
        </w:del>
      </w:ins>
    </w:p>
    <w:p>
      <w:pPr>
        <w:ind w:firstLine="480"/>
        <w:rPr>
          <w:del w:id="8630" w:author="冰蓝城 [2]" w:date="2019-10-22T17:17:15Z"/>
        </w:rPr>
      </w:pPr>
      <w:del w:id="8631" w:author="冰蓝城 [2]" w:date="2019-10-22T17:17:15Z">
        <w:r>
          <w:rPr/>
          <w:delText>只支持格式为两种数据类型以上（大写字母、小写字母、阿拉伯数字、下划线）且长度不小于 8 的密码；</w:delText>
        </w:r>
      </w:del>
    </w:p>
    <w:p>
      <w:pPr>
        <w:ind w:firstLine="480"/>
        <w:rPr>
          <w:ins w:id="8632" w:author="冰蓝城" w:date="2019-10-16T21:29:00Z"/>
          <w:del w:id="8633" w:author="冰蓝城 [2]" w:date="2019-10-22T17:17:15Z"/>
        </w:rPr>
      </w:pPr>
      <w:del w:id="8634" w:author="冰蓝城 [2]" w:date="2019-10-22T17:17:15Z">
        <w:r>
          <w:rPr/>
          <w:delText>支持用户绑定邮箱或手机号的密码找回功能；</w:delText>
        </w:r>
      </w:del>
    </w:p>
    <w:p>
      <w:pPr>
        <w:ind w:firstLine="0" w:firstLineChars="0"/>
        <w:rPr>
          <w:ins w:id="8636" w:author="冰蓝城" w:date="2019-10-16T21:29:00Z"/>
          <w:del w:id="8637" w:author="冰蓝城 [2]" w:date="2019-10-22T17:17:15Z"/>
        </w:rPr>
        <w:pPrChange w:id="8635" w:author="冰蓝城" w:date="2019-10-16T21:29:00Z">
          <w:pPr>
            <w:ind w:firstLine="480"/>
          </w:pPr>
        </w:pPrChange>
      </w:pPr>
      <w:ins w:id="8638" w:author="冰蓝城" w:date="2019-10-16T21:29:00Z">
        <w:del w:id="8639" w:author="冰蓝城 [2]" w:date="2019-10-22T17:17:15Z">
          <w:r>
            <w:rPr>
              <w:color w:val="auto"/>
              <w:u w:val="none"/>
              <w:rPrChange w:id="8645" w:author="Unknown" w:date="">
                <w:rPr>
                  <w:color w:val="0000FF" w:themeColor="hyperlink"/>
                  <w:u w:val="single"/>
                </w:rPr>
              </w:rPrChange>
            </w:rPr>
            <w:drawing>
              <wp:inline distT="0" distB="0" distL="114300" distR="114300">
                <wp:extent cx="6120130" cy="1286510"/>
                <wp:effectExtent l="0" t="0" r="1270" b="8890"/>
                <wp:docPr id="6" name="图片 6" descr="4A7FBBEF4785DF68885C63BA757F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A7FBBEF4785DF68885C63BA757FE336"/>
                        <pic:cNvPicPr>
                          <a:picLocks noChangeAspect="1"/>
                        </pic:cNvPicPr>
                      </pic:nvPicPr>
                      <pic:blipFill>
                        <a:blip r:embed="rId55" cstate="print"/>
                        <a:stretch>
                          <a:fillRect/>
                        </a:stretch>
                      </pic:blipFill>
                      <pic:spPr>
                        <a:xfrm>
                          <a:off x="0" y="0"/>
                          <a:ext cx="6120130" cy="1286510"/>
                        </a:xfrm>
                        <a:prstGeom prst="rect">
                          <a:avLst/>
                        </a:prstGeom>
                      </pic:spPr>
                    </pic:pic>
                  </a:graphicData>
                </a:graphic>
              </wp:inline>
            </w:drawing>
          </w:r>
        </w:del>
      </w:ins>
    </w:p>
    <w:p>
      <w:pPr>
        <w:ind w:firstLine="480"/>
        <w:rPr>
          <w:del w:id="8648" w:author="冰蓝城 [2]" w:date="2019-10-22T17:17:15Z"/>
        </w:rPr>
      </w:pPr>
    </w:p>
    <w:p>
      <w:pPr>
        <w:pStyle w:val="3"/>
        <w:ind w:firstLine="151"/>
        <w:rPr>
          <w:del w:id="8649" w:author="冰蓝城 [2]" w:date="2019-10-22T17:17:15Z"/>
        </w:rPr>
      </w:pPr>
      <w:del w:id="8650" w:author="冰蓝城 [2]" w:date="2019-10-22T17:17:15Z">
        <w:r>
          <w:rPr/>
          <w:delText>7.3可维护性</w:delText>
        </w:r>
      </w:del>
    </w:p>
    <w:p>
      <w:pPr>
        <w:ind w:firstLine="480"/>
        <w:rPr>
          <w:del w:id="8651" w:author="冰蓝城 [2]" w:date="2019-10-22T17:17:15Z"/>
        </w:rPr>
      </w:pPr>
      <w:del w:id="8652" w:author="冰蓝城 [2]" w:date="2019-10-22T17:17:15Z">
        <w:r>
          <w:rPr/>
          <w:delText>支持系统管理员获取对系统的修改权限，对系统进行代码修改和功能调试；</w:delText>
        </w:r>
      </w:del>
    </w:p>
    <w:p>
      <w:pPr>
        <w:ind w:firstLine="480"/>
        <w:rPr>
          <w:del w:id="8653" w:author="冰蓝城 [2]" w:date="2019-10-22T17:17:15Z"/>
        </w:rPr>
      </w:pPr>
      <w:del w:id="8654" w:author="冰蓝城 [2]" w:date="2019-10-22T17:17:15Z">
        <w:r>
          <w:rPr/>
          <w:delText>不支持系统管理员对部分核心代码的修改。</w:delText>
        </w:r>
      </w:del>
    </w:p>
    <w:p>
      <w:pPr>
        <w:pStyle w:val="3"/>
        <w:ind w:firstLine="151"/>
        <w:rPr>
          <w:del w:id="8655" w:author="冰蓝城 [2]" w:date="2019-10-22T17:17:15Z"/>
        </w:rPr>
      </w:pPr>
      <w:del w:id="8656" w:author="冰蓝城 [2]" w:date="2019-10-22T17:17:15Z">
        <w:r>
          <w:rPr/>
          <w:delText>7.4可移植性</w:delText>
        </w:r>
      </w:del>
    </w:p>
    <w:p>
      <w:pPr>
        <w:ind w:firstLine="480"/>
        <w:rPr>
          <w:del w:id="8657" w:author="冰蓝城 [2]" w:date="2019-10-22T17:17:15Z"/>
        </w:rPr>
      </w:pPr>
      <w:del w:id="8658" w:author="冰蓝城 [2]" w:date="2019-10-22T17:17:15Z">
        <w:r>
          <w:rPr/>
          <w:delText>系统的最终的应用程序应当容易安装；</w:delText>
        </w:r>
      </w:del>
    </w:p>
    <w:p>
      <w:pPr>
        <w:ind w:firstLine="480"/>
        <w:rPr>
          <w:del w:id="8659" w:author="冰蓝城 [2]" w:date="2019-10-22T17:17:15Z"/>
        </w:rPr>
      </w:pPr>
      <w:del w:id="8660" w:author="冰蓝城 [2]" w:date="2019-10-22T17:17:15Z">
        <w:r>
          <w:rPr/>
          <w:delText>系统应当能有良好的移植性，当运行条件有变化时无需做很多修改就可以运行。</w:delText>
        </w:r>
      </w:del>
    </w:p>
    <w:p>
      <w:pPr>
        <w:ind w:firstLine="480"/>
        <w:rPr>
          <w:del w:id="8661" w:author="冰蓝城 [2]" w:date="2019-10-22T17:17:15Z"/>
        </w:rPr>
      </w:pPr>
    </w:p>
    <w:p>
      <w:pPr>
        <w:ind w:firstLine="480"/>
        <w:rPr>
          <w:del w:id="8662" w:author="冰蓝城 [2]" w:date="2019-10-22T17:17:15Z"/>
        </w:rPr>
      </w:pPr>
    </w:p>
    <w:p>
      <w:pPr>
        <w:ind w:firstLine="480"/>
        <w:rPr>
          <w:del w:id="8663" w:author="冰蓝城 [2]" w:date="2019-10-22T17:17:15Z"/>
        </w:rPr>
      </w:pPr>
    </w:p>
    <w:p>
      <w:pPr>
        <w:widowControl w:val="0"/>
        <w:adjustRightInd/>
        <w:spacing w:before="120" w:after="120" w:line="240" w:lineRule="auto"/>
        <w:ind w:firstLine="0" w:firstLineChars="0"/>
        <w:jc w:val="center"/>
        <w:rPr>
          <w:ins w:id="8664" w:author="冰蓝城 [2]" w:date="2019-10-22T17:17:31Z"/>
          <w:rFonts w:cs="Times New Roman"/>
          <w:kern w:val="2"/>
          <w:sz w:val="44"/>
          <w:szCs w:val="24"/>
        </w:rPr>
      </w:pPr>
    </w:p>
    <w:p>
      <w:pPr>
        <w:widowControl w:val="0"/>
        <w:adjustRightInd w:val="0"/>
        <w:spacing w:before="0" w:after="0" w:line="360" w:lineRule="auto"/>
        <w:ind w:firstLine="0" w:firstLineChars="0"/>
        <w:jc w:val="center"/>
        <w:outlineLvl w:val="9"/>
        <w:rPr>
          <w:ins w:id="8665" w:author="冰蓝城 [2]" w:date="2019-10-22T17:17:31Z"/>
          <w:rFonts w:ascii="黑体" w:hAnsi="黑体" w:eastAsia="黑体"/>
          <w:kern w:val="2"/>
          <w:sz w:val="48"/>
          <w:szCs w:val="48"/>
        </w:rPr>
      </w:pPr>
      <w:ins w:id="8666" w:author="冰蓝城 [2]" w:date="2019-10-22T17:17:31Z">
        <w:r>
          <w:rPr>
            <w:rFonts w:hint="eastAsia" w:ascii="黑体" w:hAnsi="黑体" w:eastAsia="黑体"/>
            <w:kern w:val="2"/>
            <w:sz w:val="48"/>
            <w:szCs w:val="48"/>
          </w:rPr>
          <w:t>软件工程课程设计</w:t>
        </w:r>
      </w:ins>
    </w:p>
    <w:p>
      <w:pPr>
        <w:widowControl w:val="0"/>
        <w:adjustRightInd/>
        <w:spacing w:before="120" w:after="120" w:line="240" w:lineRule="auto"/>
        <w:ind w:firstLine="0" w:firstLineChars="0"/>
        <w:jc w:val="center"/>
        <w:rPr>
          <w:ins w:id="8667" w:author="冰蓝城 [2]" w:date="2019-10-22T17:17:31Z"/>
          <w:rFonts w:cs="Times New Roman"/>
          <w:kern w:val="2"/>
          <w:sz w:val="44"/>
          <w:szCs w:val="24"/>
        </w:rPr>
      </w:pPr>
    </w:p>
    <w:p>
      <w:pPr>
        <w:spacing w:line="360" w:lineRule="auto"/>
        <w:ind w:firstLine="0" w:firstLineChars="0"/>
        <w:jc w:val="center"/>
        <w:outlineLvl w:val="9"/>
        <w:rPr>
          <w:ins w:id="8668" w:author="冰蓝城 [2]" w:date="2019-10-22T17:17:31Z"/>
          <w:rFonts w:ascii="宋体" w:hAnsi="宋体"/>
          <w:kern w:val="2"/>
          <w:sz w:val="44"/>
          <w:szCs w:val="44"/>
        </w:rPr>
      </w:pPr>
      <w:ins w:id="8669" w:author="冰蓝城 [2]" w:date="2019-10-22T17:17:31Z">
        <w:r>
          <w:rPr>
            <w:rFonts w:hint="eastAsia" w:ascii="宋体" w:hAnsi="宋体"/>
            <w:kern w:val="2"/>
            <w:sz w:val="44"/>
            <w:szCs w:val="44"/>
          </w:rPr>
          <w:t>《</w:t>
        </w:r>
      </w:ins>
      <w:ins w:id="8670" w:author="冰蓝城 [2]" w:date="2019-10-22T17:17:31Z">
        <w:r>
          <w:rPr>
            <w:rFonts w:ascii="宋体" w:hAnsi="宋体"/>
            <w:kern w:val="2"/>
            <w:sz w:val="44"/>
            <w:szCs w:val="44"/>
          </w:rPr>
          <w:t>4D GIS</w:t>
        </w:r>
      </w:ins>
      <w:ins w:id="8671" w:author="冰蓝城 [2]" w:date="2019-10-22T17:17:31Z">
        <w:r>
          <w:rPr>
            <w:rFonts w:hint="eastAsia" w:ascii="宋体" w:hAnsi="宋体"/>
            <w:kern w:val="2"/>
            <w:sz w:val="44"/>
            <w:szCs w:val="44"/>
          </w:rPr>
          <w:t>标记系统项目》</w:t>
        </w:r>
      </w:ins>
    </w:p>
    <w:p>
      <w:pPr>
        <w:widowControl w:val="0"/>
        <w:adjustRightInd w:val="0"/>
        <w:spacing w:before="0" w:after="0" w:line="360" w:lineRule="auto"/>
        <w:ind w:firstLine="0" w:firstLineChars="0"/>
        <w:jc w:val="center"/>
        <w:rPr>
          <w:ins w:id="8672" w:author="冰蓝城 [2]" w:date="2019-10-22T17:17:31Z"/>
          <w:rFonts w:cs="Times New Roman"/>
          <w:kern w:val="2"/>
          <w:sz w:val="44"/>
          <w:szCs w:val="24"/>
        </w:rPr>
      </w:pPr>
      <w:ins w:id="8673" w:author="冰蓝城 [2]" w:date="2019-10-22T17:17:31Z">
        <w:r>
          <w:rPr>
            <w:rFonts w:hint="eastAsia" w:ascii="宋体" w:hAnsi="宋体"/>
            <w:kern w:val="2"/>
            <w:sz w:val="44"/>
            <w:szCs w:val="44"/>
          </w:rPr>
          <w:t>软件设计说明书</w:t>
        </w:r>
      </w:ins>
    </w:p>
    <w:p>
      <w:pPr>
        <w:widowControl w:val="0"/>
        <w:adjustRightInd/>
        <w:spacing w:before="120" w:after="120" w:line="240" w:lineRule="auto"/>
        <w:ind w:firstLine="0" w:firstLineChars="0"/>
        <w:jc w:val="center"/>
        <w:rPr>
          <w:ins w:id="8674" w:author="冰蓝城 [2]" w:date="2019-10-22T17:17:31Z"/>
          <w:rFonts w:eastAsia="黑体" w:cs="Times New Roman"/>
          <w:kern w:val="2"/>
          <w:sz w:val="48"/>
          <w:szCs w:val="24"/>
        </w:rPr>
      </w:pPr>
    </w:p>
    <w:p>
      <w:pPr>
        <w:widowControl w:val="0"/>
        <w:adjustRightInd w:val="0"/>
        <w:spacing w:before="0" w:after="0" w:line="360" w:lineRule="auto"/>
        <w:ind w:firstLine="720" w:firstLineChars="200"/>
        <w:jc w:val="left"/>
        <w:rPr>
          <w:ins w:id="8675" w:author="冰蓝城 [2]" w:date="2019-10-22T17:17:31Z"/>
          <w:rFonts w:ascii="宋体" w:hAnsi="宋体" w:cs="Times New Roman"/>
          <w:kern w:val="2"/>
          <w:sz w:val="36"/>
          <w:szCs w:val="36"/>
        </w:rPr>
      </w:pPr>
      <w:ins w:id="8676" w:author="冰蓝城 [2]" w:date="2019-10-22T17:17:31Z">
        <w:r>
          <w:rPr>
            <w:rFonts w:hint="eastAsia" w:ascii="宋体" w:hAnsi="宋体" w:cs="Times New Roman"/>
            <w:kern w:val="2"/>
            <w:sz w:val="36"/>
            <w:szCs w:val="36"/>
          </w:rPr>
          <w:t>设计组学生</w:t>
        </w:r>
      </w:ins>
      <w:ins w:id="8677" w:author="冰蓝城 [2]" w:date="2019-10-22T17:17:31Z">
        <w:r>
          <w:rPr>
            <w:rFonts w:ascii="宋体" w:hAnsi="宋体" w:cs="Times New Roman"/>
            <w:kern w:val="2"/>
            <w:sz w:val="36"/>
            <w:szCs w:val="36"/>
          </w:rPr>
          <w:t>:</w:t>
        </w:r>
      </w:ins>
    </w:p>
    <w:p>
      <w:pPr>
        <w:widowControl w:val="0"/>
        <w:adjustRightInd w:val="0"/>
        <w:spacing w:before="0" w:after="0" w:line="360" w:lineRule="auto"/>
        <w:ind w:firstLine="720" w:firstLineChars="200"/>
        <w:jc w:val="left"/>
        <w:rPr>
          <w:ins w:id="8678" w:author="冰蓝城 [2]" w:date="2019-10-22T17:17:31Z"/>
          <w:rFonts w:ascii="宋体" w:hAnsi="宋体" w:cs="Times New Roman"/>
          <w:kern w:val="2"/>
          <w:sz w:val="36"/>
          <w:szCs w:val="36"/>
        </w:rPr>
      </w:pPr>
      <w:ins w:id="8679" w:author="冰蓝城 [2]" w:date="2019-10-22T17:17:31Z">
        <w:r>
          <w:rPr>
            <w:rFonts w:hint="eastAsia" w:ascii="宋体" w:hAnsi="宋体" w:cs="Times New Roman"/>
            <w:kern w:val="2"/>
            <w:sz w:val="36"/>
            <w:szCs w:val="36"/>
          </w:rPr>
          <w:t>姓名</w:t>
        </w:r>
      </w:ins>
      <w:ins w:id="8680" w:author="冰蓝城 [2]" w:date="2019-10-22T17:17:31Z">
        <w:r>
          <w:rPr>
            <w:rFonts w:ascii="宋体" w:hAnsi="宋体" w:cs="Times New Roman"/>
            <w:kern w:val="2"/>
            <w:sz w:val="36"/>
            <w:szCs w:val="36"/>
          </w:rPr>
          <w:t xml:space="preserve"> </w:t>
        </w:r>
      </w:ins>
      <w:ins w:id="8681" w:author="冰蓝城 [2]" w:date="2019-10-22T17:17:31Z">
        <w:r>
          <w:rPr>
            <w:rFonts w:hint="eastAsia" w:ascii="宋体" w:hAnsi="宋体" w:cs="Times New Roman"/>
            <w:kern w:val="2"/>
            <w:sz w:val="36"/>
            <w:szCs w:val="36"/>
          </w:rPr>
          <w:t>姚翛潇（组长）</w:t>
        </w:r>
      </w:ins>
      <w:ins w:id="8682" w:author="冰蓝城 [2]" w:date="2019-10-22T17:17:31Z">
        <w:r>
          <w:rPr>
            <w:rFonts w:ascii="宋体" w:hAnsi="宋体" w:cs="Times New Roman"/>
            <w:kern w:val="2"/>
            <w:sz w:val="36"/>
            <w:szCs w:val="36"/>
          </w:rPr>
          <w:t xml:space="preserve">     </w:t>
        </w:r>
      </w:ins>
      <w:ins w:id="8683" w:author="冰蓝城 [2]" w:date="2019-10-22T17:17:31Z">
        <w:r>
          <w:rPr>
            <w:rFonts w:hint="eastAsia" w:ascii="宋体" w:hAnsi="宋体" w:cs="Times New Roman"/>
            <w:kern w:val="2"/>
            <w:sz w:val="36"/>
            <w:szCs w:val="36"/>
          </w:rPr>
          <w:t>学号</w:t>
        </w:r>
      </w:ins>
      <w:ins w:id="8684" w:author="冰蓝城 [2]" w:date="2019-10-22T17:17:31Z">
        <w:r>
          <w:rPr>
            <w:rFonts w:ascii="宋体" w:hAnsi="宋体" w:cs="Times New Roman"/>
            <w:kern w:val="2"/>
            <w:sz w:val="36"/>
            <w:szCs w:val="36"/>
          </w:rPr>
          <w:t>1120161821</w:t>
        </w:r>
      </w:ins>
    </w:p>
    <w:p>
      <w:pPr>
        <w:widowControl w:val="0"/>
        <w:adjustRightInd w:val="0"/>
        <w:spacing w:before="0" w:after="0" w:line="360" w:lineRule="auto"/>
        <w:ind w:firstLine="720" w:firstLineChars="200"/>
        <w:jc w:val="left"/>
        <w:rPr>
          <w:ins w:id="8685" w:author="冰蓝城 [2]" w:date="2019-10-22T17:17:31Z"/>
          <w:rFonts w:ascii="宋体" w:hAnsi="宋体" w:cs="Times New Roman"/>
          <w:kern w:val="2"/>
          <w:sz w:val="36"/>
          <w:szCs w:val="36"/>
        </w:rPr>
      </w:pPr>
      <w:ins w:id="8686" w:author="冰蓝城 [2]" w:date="2019-10-22T17:17:31Z">
        <w:r>
          <w:rPr>
            <w:rFonts w:hint="eastAsia" w:ascii="宋体" w:hAnsi="宋体" w:cs="Times New Roman"/>
            <w:kern w:val="2"/>
            <w:sz w:val="36"/>
            <w:szCs w:val="36"/>
          </w:rPr>
          <w:t>姓名</w:t>
        </w:r>
      </w:ins>
      <w:ins w:id="8687" w:author="冰蓝城 [2]" w:date="2019-10-22T17:17:31Z">
        <w:r>
          <w:rPr>
            <w:rFonts w:ascii="宋体" w:hAnsi="宋体" w:cs="Times New Roman"/>
            <w:kern w:val="2"/>
            <w:sz w:val="36"/>
            <w:szCs w:val="36"/>
          </w:rPr>
          <w:t xml:space="preserve"> </w:t>
        </w:r>
      </w:ins>
      <w:ins w:id="8688" w:author="冰蓝城 [2]" w:date="2019-10-22T17:17:31Z">
        <w:r>
          <w:rPr>
            <w:rFonts w:hint="eastAsia" w:ascii="宋体" w:hAnsi="宋体" w:cs="Times New Roman"/>
            <w:kern w:val="2"/>
            <w:sz w:val="36"/>
            <w:szCs w:val="36"/>
          </w:rPr>
          <w:t>朱婧婧</w:t>
        </w:r>
      </w:ins>
      <w:ins w:id="8689" w:author="冰蓝城 [2]" w:date="2019-10-22T17:17:31Z">
        <w:r>
          <w:rPr>
            <w:rFonts w:ascii="宋体" w:hAnsi="宋体" w:cs="Times New Roman"/>
            <w:kern w:val="2"/>
            <w:sz w:val="36"/>
            <w:szCs w:val="36"/>
          </w:rPr>
          <w:t xml:space="preserve">             </w:t>
        </w:r>
      </w:ins>
      <w:ins w:id="8690" w:author="冰蓝城 [2]" w:date="2019-10-22T17:17:31Z">
        <w:r>
          <w:rPr>
            <w:rFonts w:hint="eastAsia" w:ascii="宋体" w:hAnsi="宋体" w:cs="Times New Roman"/>
            <w:kern w:val="2"/>
            <w:sz w:val="36"/>
            <w:szCs w:val="36"/>
          </w:rPr>
          <w:t>学号</w:t>
        </w:r>
      </w:ins>
      <w:ins w:id="8691" w:author="冰蓝城 [2]" w:date="2019-10-22T17:17:31Z">
        <w:r>
          <w:rPr>
            <w:rFonts w:ascii="宋体" w:hAnsi="宋体" w:cs="Times New Roman"/>
            <w:kern w:val="2"/>
            <w:sz w:val="36"/>
            <w:szCs w:val="36"/>
          </w:rPr>
          <w:t>1120161826</w:t>
        </w:r>
      </w:ins>
    </w:p>
    <w:p>
      <w:pPr>
        <w:widowControl w:val="0"/>
        <w:adjustRightInd w:val="0"/>
        <w:spacing w:before="0" w:after="0" w:line="360" w:lineRule="auto"/>
        <w:ind w:firstLine="720" w:firstLineChars="200"/>
        <w:jc w:val="left"/>
        <w:rPr>
          <w:ins w:id="8692" w:author="冰蓝城 [2]" w:date="2019-10-22T17:17:31Z"/>
          <w:rFonts w:ascii="宋体" w:hAnsi="宋体" w:cs="Times New Roman"/>
          <w:kern w:val="2"/>
          <w:sz w:val="36"/>
          <w:szCs w:val="36"/>
        </w:rPr>
      </w:pPr>
      <w:ins w:id="8693" w:author="冰蓝城 [2]" w:date="2019-10-22T17:17:31Z">
        <w:r>
          <w:rPr>
            <w:rFonts w:hint="eastAsia" w:ascii="宋体" w:hAnsi="宋体" w:cs="Times New Roman"/>
            <w:kern w:val="2"/>
            <w:sz w:val="36"/>
            <w:szCs w:val="36"/>
          </w:rPr>
          <w:t>姓名</w:t>
        </w:r>
      </w:ins>
      <w:ins w:id="8694" w:author="冰蓝城 [2]" w:date="2019-10-22T17:17:31Z">
        <w:r>
          <w:rPr>
            <w:rFonts w:ascii="宋体" w:hAnsi="宋体" w:cs="Times New Roman"/>
            <w:kern w:val="2"/>
            <w:sz w:val="36"/>
            <w:szCs w:val="36"/>
          </w:rPr>
          <w:t xml:space="preserve"> </w:t>
        </w:r>
      </w:ins>
      <w:ins w:id="8695" w:author="冰蓝城 [2]" w:date="2019-10-22T17:17:31Z">
        <w:r>
          <w:rPr>
            <w:rFonts w:hint="eastAsia" w:ascii="宋体" w:hAnsi="宋体" w:cs="Times New Roman"/>
            <w:kern w:val="2"/>
            <w:sz w:val="36"/>
            <w:szCs w:val="36"/>
          </w:rPr>
          <w:t>谢蜜雪</w:t>
        </w:r>
      </w:ins>
      <w:ins w:id="8696" w:author="冰蓝城 [2]" w:date="2019-10-22T17:17:31Z">
        <w:r>
          <w:rPr>
            <w:rFonts w:ascii="宋体" w:hAnsi="宋体" w:cs="Times New Roman"/>
            <w:kern w:val="2"/>
            <w:sz w:val="36"/>
            <w:szCs w:val="36"/>
          </w:rPr>
          <w:t xml:space="preserve">             </w:t>
        </w:r>
      </w:ins>
      <w:ins w:id="8697" w:author="冰蓝城 [2]" w:date="2019-10-22T17:17:31Z">
        <w:r>
          <w:rPr>
            <w:rFonts w:hint="eastAsia" w:ascii="宋体" w:hAnsi="宋体" w:cs="Times New Roman"/>
            <w:kern w:val="2"/>
            <w:sz w:val="36"/>
            <w:szCs w:val="36"/>
          </w:rPr>
          <w:t>学号</w:t>
        </w:r>
      </w:ins>
      <w:ins w:id="8698" w:author="冰蓝城 [2]" w:date="2019-10-22T17:17:31Z">
        <w:r>
          <w:rPr>
            <w:rFonts w:ascii="宋体" w:hAnsi="宋体" w:cs="Times New Roman"/>
            <w:kern w:val="2"/>
            <w:sz w:val="36"/>
            <w:szCs w:val="36"/>
          </w:rPr>
          <w:t>1120161761</w:t>
        </w:r>
      </w:ins>
    </w:p>
    <w:p>
      <w:pPr>
        <w:widowControl w:val="0"/>
        <w:adjustRightInd w:val="0"/>
        <w:spacing w:before="0" w:after="0" w:line="360" w:lineRule="auto"/>
        <w:ind w:firstLine="720" w:firstLineChars="200"/>
        <w:jc w:val="left"/>
        <w:rPr>
          <w:ins w:id="8699" w:author="冰蓝城 [2]" w:date="2019-10-22T17:17:31Z"/>
          <w:rFonts w:ascii="宋体" w:hAnsi="宋体" w:cs="Times New Roman"/>
          <w:kern w:val="2"/>
          <w:sz w:val="36"/>
          <w:szCs w:val="36"/>
        </w:rPr>
      </w:pPr>
      <w:ins w:id="8700" w:author="冰蓝城 [2]" w:date="2019-10-22T17:17:31Z">
        <w:r>
          <w:rPr>
            <w:rFonts w:hint="eastAsia" w:ascii="宋体" w:hAnsi="宋体" w:cs="Times New Roman"/>
            <w:kern w:val="2"/>
            <w:sz w:val="36"/>
            <w:szCs w:val="36"/>
          </w:rPr>
          <w:t>姓名</w:t>
        </w:r>
      </w:ins>
      <w:ins w:id="8701" w:author="冰蓝城 [2]" w:date="2019-10-22T17:17:31Z">
        <w:r>
          <w:rPr>
            <w:rFonts w:ascii="宋体" w:hAnsi="宋体" w:cs="Times New Roman"/>
            <w:kern w:val="2"/>
            <w:sz w:val="36"/>
            <w:szCs w:val="36"/>
          </w:rPr>
          <w:t xml:space="preserve"> </w:t>
        </w:r>
      </w:ins>
      <w:ins w:id="8702" w:author="冰蓝城 [2]" w:date="2019-10-22T17:17:31Z">
        <w:r>
          <w:rPr>
            <w:rFonts w:hint="eastAsia" w:ascii="宋体" w:hAnsi="宋体" w:cs="Times New Roman"/>
            <w:kern w:val="2"/>
            <w:sz w:val="36"/>
            <w:szCs w:val="36"/>
          </w:rPr>
          <w:t>杨冰琪</w:t>
        </w:r>
      </w:ins>
      <w:ins w:id="8703" w:author="冰蓝城 [2]" w:date="2019-10-22T17:17:31Z">
        <w:r>
          <w:rPr>
            <w:rFonts w:ascii="宋体" w:hAnsi="宋体" w:cs="Times New Roman"/>
            <w:kern w:val="2"/>
            <w:sz w:val="36"/>
            <w:szCs w:val="36"/>
          </w:rPr>
          <w:t xml:space="preserve">             </w:t>
        </w:r>
      </w:ins>
      <w:ins w:id="8704" w:author="冰蓝城 [2]" w:date="2019-10-22T17:17:31Z">
        <w:r>
          <w:rPr>
            <w:rFonts w:hint="eastAsia" w:ascii="宋体" w:hAnsi="宋体" w:cs="Times New Roman"/>
            <w:kern w:val="2"/>
            <w:sz w:val="36"/>
            <w:szCs w:val="36"/>
          </w:rPr>
          <w:t>学号</w:t>
        </w:r>
      </w:ins>
      <w:ins w:id="8705" w:author="冰蓝城 [2]" w:date="2019-10-22T17:17:31Z">
        <w:r>
          <w:rPr>
            <w:rFonts w:ascii="宋体" w:hAnsi="宋体" w:cs="Times New Roman"/>
            <w:kern w:val="2"/>
            <w:sz w:val="36"/>
            <w:szCs w:val="36"/>
          </w:rPr>
          <w:t>1120161762</w:t>
        </w:r>
      </w:ins>
    </w:p>
    <w:p>
      <w:pPr>
        <w:widowControl w:val="0"/>
        <w:adjustRightInd w:val="0"/>
        <w:spacing w:before="0" w:after="0" w:line="360" w:lineRule="auto"/>
        <w:ind w:firstLine="720" w:firstLineChars="200"/>
        <w:jc w:val="left"/>
        <w:rPr>
          <w:ins w:id="8706" w:author="冰蓝城 [2]" w:date="2019-10-22T17:17:31Z"/>
          <w:rFonts w:ascii="宋体" w:hAnsi="宋体" w:cs="Times New Roman"/>
          <w:kern w:val="2"/>
          <w:sz w:val="36"/>
          <w:szCs w:val="36"/>
        </w:rPr>
      </w:pPr>
      <w:ins w:id="8707" w:author="冰蓝城 [2]" w:date="2019-10-22T17:17:31Z">
        <w:r>
          <w:rPr>
            <w:rFonts w:hint="eastAsia" w:ascii="宋体" w:hAnsi="宋体" w:cs="Times New Roman"/>
            <w:kern w:val="2"/>
            <w:sz w:val="36"/>
            <w:szCs w:val="36"/>
          </w:rPr>
          <w:t>姓名</w:t>
        </w:r>
      </w:ins>
      <w:ins w:id="8708" w:author="冰蓝城 [2]" w:date="2019-10-22T17:17:31Z">
        <w:r>
          <w:rPr>
            <w:rFonts w:ascii="宋体" w:hAnsi="宋体" w:cs="Times New Roman"/>
            <w:kern w:val="2"/>
            <w:sz w:val="36"/>
            <w:szCs w:val="36"/>
          </w:rPr>
          <w:t xml:space="preserve"> </w:t>
        </w:r>
      </w:ins>
      <w:ins w:id="8709" w:author="冰蓝城 [2]" w:date="2019-10-22T17:17:31Z">
        <w:r>
          <w:rPr>
            <w:rFonts w:hint="eastAsia" w:ascii="宋体" w:hAnsi="宋体" w:cs="Times New Roman"/>
            <w:kern w:val="2"/>
            <w:sz w:val="36"/>
            <w:szCs w:val="36"/>
          </w:rPr>
          <w:t>杨</w:t>
        </w:r>
      </w:ins>
      <w:ins w:id="8710" w:author="冰蓝城 [2]" w:date="2019-10-22T17:17:31Z">
        <w:r>
          <w:rPr>
            <w:rFonts w:ascii="宋体" w:hAnsi="宋体" w:cs="Times New Roman"/>
            <w:kern w:val="2"/>
            <w:sz w:val="36"/>
            <w:szCs w:val="36"/>
          </w:rPr>
          <w:t xml:space="preserve">  </w:t>
        </w:r>
      </w:ins>
      <w:ins w:id="8711" w:author="冰蓝城 [2]" w:date="2019-10-22T17:17:31Z">
        <w:r>
          <w:rPr>
            <w:rFonts w:hint="eastAsia" w:ascii="宋体" w:hAnsi="宋体" w:cs="Times New Roman"/>
            <w:kern w:val="2"/>
            <w:sz w:val="36"/>
            <w:szCs w:val="36"/>
          </w:rPr>
          <w:t>俊</w:t>
        </w:r>
      </w:ins>
      <w:ins w:id="8712" w:author="冰蓝城 [2]" w:date="2019-10-22T17:17:31Z">
        <w:r>
          <w:rPr>
            <w:rFonts w:ascii="宋体" w:hAnsi="宋体" w:cs="Times New Roman"/>
            <w:kern w:val="2"/>
            <w:sz w:val="36"/>
            <w:szCs w:val="36"/>
          </w:rPr>
          <w:t xml:space="preserve">             </w:t>
        </w:r>
      </w:ins>
      <w:ins w:id="8713" w:author="冰蓝城 [2]" w:date="2019-10-22T17:17:31Z">
        <w:r>
          <w:rPr>
            <w:rFonts w:hint="eastAsia" w:ascii="宋体" w:hAnsi="宋体" w:cs="Times New Roman"/>
            <w:kern w:val="2"/>
            <w:sz w:val="36"/>
            <w:szCs w:val="36"/>
          </w:rPr>
          <w:t>学号</w:t>
        </w:r>
      </w:ins>
      <w:ins w:id="8714" w:author="冰蓝城 [2]" w:date="2019-10-22T17:17:31Z">
        <w:r>
          <w:rPr>
            <w:rFonts w:ascii="宋体" w:hAnsi="宋体" w:cs="Times New Roman"/>
            <w:kern w:val="2"/>
            <w:sz w:val="36"/>
            <w:szCs w:val="36"/>
          </w:rPr>
          <w:t>1120161820</w:t>
        </w:r>
      </w:ins>
    </w:p>
    <w:p>
      <w:pPr>
        <w:widowControl w:val="0"/>
        <w:adjustRightInd w:val="0"/>
        <w:spacing w:before="0" w:after="0" w:line="360" w:lineRule="auto"/>
        <w:ind w:firstLine="720" w:firstLineChars="200"/>
        <w:jc w:val="left"/>
        <w:rPr>
          <w:ins w:id="8715" w:author="冰蓝城 [2]" w:date="2019-10-22T17:17:31Z"/>
          <w:rFonts w:ascii="宋体" w:hAnsi="宋体" w:cs="Times New Roman"/>
          <w:kern w:val="2"/>
          <w:sz w:val="36"/>
          <w:szCs w:val="36"/>
        </w:rPr>
      </w:pPr>
      <w:ins w:id="8716" w:author="冰蓝城 [2]" w:date="2019-10-22T17:17:31Z">
        <w:r>
          <w:rPr>
            <w:rFonts w:hint="eastAsia" w:ascii="宋体" w:hAnsi="宋体" w:cs="Times New Roman"/>
            <w:kern w:val="2"/>
            <w:sz w:val="36"/>
            <w:szCs w:val="36"/>
          </w:rPr>
          <w:t>姓名</w:t>
        </w:r>
      </w:ins>
      <w:ins w:id="8717" w:author="冰蓝城 [2]" w:date="2019-10-22T17:17:31Z">
        <w:r>
          <w:rPr>
            <w:rFonts w:ascii="宋体" w:hAnsi="宋体" w:cs="Times New Roman"/>
            <w:kern w:val="2"/>
            <w:sz w:val="36"/>
            <w:szCs w:val="36"/>
          </w:rPr>
          <w:t xml:space="preserve"> </w:t>
        </w:r>
      </w:ins>
      <w:ins w:id="8718" w:author="冰蓝城 [2]" w:date="2019-10-22T17:17:31Z">
        <w:r>
          <w:rPr>
            <w:rFonts w:hint="eastAsia" w:ascii="宋体" w:hAnsi="宋体" w:cs="Times New Roman"/>
            <w:kern w:val="2"/>
            <w:sz w:val="36"/>
            <w:szCs w:val="36"/>
          </w:rPr>
          <w:t>霍萱甫</w:t>
        </w:r>
      </w:ins>
      <w:ins w:id="8719" w:author="冰蓝城 [2]" w:date="2019-10-22T17:17:31Z">
        <w:r>
          <w:rPr>
            <w:rFonts w:ascii="宋体" w:hAnsi="宋体" w:cs="Times New Roman"/>
            <w:kern w:val="2"/>
            <w:sz w:val="36"/>
            <w:szCs w:val="36"/>
          </w:rPr>
          <w:t xml:space="preserve">             </w:t>
        </w:r>
      </w:ins>
      <w:ins w:id="8720" w:author="冰蓝城 [2]" w:date="2019-10-22T17:17:31Z">
        <w:r>
          <w:rPr>
            <w:rFonts w:hint="eastAsia" w:ascii="宋体" w:hAnsi="宋体" w:cs="Times New Roman"/>
            <w:kern w:val="2"/>
            <w:sz w:val="36"/>
            <w:szCs w:val="36"/>
          </w:rPr>
          <w:t>学号</w:t>
        </w:r>
      </w:ins>
      <w:ins w:id="8721" w:author="冰蓝城 [2]" w:date="2019-10-22T17:17:31Z">
        <w:r>
          <w:rPr>
            <w:rFonts w:ascii="宋体" w:hAnsi="宋体" w:cs="Times New Roman"/>
            <w:kern w:val="2"/>
            <w:sz w:val="36"/>
            <w:szCs w:val="36"/>
          </w:rPr>
          <w:t>1120162099</w:t>
        </w:r>
      </w:ins>
    </w:p>
    <w:p>
      <w:pPr>
        <w:widowControl w:val="0"/>
        <w:adjustRightInd w:val="0"/>
        <w:spacing w:before="0" w:after="0" w:line="360" w:lineRule="auto"/>
        <w:ind w:firstLine="720" w:firstLineChars="200"/>
        <w:jc w:val="left"/>
        <w:rPr>
          <w:ins w:id="8722" w:author="冰蓝城 [2]" w:date="2019-10-22T17:17:31Z"/>
          <w:rFonts w:eastAsia="黑体" w:cs="Times New Roman"/>
          <w:kern w:val="2"/>
          <w:sz w:val="36"/>
          <w:szCs w:val="24"/>
        </w:rPr>
      </w:pPr>
      <w:ins w:id="8723" w:author="冰蓝城 [2]" w:date="2019-10-22T17:17:31Z">
        <w:r>
          <w:rPr>
            <w:rFonts w:hint="eastAsia" w:ascii="宋体" w:hAnsi="宋体" w:cs="Times New Roman"/>
            <w:kern w:val="2"/>
            <w:sz w:val="36"/>
            <w:szCs w:val="36"/>
          </w:rPr>
          <w:t>姓名</w:t>
        </w:r>
      </w:ins>
      <w:ins w:id="8724" w:author="冰蓝城 [2]" w:date="2019-10-22T17:17:31Z">
        <w:r>
          <w:rPr>
            <w:rFonts w:ascii="宋体" w:hAnsi="宋体" w:cs="Times New Roman"/>
            <w:kern w:val="2"/>
            <w:sz w:val="36"/>
            <w:szCs w:val="36"/>
          </w:rPr>
          <w:t xml:space="preserve"> </w:t>
        </w:r>
      </w:ins>
      <w:ins w:id="8725" w:author="冰蓝城 [2]" w:date="2019-10-22T17:17:31Z">
        <w:r>
          <w:rPr>
            <w:rFonts w:hint="eastAsia" w:ascii="宋体" w:hAnsi="宋体" w:cs="Times New Roman"/>
            <w:kern w:val="2"/>
            <w:sz w:val="36"/>
            <w:szCs w:val="36"/>
          </w:rPr>
          <w:t>刘楠彬</w:t>
        </w:r>
      </w:ins>
      <w:ins w:id="8726" w:author="冰蓝城 [2]" w:date="2019-10-22T17:17:31Z">
        <w:r>
          <w:rPr>
            <w:rFonts w:ascii="宋体" w:hAnsi="宋体" w:cs="Times New Roman"/>
            <w:kern w:val="2"/>
            <w:sz w:val="36"/>
            <w:szCs w:val="36"/>
          </w:rPr>
          <w:t xml:space="preserve">             </w:t>
        </w:r>
      </w:ins>
      <w:ins w:id="8727" w:author="冰蓝城 [2]" w:date="2019-10-22T17:17:31Z">
        <w:r>
          <w:rPr>
            <w:rFonts w:hint="eastAsia" w:ascii="宋体" w:hAnsi="宋体" w:cs="Times New Roman"/>
            <w:kern w:val="2"/>
            <w:sz w:val="36"/>
            <w:szCs w:val="36"/>
          </w:rPr>
          <w:t>学号</w:t>
        </w:r>
      </w:ins>
      <w:ins w:id="8728" w:author="冰蓝城 [2]" w:date="2019-10-22T17:17:31Z">
        <w:r>
          <w:rPr>
            <w:rFonts w:ascii="宋体" w:hAnsi="宋体" w:cs="Times New Roman"/>
            <w:kern w:val="2"/>
            <w:sz w:val="36"/>
            <w:szCs w:val="36"/>
          </w:rPr>
          <w:t>1120162132</w:t>
        </w:r>
      </w:ins>
    </w:p>
    <w:p>
      <w:pPr>
        <w:widowControl w:val="0"/>
        <w:adjustRightInd/>
        <w:spacing w:before="120" w:after="120" w:line="240" w:lineRule="auto"/>
        <w:ind w:firstLine="678" w:firstLineChars="0"/>
        <w:jc w:val="center"/>
        <w:rPr>
          <w:ins w:id="8729" w:author="冰蓝城 [2]" w:date="2019-10-22T17:17:31Z"/>
          <w:rFonts w:eastAsia="黑体" w:cs="Times New Roman"/>
          <w:kern w:val="2"/>
          <w:sz w:val="36"/>
          <w:szCs w:val="24"/>
        </w:rPr>
      </w:pPr>
    </w:p>
    <w:p>
      <w:pPr>
        <w:widowControl w:val="0"/>
        <w:adjustRightInd w:val="0"/>
        <w:spacing w:before="0" w:after="0" w:line="360" w:lineRule="auto"/>
        <w:ind w:firstLine="0" w:firstLineChars="0"/>
        <w:jc w:val="center"/>
        <w:outlineLvl w:val="9"/>
        <w:rPr>
          <w:ins w:id="8730" w:author="冰蓝城 [2]" w:date="2019-10-22T17:17:31Z"/>
          <w:rFonts w:ascii="宋体" w:hAnsi="宋体" w:eastAsia="宋体"/>
          <w:kern w:val="2"/>
          <w:sz w:val="44"/>
          <w:szCs w:val="44"/>
        </w:rPr>
      </w:pPr>
      <w:ins w:id="8731" w:author="冰蓝城 [2]" w:date="2019-10-22T17:17:31Z">
        <w:r>
          <w:rPr>
            <w:rFonts w:hint="eastAsia" w:ascii="宋体" w:hAnsi="宋体"/>
            <w:kern w:val="2"/>
            <w:sz w:val="44"/>
            <w:szCs w:val="44"/>
          </w:rPr>
          <w:t>指导教师</w:t>
        </w:r>
      </w:ins>
      <w:ins w:id="8732" w:author="冰蓝城 [2]" w:date="2019-10-22T17:17:31Z">
        <w:r>
          <w:rPr>
            <w:rFonts w:ascii="宋体" w:hAnsi="宋体"/>
            <w:kern w:val="2"/>
            <w:sz w:val="44"/>
            <w:szCs w:val="44"/>
          </w:rPr>
          <w:t xml:space="preserve">: </w:t>
        </w:r>
      </w:ins>
      <w:ins w:id="8733" w:author="冰蓝城 [2]" w:date="2019-10-22T17:17:31Z">
        <w:r>
          <w:rPr>
            <w:rFonts w:hint="eastAsia" w:ascii="宋体" w:hAnsi="宋体"/>
            <w:kern w:val="2"/>
            <w:sz w:val="44"/>
            <w:szCs w:val="44"/>
          </w:rPr>
          <w:t>赵刚</w:t>
        </w:r>
      </w:ins>
    </w:p>
    <w:p>
      <w:pPr>
        <w:widowControl w:val="0"/>
        <w:adjustRightInd w:val="0"/>
        <w:spacing w:before="0" w:after="0" w:line="360" w:lineRule="auto"/>
        <w:ind w:firstLine="0" w:firstLineChars="0"/>
        <w:jc w:val="center"/>
        <w:rPr>
          <w:ins w:id="8734" w:author="冰蓝城 [2]" w:date="2019-10-22T17:17:31Z"/>
          <w:rFonts w:ascii="宋体" w:hAnsi="宋体" w:eastAsia="宋体"/>
          <w:kern w:val="2"/>
          <w:sz w:val="44"/>
          <w:szCs w:val="44"/>
        </w:rPr>
      </w:pPr>
    </w:p>
    <w:p>
      <w:pPr>
        <w:widowControl w:val="0"/>
        <w:adjustRightInd w:val="0"/>
        <w:spacing w:before="0" w:after="0" w:line="360" w:lineRule="auto"/>
        <w:ind w:firstLine="0" w:firstLineChars="0"/>
        <w:jc w:val="center"/>
        <w:outlineLvl w:val="9"/>
        <w:rPr>
          <w:ins w:id="8735" w:author="冰蓝城 [2]" w:date="2019-10-22T17:17:31Z"/>
          <w:rFonts w:ascii="宋体" w:hAnsi="宋体"/>
          <w:kern w:val="2"/>
          <w:sz w:val="44"/>
          <w:szCs w:val="44"/>
        </w:rPr>
      </w:pPr>
      <w:ins w:id="8736" w:author="冰蓝城 [2]" w:date="2019-10-22T17:17:31Z">
        <w:r>
          <w:rPr>
            <w:rFonts w:hint="eastAsia" w:ascii="宋体" w:hAnsi="宋体"/>
            <w:kern w:val="2"/>
            <w:sz w:val="44"/>
            <w:szCs w:val="44"/>
          </w:rPr>
          <w:t>北京理工大学计算机学院</w:t>
        </w:r>
      </w:ins>
    </w:p>
    <w:p>
      <w:pPr>
        <w:widowControl w:val="0"/>
        <w:adjustRightInd w:val="0"/>
        <w:spacing w:before="0" w:after="0"/>
        <w:ind w:firstLine="0" w:firstLineChars="0"/>
        <w:jc w:val="center"/>
        <w:outlineLvl w:val="9"/>
        <w:rPr>
          <w:ins w:id="8737" w:author="冰蓝城 [2]" w:date="2019-10-22T17:17:31Z"/>
          <w:rFonts w:ascii="宋体" w:hAnsi="宋体"/>
          <w:kern w:val="2"/>
          <w:sz w:val="44"/>
          <w:szCs w:val="44"/>
        </w:rPr>
      </w:pPr>
      <w:ins w:id="8738" w:author="冰蓝城 [2]" w:date="2019-10-22T17:17:31Z">
        <w:r>
          <w:rPr>
            <w:rFonts w:ascii="宋体" w:hAnsi="宋体"/>
            <w:kern w:val="2"/>
            <w:sz w:val="44"/>
            <w:szCs w:val="44"/>
          </w:rPr>
          <w:t>2019</w:t>
        </w:r>
      </w:ins>
      <w:ins w:id="8739" w:author="冰蓝城 [2]" w:date="2019-10-22T17:17:31Z">
        <w:r>
          <w:rPr>
            <w:rFonts w:hint="eastAsia" w:ascii="宋体" w:hAnsi="宋体"/>
            <w:kern w:val="2"/>
            <w:sz w:val="44"/>
            <w:szCs w:val="44"/>
          </w:rPr>
          <w:t>年</w:t>
        </w:r>
      </w:ins>
      <w:ins w:id="8740" w:author="冰蓝城 [2]" w:date="2019-10-22T17:17:31Z">
        <w:r>
          <w:rPr>
            <w:rFonts w:ascii="宋体" w:hAnsi="宋体"/>
            <w:kern w:val="2"/>
            <w:sz w:val="44"/>
            <w:szCs w:val="44"/>
          </w:rPr>
          <w:t>10</w:t>
        </w:r>
      </w:ins>
      <w:ins w:id="8741" w:author="冰蓝城 [2]" w:date="2019-10-22T17:17:31Z">
        <w:r>
          <w:rPr>
            <w:rFonts w:hint="eastAsia" w:ascii="宋体" w:hAnsi="宋体"/>
            <w:kern w:val="2"/>
            <w:sz w:val="44"/>
            <w:szCs w:val="44"/>
          </w:rPr>
          <w:t>月</w:t>
        </w:r>
      </w:ins>
    </w:p>
    <w:p>
      <w:pPr>
        <w:widowControl w:val="0"/>
        <w:adjustRightInd w:val="0"/>
        <w:snapToGrid w:val="0"/>
        <w:ind w:firstLine="0" w:firstLineChars="0"/>
        <w:jc w:val="center"/>
        <w:outlineLvl w:val="9"/>
        <w:rPr>
          <w:ins w:id="8742" w:author="冰蓝城 [2]" w:date="2019-10-22T17:17:31Z"/>
          <w:kern w:val="2"/>
          <w:sz w:val="36"/>
        </w:rPr>
      </w:pPr>
      <w:ins w:id="8743" w:author="冰蓝城 [2]" w:date="2019-10-22T17:17:31Z">
        <w:r>
          <w:rPr>
            <w:kern w:val="2"/>
            <w:sz w:val="36"/>
          </w:rPr>
          <w:t>4D GIS</w:t>
        </w:r>
      </w:ins>
      <w:ins w:id="8744" w:author="冰蓝城 [2]" w:date="2019-10-22T17:17:31Z">
        <w:r>
          <w:rPr>
            <w:rFonts w:hint="eastAsia"/>
            <w:kern w:val="2"/>
            <w:sz w:val="36"/>
          </w:rPr>
          <w:t>标记系统</w:t>
        </w:r>
      </w:ins>
    </w:p>
    <w:p>
      <w:pPr>
        <w:widowControl w:val="0"/>
        <w:adjustRightInd w:val="0"/>
        <w:snapToGrid w:val="0"/>
        <w:ind w:firstLine="0" w:firstLineChars="0"/>
        <w:jc w:val="center"/>
        <w:outlineLvl w:val="9"/>
        <w:rPr>
          <w:ins w:id="8745" w:author="冰蓝城 [2]" w:date="2019-10-22T17:17:31Z"/>
          <w:kern w:val="2"/>
          <w:sz w:val="36"/>
        </w:rPr>
      </w:pPr>
      <w:ins w:id="8746" w:author="冰蓝城 [2]" w:date="2019-10-22T17:17:31Z">
        <w:r>
          <w:rPr>
            <w:kern w:val="2"/>
            <w:sz w:val="36"/>
          </w:rPr>
          <w:t>4D GISMS (4D GIS Marking System)</w:t>
        </w:r>
      </w:ins>
    </w:p>
    <w:p>
      <w:pPr>
        <w:widowControl w:val="0"/>
        <w:adjustRightInd w:val="0"/>
        <w:snapToGrid w:val="0"/>
        <w:ind w:firstLine="0" w:firstLineChars="0"/>
        <w:jc w:val="center"/>
        <w:outlineLvl w:val="9"/>
        <w:rPr>
          <w:ins w:id="8747" w:author="冰蓝城 [2]" w:date="2019-10-22T17:17:31Z"/>
          <w:kern w:val="2"/>
          <w:sz w:val="30"/>
          <w:szCs w:val="20"/>
        </w:rPr>
      </w:pPr>
      <w:ins w:id="8748" w:author="冰蓝城 [2]" w:date="2019-10-22T17:17:31Z">
        <w:r>
          <w:rPr>
            <w:rFonts w:hint="eastAsia"/>
            <w:kern w:val="2"/>
            <w:sz w:val="36"/>
          </w:rPr>
          <w:t>《软件设计说明书》</w:t>
        </w:r>
      </w:ins>
    </w:p>
    <w:customXmlInsRangeStart w:id="8749" w:author="冰蓝城 [2]" w:date="2019-10-22T17:17:31Z"/>
    <w:sdt>
      <w:sdtPr>
        <w:rPr>
          <w:rFonts w:ascii="Times New Roman" w:hAnsi="Times New Roman" w:eastAsia="宋体" w:cstheme="minorBidi"/>
          <w:b w:val="0"/>
          <w:bCs w:val="0"/>
          <w:color w:val="auto"/>
          <w:sz w:val="24"/>
          <w:szCs w:val="22"/>
          <w:lang w:val="zh-CN"/>
        </w:rPr>
        <w:id w:val="94881805"/>
      </w:sdtPr>
      <w:sdtEndPr>
        <w:rPr>
          <w:rFonts w:ascii="Times New Roman" w:hAnsi="Times New Roman" w:eastAsia="宋体" w:cstheme="minorBidi"/>
          <w:b w:val="0"/>
          <w:bCs w:val="0"/>
          <w:color w:val="auto"/>
          <w:sz w:val="24"/>
          <w:szCs w:val="22"/>
          <w:lang w:val="en-US"/>
        </w:rPr>
      </w:sdtEndPr>
      <w:sdtContent>
        <w:customXmlInsRangeEnd w:id="8749"/>
        <w:p>
          <w:pPr>
            <w:pStyle w:val="23"/>
            <w:spacing w:line="240" w:lineRule="auto"/>
            <w:jc w:val="center"/>
            <w:rPr>
              <w:ins w:id="8751" w:author="冰蓝城 [2]" w:date="2019-10-22T17:17:31Z"/>
              <w:rFonts w:ascii="Times New Roman" w:hAnsi="Times New Roman" w:eastAsia="宋体" w:cstheme="minorBidi"/>
              <w:b w:val="0"/>
              <w:bCs w:val="0"/>
              <w:color w:val="auto"/>
              <w:sz w:val="24"/>
              <w:szCs w:val="22"/>
              <w:lang w:val="zh-CN"/>
            </w:rPr>
          </w:pPr>
        </w:p>
        <w:p>
          <w:pPr>
            <w:pStyle w:val="23"/>
            <w:spacing w:line="240" w:lineRule="auto"/>
            <w:jc w:val="center"/>
            <w:outlineLvl w:val="0"/>
            <w:rPr>
              <w:ins w:id="8753" w:author="冰蓝城 [2]" w:date="2019-10-22T17:17:31Z"/>
              <w:rFonts w:ascii="Times New Roman" w:hAnsi="Times New Roman" w:eastAsia="宋体" w:cstheme="minorBidi"/>
              <w:b w:val="0"/>
              <w:bCs w:val="0"/>
              <w:color w:val="auto"/>
              <w:sz w:val="24"/>
              <w:szCs w:val="22"/>
              <w:lang w:val="zh-CN"/>
            </w:rPr>
          </w:pPr>
          <w:ins w:id="8754" w:author="冰蓝城 [2]" w:date="2019-10-22T17:17:31Z">
            <w:r>
              <w:rPr>
                <w:rFonts w:ascii="Times New Roman" w:eastAsia="宋体"/>
                <w:lang w:val="zh-CN"/>
              </w:rPr>
              <w:t>目录</w:t>
            </w:r>
          </w:ins>
        </w:p>
        <w:p>
          <w:pPr>
            <w:pStyle w:val="11"/>
            <w:tabs>
              <w:tab w:val="right" w:leader="dot" w:pos="9628"/>
            </w:tabs>
            <w:ind w:firstLine="420"/>
            <w:rPr>
              <w:ins w:id="8755" w:author="冰蓝城 [2]" w:date="2019-10-22T17:17:31Z"/>
              <w:rFonts w:asciiTheme="minorHAnsi" w:hAnsiTheme="minorHAnsi" w:eastAsiaTheme="minorEastAsia"/>
              <w:kern w:val="2"/>
              <w:sz w:val="21"/>
            </w:rPr>
          </w:pPr>
          <w:ins w:id="8756" w:author="冰蓝城 [2]" w:date="2019-10-22T17:17:31Z">
            <w:r>
              <w:rPr>
                <w:sz w:val="21"/>
              </w:rPr>
              <w:fldChar w:fldCharType="begin"/>
            </w:r>
          </w:ins>
          <w:ins w:id="8757" w:author="冰蓝城 [2]" w:date="2019-10-22T17:17:31Z">
            <w:r>
              <w:rPr>
                <w:sz w:val="21"/>
              </w:rPr>
              <w:instrText xml:space="preserve"> TOC \o "1-3" \h \z \u </w:instrText>
            </w:r>
          </w:ins>
          <w:ins w:id="8758" w:author="冰蓝城 [2]" w:date="2019-10-22T17:17:31Z">
            <w:r>
              <w:rPr>
                <w:sz w:val="21"/>
              </w:rPr>
              <w:fldChar w:fldCharType="separate"/>
            </w:r>
          </w:ins>
          <w:ins w:id="8759" w:author="冰蓝城 [2]" w:date="2019-10-22T17:17:31Z">
            <w:r>
              <w:rPr>
                <w:rStyle w:val="16"/>
              </w:rPr>
              <w:fldChar w:fldCharType="begin"/>
            </w:r>
          </w:ins>
          <w:ins w:id="8760" w:author="冰蓝城 [2]" w:date="2019-10-22T17:17:31Z">
            <w:r>
              <w:rPr>
                <w:rStyle w:val="16"/>
              </w:rPr>
              <w:instrText xml:space="preserve"> </w:instrText>
            </w:r>
          </w:ins>
          <w:ins w:id="8761" w:author="冰蓝城 [2]" w:date="2019-10-22T17:17:31Z">
            <w:r>
              <w:rPr/>
              <w:instrText xml:space="preserve">HYPERLINK \l "_Toc22591975"</w:instrText>
            </w:r>
          </w:ins>
          <w:ins w:id="8762" w:author="冰蓝城 [2]" w:date="2019-10-22T17:17:31Z">
            <w:r>
              <w:rPr>
                <w:rStyle w:val="16"/>
              </w:rPr>
              <w:instrText xml:space="preserve"> </w:instrText>
            </w:r>
          </w:ins>
          <w:ins w:id="8763" w:author="冰蓝城 [2]" w:date="2019-10-22T17:17:31Z">
            <w:r>
              <w:rPr>
                <w:rStyle w:val="16"/>
              </w:rPr>
              <w:fldChar w:fldCharType="separate"/>
            </w:r>
          </w:ins>
          <w:ins w:id="8764" w:author="冰蓝城 [2]" w:date="2019-10-22T17:17:31Z">
            <w:r>
              <w:rPr>
                <w:rStyle w:val="16"/>
                <w:rFonts w:hint="eastAsia"/>
                <w:lang w:val="zh-CN"/>
              </w:rPr>
              <w:t>目录</w:t>
            </w:r>
          </w:ins>
          <w:ins w:id="8765" w:author="冰蓝城 [2]" w:date="2019-10-22T17:17:31Z">
            <w:r>
              <w:rPr/>
              <w:tab/>
            </w:r>
          </w:ins>
          <w:ins w:id="8766" w:author="冰蓝城 [2]" w:date="2019-10-22T17:17:31Z">
            <w:r>
              <w:rPr/>
              <w:fldChar w:fldCharType="begin"/>
            </w:r>
          </w:ins>
          <w:ins w:id="8767" w:author="冰蓝城 [2]" w:date="2019-10-22T17:17:31Z">
            <w:r>
              <w:rPr/>
              <w:instrText xml:space="preserve"> PAGEREF _Toc22591975 \h </w:instrText>
            </w:r>
          </w:ins>
          <w:ins w:id="8768" w:author="冰蓝城 [2]" w:date="2019-10-22T17:17:31Z">
            <w:r>
              <w:rPr/>
              <w:fldChar w:fldCharType="separate"/>
            </w:r>
          </w:ins>
          <w:ins w:id="8769" w:author="冰蓝城 [2]" w:date="2019-10-22T17:17:31Z">
            <w:r>
              <w:rPr/>
              <w:t>2</w:t>
            </w:r>
          </w:ins>
          <w:ins w:id="8770" w:author="冰蓝城 [2]" w:date="2019-10-22T17:17:31Z">
            <w:r>
              <w:rPr/>
              <w:fldChar w:fldCharType="end"/>
            </w:r>
          </w:ins>
          <w:ins w:id="8771" w:author="冰蓝城 [2]" w:date="2019-10-22T17:17:31Z">
            <w:r>
              <w:rPr>
                <w:rStyle w:val="16"/>
              </w:rPr>
              <w:fldChar w:fldCharType="end"/>
            </w:r>
          </w:ins>
        </w:p>
        <w:p>
          <w:pPr>
            <w:pStyle w:val="11"/>
            <w:tabs>
              <w:tab w:val="right" w:leader="dot" w:pos="9628"/>
            </w:tabs>
            <w:ind w:firstLine="480"/>
            <w:rPr>
              <w:ins w:id="8772" w:author="冰蓝城 [2]" w:date="2019-10-22T17:17:31Z"/>
              <w:rFonts w:asciiTheme="minorHAnsi" w:hAnsiTheme="minorHAnsi" w:eastAsiaTheme="minorEastAsia"/>
              <w:kern w:val="2"/>
              <w:sz w:val="21"/>
            </w:rPr>
          </w:pPr>
          <w:ins w:id="8773" w:author="冰蓝城 [2]" w:date="2019-10-22T17:17:31Z">
            <w:r>
              <w:rPr>
                <w:rStyle w:val="16"/>
              </w:rPr>
              <w:fldChar w:fldCharType="begin"/>
            </w:r>
          </w:ins>
          <w:ins w:id="8774" w:author="冰蓝城 [2]" w:date="2019-10-22T17:17:31Z">
            <w:r>
              <w:rPr>
                <w:rStyle w:val="16"/>
              </w:rPr>
              <w:instrText xml:space="preserve"> </w:instrText>
            </w:r>
          </w:ins>
          <w:ins w:id="8775" w:author="冰蓝城 [2]" w:date="2019-10-22T17:17:31Z">
            <w:r>
              <w:rPr/>
              <w:instrText xml:space="preserve">HYPERLINK \l "_Toc22591976"</w:instrText>
            </w:r>
          </w:ins>
          <w:ins w:id="8776" w:author="冰蓝城 [2]" w:date="2019-10-22T17:17:31Z">
            <w:r>
              <w:rPr>
                <w:rStyle w:val="16"/>
              </w:rPr>
              <w:instrText xml:space="preserve"> </w:instrText>
            </w:r>
          </w:ins>
          <w:ins w:id="8777" w:author="冰蓝城 [2]" w:date="2019-10-22T17:17:31Z">
            <w:r>
              <w:rPr>
                <w:rStyle w:val="16"/>
              </w:rPr>
              <w:fldChar w:fldCharType="separate"/>
            </w:r>
          </w:ins>
          <w:ins w:id="8778" w:author="冰蓝城 [2]" w:date="2019-10-22T17:17:31Z">
            <w:r>
              <w:rPr>
                <w:rStyle w:val="16"/>
              </w:rPr>
              <w:t>1</w:t>
            </w:r>
          </w:ins>
          <w:ins w:id="8779" w:author="冰蓝城 [2]" w:date="2019-10-22T17:17:31Z">
            <w:r>
              <w:rPr>
                <w:rStyle w:val="16"/>
                <w:rFonts w:hint="eastAsia"/>
              </w:rPr>
              <w:t>、引言</w:t>
            </w:r>
          </w:ins>
          <w:ins w:id="8780" w:author="冰蓝城 [2]" w:date="2019-10-22T17:17:31Z">
            <w:r>
              <w:rPr/>
              <w:tab/>
            </w:r>
          </w:ins>
          <w:ins w:id="8781" w:author="冰蓝城 [2]" w:date="2019-10-22T17:17:31Z">
            <w:r>
              <w:rPr/>
              <w:fldChar w:fldCharType="begin"/>
            </w:r>
          </w:ins>
          <w:ins w:id="8782" w:author="冰蓝城 [2]" w:date="2019-10-22T17:17:31Z">
            <w:r>
              <w:rPr/>
              <w:instrText xml:space="preserve"> PAGEREF _Toc22591976 \h </w:instrText>
            </w:r>
          </w:ins>
          <w:ins w:id="8783" w:author="冰蓝城 [2]" w:date="2019-10-22T17:17:31Z">
            <w:r>
              <w:rPr/>
              <w:fldChar w:fldCharType="separate"/>
            </w:r>
          </w:ins>
          <w:ins w:id="8784" w:author="冰蓝城 [2]" w:date="2019-10-22T17:17:31Z">
            <w:r>
              <w:rPr/>
              <w:t>4</w:t>
            </w:r>
          </w:ins>
          <w:ins w:id="8785" w:author="冰蓝城 [2]" w:date="2019-10-22T17:17:31Z">
            <w:r>
              <w:rPr/>
              <w:fldChar w:fldCharType="end"/>
            </w:r>
          </w:ins>
          <w:ins w:id="8786" w:author="冰蓝城 [2]" w:date="2019-10-22T17:17:31Z">
            <w:r>
              <w:rPr>
                <w:rStyle w:val="16"/>
              </w:rPr>
              <w:fldChar w:fldCharType="end"/>
            </w:r>
          </w:ins>
        </w:p>
        <w:p>
          <w:pPr>
            <w:pStyle w:val="12"/>
            <w:tabs>
              <w:tab w:val="right" w:leader="dot" w:pos="9628"/>
            </w:tabs>
            <w:ind w:left="480" w:firstLine="480"/>
            <w:rPr>
              <w:ins w:id="8787" w:author="冰蓝城 [2]" w:date="2019-10-22T17:17:31Z"/>
              <w:rFonts w:asciiTheme="minorHAnsi" w:hAnsiTheme="minorHAnsi" w:eastAsiaTheme="minorEastAsia"/>
              <w:kern w:val="2"/>
              <w:sz w:val="21"/>
            </w:rPr>
          </w:pPr>
          <w:ins w:id="8788" w:author="冰蓝城 [2]" w:date="2019-10-22T17:17:31Z">
            <w:r>
              <w:rPr>
                <w:rStyle w:val="16"/>
              </w:rPr>
              <w:fldChar w:fldCharType="begin"/>
            </w:r>
          </w:ins>
          <w:ins w:id="8789" w:author="冰蓝城 [2]" w:date="2019-10-22T17:17:31Z">
            <w:r>
              <w:rPr>
                <w:rStyle w:val="16"/>
              </w:rPr>
              <w:instrText xml:space="preserve"> </w:instrText>
            </w:r>
          </w:ins>
          <w:ins w:id="8790" w:author="冰蓝城 [2]" w:date="2019-10-22T17:17:31Z">
            <w:r>
              <w:rPr/>
              <w:instrText xml:space="preserve">HYPERLINK \l "_Toc22591977"</w:instrText>
            </w:r>
          </w:ins>
          <w:ins w:id="8791" w:author="冰蓝城 [2]" w:date="2019-10-22T17:17:31Z">
            <w:r>
              <w:rPr>
                <w:rStyle w:val="16"/>
              </w:rPr>
              <w:instrText xml:space="preserve"> </w:instrText>
            </w:r>
          </w:ins>
          <w:ins w:id="8792" w:author="冰蓝城 [2]" w:date="2019-10-22T17:17:31Z">
            <w:r>
              <w:rPr>
                <w:rStyle w:val="16"/>
              </w:rPr>
              <w:fldChar w:fldCharType="separate"/>
            </w:r>
          </w:ins>
          <w:ins w:id="8793" w:author="冰蓝城 [2]" w:date="2019-10-22T17:17:31Z">
            <w:r>
              <w:rPr>
                <w:rStyle w:val="16"/>
              </w:rPr>
              <w:t>1.1</w:t>
            </w:r>
          </w:ins>
          <w:ins w:id="8794" w:author="冰蓝城 [2]" w:date="2019-10-22T17:17:31Z">
            <w:r>
              <w:rPr>
                <w:rStyle w:val="16"/>
                <w:rFonts w:hint="eastAsia"/>
              </w:rPr>
              <w:t>编写目的</w:t>
            </w:r>
          </w:ins>
          <w:ins w:id="8795" w:author="冰蓝城 [2]" w:date="2019-10-22T17:17:31Z">
            <w:r>
              <w:rPr/>
              <w:tab/>
            </w:r>
          </w:ins>
          <w:ins w:id="8796" w:author="冰蓝城 [2]" w:date="2019-10-22T17:17:31Z">
            <w:r>
              <w:rPr/>
              <w:fldChar w:fldCharType="begin"/>
            </w:r>
          </w:ins>
          <w:ins w:id="8797" w:author="冰蓝城 [2]" w:date="2019-10-22T17:17:31Z">
            <w:r>
              <w:rPr/>
              <w:instrText xml:space="preserve"> PAGEREF _Toc22591977 \h </w:instrText>
            </w:r>
          </w:ins>
          <w:ins w:id="8798" w:author="冰蓝城 [2]" w:date="2019-10-22T17:17:31Z">
            <w:r>
              <w:rPr/>
              <w:fldChar w:fldCharType="separate"/>
            </w:r>
          </w:ins>
          <w:ins w:id="8799" w:author="冰蓝城 [2]" w:date="2019-10-22T17:17:31Z">
            <w:r>
              <w:rPr/>
              <w:t>4</w:t>
            </w:r>
          </w:ins>
          <w:ins w:id="8800" w:author="冰蓝城 [2]" w:date="2019-10-22T17:17:31Z">
            <w:r>
              <w:rPr/>
              <w:fldChar w:fldCharType="end"/>
            </w:r>
          </w:ins>
          <w:ins w:id="8801" w:author="冰蓝城 [2]" w:date="2019-10-22T17:17:31Z">
            <w:r>
              <w:rPr>
                <w:rStyle w:val="16"/>
              </w:rPr>
              <w:fldChar w:fldCharType="end"/>
            </w:r>
          </w:ins>
        </w:p>
        <w:p>
          <w:pPr>
            <w:pStyle w:val="12"/>
            <w:tabs>
              <w:tab w:val="right" w:leader="dot" w:pos="9628"/>
            </w:tabs>
            <w:ind w:left="480" w:firstLine="480"/>
            <w:rPr>
              <w:ins w:id="8802" w:author="冰蓝城 [2]" w:date="2019-10-22T17:17:31Z"/>
              <w:rFonts w:asciiTheme="minorHAnsi" w:hAnsiTheme="minorHAnsi" w:eastAsiaTheme="minorEastAsia"/>
              <w:kern w:val="2"/>
              <w:sz w:val="21"/>
            </w:rPr>
          </w:pPr>
          <w:ins w:id="8803" w:author="冰蓝城 [2]" w:date="2019-10-22T17:17:31Z">
            <w:r>
              <w:rPr>
                <w:rStyle w:val="16"/>
              </w:rPr>
              <w:fldChar w:fldCharType="begin"/>
            </w:r>
          </w:ins>
          <w:ins w:id="8804" w:author="冰蓝城 [2]" w:date="2019-10-22T17:17:31Z">
            <w:r>
              <w:rPr>
                <w:rStyle w:val="16"/>
              </w:rPr>
              <w:instrText xml:space="preserve"> </w:instrText>
            </w:r>
          </w:ins>
          <w:ins w:id="8805" w:author="冰蓝城 [2]" w:date="2019-10-22T17:17:31Z">
            <w:r>
              <w:rPr/>
              <w:instrText xml:space="preserve">HYPERLINK \l "_Toc22591978"</w:instrText>
            </w:r>
          </w:ins>
          <w:ins w:id="8806" w:author="冰蓝城 [2]" w:date="2019-10-22T17:17:31Z">
            <w:r>
              <w:rPr>
                <w:rStyle w:val="16"/>
              </w:rPr>
              <w:instrText xml:space="preserve"> </w:instrText>
            </w:r>
          </w:ins>
          <w:ins w:id="8807" w:author="冰蓝城 [2]" w:date="2019-10-22T17:17:31Z">
            <w:r>
              <w:rPr>
                <w:rStyle w:val="16"/>
              </w:rPr>
              <w:fldChar w:fldCharType="separate"/>
            </w:r>
          </w:ins>
          <w:ins w:id="8808" w:author="冰蓝城 [2]" w:date="2019-10-22T17:17:31Z">
            <w:r>
              <w:rPr>
                <w:rStyle w:val="16"/>
              </w:rPr>
              <w:t>1.2</w:t>
            </w:r>
          </w:ins>
          <w:ins w:id="8809" w:author="冰蓝城 [2]" w:date="2019-10-22T17:17:31Z">
            <w:r>
              <w:rPr>
                <w:rStyle w:val="16"/>
                <w:rFonts w:hint="eastAsia"/>
              </w:rPr>
              <w:t>项目背景</w:t>
            </w:r>
          </w:ins>
          <w:ins w:id="8810" w:author="冰蓝城 [2]" w:date="2019-10-22T17:17:31Z">
            <w:r>
              <w:rPr/>
              <w:tab/>
            </w:r>
          </w:ins>
          <w:ins w:id="8811" w:author="冰蓝城 [2]" w:date="2019-10-22T17:17:31Z">
            <w:r>
              <w:rPr/>
              <w:fldChar w:fldCharType="begin"/>
            </w:r>
          </w:ins>
          <w:ins w:id="8812" w:author="冰蓝城 [2]" w:date="2019-10-22T17:17:31Z">
            <w:r>
              <w:rPr/>
              <w:instrText xml:space="preserve"> PAGEREF _Toc22591978 \h </w:instrText>
            </w:r>
          </w:ins>
          <w:ins w:id="8813" w:author="冰蓝城 [2]" w:date="2019-10-22T17:17:31Z">
            <w:r>
              <w:rPr/>
              <w:fldChar w:fldCharType="separate"/>
            </w:r>
          </w:ins>
          <w:ins w:id="8814" w:author="冰蓝城 [2]" w:date="2019-10-22T17:17:31Z">
            <w:r>
              <w:rPr/>
              <w:t>4</w:t>
            </w:r>
          </w:ins>
          <w:ins w:id="8815" w:author="冰蓝城 [2]" w:date="2019-10-22T17:17:31Z">
            <w:r>
              <w:rPr/>
              <w:fldChar w:fldCharType="end"/>
            </w:r>
          </w:ins>
          <w:ins w:id="8816" w:author="冰蓝城 [2]" w:date="2019-10-22T17:17:31Z">
            <w:r>
              <w:rPr>
                <w:rStyle w:val="16"/>
              </w:rPr>
              <w:fldChar w:fldCharType="end"/>
            </w:r>
          </w:ins>
        </w:p>
        <w:p>
          <w:pPr>
            <w:pStyle w:val="12"/>
            <w:tabs>
              <w:tab w:val="right" w:leader="dot" w:pos="9628"/>
            </w:tabs>
            <w:ind w:left="480" w:firstLine="480"/>
            <w:rPr>
              <w:ins w:id="8817" w:author="冰蓝城 [2]" w:date="2019-10-22T17:17:31Z"/>
              <w:rFonts w:asciiTheme="minorHAnsi" w:hAnsiTheme="minorHAnsi" w:eastAsiaTheme="minorEastAsia"/>
              <w:kern w:val="2"/>
              <w:sz w:val="21"/>
            </w:rPr>
          </w:pPr>
          <w:ins w:id="8818" w:author="冰蓝城 [2]" w:date="2019-10-22T17:17:31Z">
            <w:r>
              <w:rPr>
                <w:rStyle w:val="16"/>
              </w:rPr>
              <w:fldChar w:fldCharType="begin"/>
            </w:r>
          </w:ins>
          <w:ins w:id="8819" w:author="冰蓝城 [2]" w:date="2019-10-22T17:17:31Z">
            <w:r>
              <w:rPr>
                <w:rStyle w:val="16"/>
              </w:rPr>
              <w:instrText xml:space="preserve"> </w:instrText>
            </w:r>
          </w:ins>
          <w:ins w:id="8820" w:author="冰蓝城 [2]" w:date="2019-10-22T17:17:31Z">
            <w:r>
              <w:rPr/>
              <w:instrText xml:space="preserve">HYPERLINK \l "_Toc22591979"</w:instrText>
            </w:r>
          </w:ins>
          <w:ins w:id="8821" w:author="冰蓝城 [2]" w:date="2019-10-22T17:17:31Z">
            <w:r>
              <w:rPr>
                <w:rStyle w:val="16"/>
              </w:rPr>
              <w:instrText xml:space="preserve"> </w:instrText>
            </w:r>
          </w:ins>
          <w:ins w:id="8822" w:author="冰蓝城 [2]" w:date="2019-10-22T17:17:31Z">
            <w:r>
              <w:rPr>
                <w:rStyle w:val="16"/>
              </w:rPr>
              <w:fldChar w:fldCharType="separate"/>
            </w:r>
          </w:ins>
          <w:ins w:id="8823" w:author="冰蓝城 [2]" w:date="2019-10-22T17:17:31Z">
            <w:r>
              <w:rPr>
                <w:rStyle w:val="16"/>
              </w:rPr>
              <w:t>1.3</w:t>
            </w:r>
          </w:ins>
          <w:ins w:id="8824" w:author="冰蓝城 [2]" w:date="2019-10-22T17:17:31Z">
            <w:r>
              <w:rPr>
                <w:rStyle w:val="16"/>
                <w:rFonts w:hint="eastAsia"/>
              </w:rPr>
              <w:t>设计目标</w:t>
            </w:r>
          </w:ins>
          <w:ins w:id="8825" w:author="冰蓝城 [2]" w:date="2019-10-22T17:17:31Z">
            <w:r>
              <w:rPr/>
              <w:tab/>
            </w:r>
          </w:ins>
          <w:ins w:id="8826" w:author="冰蓝城 [2]" w:date="2019-10-22T17:17:31Z">
            <w:r>
              <w:rPr/>
              <w:fldChar w:fldCharType="begin"/>
            </w:r>
          </w:ins>
          <w:ins w:id="8827" w:author="冰蓝城 [2]" w:date="2019-10-22T17:17:31Z">
            <w:r>
              <w:rPr/>
              <w:instrText xml:space="preserve"> PAGEREF _Toc22591979 \h </w:instrText>
            </w:r>
          </w:ins>
          <w:ins w:id="8828" w:author="冰蓝城 [2]" w:date="2019-10-22T17:17:31Z">
            <w:r>
              <w:rPr/>
              <w:fldChar w:fldCharType="separate"/>
            </w:r>
          </w:ins>
          <w:ins w:id="8829" w:author="冰蓝城 [2]" w:date="2019-10-22T17:17:31Z">
            <w:r>
              <w:rPr/>
              <w:t>4</w:t>
            </w:r>
          </w:ins>
          <w:ins w:id="8830" w:author="冰蓝城 [2]" w:date="2019-10-22T17:17:31Z">
            <w:r>
              <w:rPr/>
              <w:fldChar w:fldCharType="end"/>
            </w:r>
          </w:ins>
          <w:ins w:id="8831" w:author="冰蓝城 [2]" w:date="2019-10-22T17:17:31Z">
            <w:r>
              <w:rPr>
                <w:rStyle w:val="16"/>
              </w:rPr>
              <w:fldChar w:fldCharType="end"/>
            </w:r>
          </w:ins>
        </w:p>
        <w:p>
          <w:pPr>
            <w:pStyle w:val="12"/>
            <w:tabs>
              <w:tab w:val="right" w:leader="dot" w:pos="9628"/>
            </w:tabs>
            <w:ind w:left="480" w:firstLine="480"/>
            <w:rPr>
              <w:ins w:id="8832" w:author="冰蓝城 [2]" w:date="2019-10-22T17:17:31Z"/>
              <w:rFonts w:asciiTheme="minorHAnsi" w:hAnsiTheme="minorHAnsi" w:eastAsiaTheme="minorEastAsia"/>
              <w:kern w:val="2"/>
              <w:sz w:val="21"/>
            </w:rPr>
          </w:pPr>
          <w:ins w:id="8833" w:author="冰蓝城 [2]" w:date="2019-10-22T17:17:31Z">
            <w:r>
              <w:rPr>
                <w:rStyle w:val="16"/>
              </w:rPr>
              <w:fldChar w:fldCharType="begin"/>
            </w:r>
          </w:ins>
          <w:ins w:id="8834" w:author="冰蓝城 [2]" w:date="2019-10-22T17:17:31Z">
            <w:r>
              <w:rPr>
                <w:rStyle w:val="16"/>
              </w:rPr>
              <w:instrText xml:space="preserve"> </w:instrText>
            </w:r>
          </w:ins>
          <w:ins w:id="8835" w:author="冰蓝城 [2]" w:date="2019-10-22T17:17:31Z">
            <w:r>
              <w:rPr/>
              <w:instrText xml:space="preserve">HYPERLINK \l "_Toc22591980"</w:instrText>
            </w:r>
          </w:ins>
          <w:ins w:id="8836" w:author="冰蓝城 [2]" w:date="2019-10-22T17:17:31Z">
            <w:r>
              <w:rPr>
                <w:rStyle w:val="16"/>
              </w:rPr>
              <w:instrText xml:space="preserve"> </w:instrText>
            </w:r>
          </w:ins>
          <w:ins w:id="8837" w:author="冰蓝城 [2]" w:date="2019-10-22T17:17:31Z">
            <w:r>
              <w:rPr>
                <w:rStyle w:val="16"/>
              </w:rPr>
              <w:fldChar w:fldCharType="separate"/>
            </w:r>
          </w:ins>
          <w:ins w:id="8838" w:author="冰蓝城 [2]" w:date="2019-10-22T17:17:31Z">
            <w:r>
              <w:rPr>
                <w:rStyle w:val="16"/>
              </w:rPr>
              <w:t>1.4</w:t>
            </w:r>
          </w:ins>
          <w:ins w:id="8839" w:author="冰蓝城 [2]" w:date="2019-10-22T17:17:31Z">
            <w:r>
              <w:rPr>
                <w:rStyle w:val="16"/>
                <w:rFonts w:hint="eastAsia"/>
              </w:rPr>
              <w:t>运行环境</w:t>
            </w:r>
          </w:ins>
          <w:ins w:id="8840" w:author="冰蓝城 [2]" w:date="2019-10-22T17:17:31Z">
            <w:r>
              <w:rPr/>
              <w:tab/>
            </w:r>
          </w:ins>
          <w:ins w:id="8841" w:author="冰蓝城 [2]" w:date="2019-10-22T17:17:31Z">
            <w:r>
              <w:rPr/>
              <w:fldChar w:fldCharType="begin"/>
            </w:r>
          </w:ins>
          <w:ins w:id="8842" w:author="冰蓝城 [2]" w:date="2019-10-22T17:17:31Z">
            <w:r>
              <w:rPr/>
              <w:instrText xml:space="preserve"> PAGEREF _Toc22591980 \h </w:instrText>
            </w:r>
          </w:ins>
          <w:ins w:id="8843" w:author="冰蓝城 [2]" w:date="2019-10-22T17:17:31Z">
            <w:r>
              <w:rPr/>
              <w:fldChar w:fldCharType="separate"/>
            </w:r>
          </w:ins>
          <w:ins w:id="8844" w:author="冰蓝城 [2]" w:date="2019-10-22T17:17:31Z">
            <w:r>
              <w:rPr/>
              <w:t>5</w:t>
            </w:r>
          </w:ins>
          <w:ins w:id="8845" w:author="冰蓝城 [2]" w:date="2019-10-22T17:17:31Z">
            <w:r>
              <w:rPr/>
              <w:fldChar w:fldCharType="end"/>
            </w:r>
          </w:ins>
          <w:ins w:id="8846" w:author="冰蓝城 [2]" w:date="2019-10-22T17:17:31Z">
            <w:r>
              <w:rPr>
                <w:rStyle w:val="16"/>
              </w:rPr>
              <w:fldChar w:fldCharType="end"/>
            </w:r>
          </w:ins>
        </w:p>
        <w:p>
          <w:pPr>
            <w:pStyle w:val="12"/>
            <w:tabs>
              <w:tab w:val="right" w:leader="dot" w:pos="9628"/>
            </w:tabs>
            <w:ind w:left="480" w:firstLine="480"/>
            <w:rPr>
              <w:ins w:id="8847" w:author="冰蓝城 [2]" w:date="2019-10-22T17:17:31Z"/>
              <w:rFonts w:asciiTheme="minorHAnsi" w:hAnsiTheme="minorHAnsi" w:eastAsiaTheme="minorEastAsia"/>
              <w:kern w:val="2"/>
              <w:sz w:val="21"/>
            </w:rPr>
          </w:pPr>
          <w:ins w:id="8848" w:author="冰蓝城 [2]" w:date="2019-10-22T17:17:31Z">
            <w:r>
              <w:rPr>
                <w:rStyle w:val="16"/>
              </w:rPr>
              <w:fldChar w:fldCharType="begin"/>
            </w:r>
          </w:ins>
          <w:ins w:id="8849" w:author="冰蓝城 [2]" w:date="2019-10-22T17:17:31Z">
            <w:r>
              <w:rPr>
                <w:rStyle w:val="16"/>
              </w:rPr>
              <w:instrText xml:space="preserve"> </w:instrText>
            </w:r>
          </w:ins>
          <w:ins w:id="8850" w:author="冰蓝城 [2]" w:date="2019-10-22T17:17:31Z">
            <w:r>
              <w:rPr/>
              <w:instrText xml:space="preserve">HYPERLINK \l "_Toc22591981"</w:instrText>
            </w:r>
          </w:ins>
          <w:ins w:id="8851" w:author="冰蓝城 [2]" w:date="2019-10-22T17:17:31Z">
            <w:r>
              <w:rPr>
                <w:rStyle w:val="16"/>
              </w:rPr>
              <w:instrText xml:space="preserve"> </w:instrText>
            </w:r>
          </w:ins>
          <w:ins w:id="8852" w:author="冰蓝城 [2]" w:date="2019-10-22T17:17:31Z">
            <w:r>
              <w:rPr>
                <w:rStyle w:val="16"/>
              </w:rPr>
              <w:fldChar w:fldCharType="separate"/>
            </w:r>
          </w:ins>
          <w:ins w:id="8853" w:author="冰蓝城 [2]" w:date="2019-10-22T17:17:31Z">
            <w:r>
              <w:rPr>
                <w:rStyle w:val="16"/>
              </w:rPr>
              <w:t>2</w:t>
            </w:r>
          </w:ins>
          <w:ins w:id="8854" w:author="冰蓝城 [2]" w:date="2019-10-22T17:17:31Z">
            <w:r>
              <w:rPr>
                <w:rStyle w:val="16"/>
                <w:rFonts w:hint="eastAsia"/>
              </w:rPr>
              <w:t>、技术路线</w:t>
            </w:r>
          </w:ins>
          <w:ins w:id="8855" w:author="冰蓝城 [2]" w:date="2019-10-22T17:17:31Z">
            <w:r>
              <w:rPr/>
              <w:tab/>
            </w:r>
          </w:ins>
          <w:ins w:id="8856" w:author="冰蓝城 [2]" w:date="2019-10-22T17:17:31Z">
            <w:r>
              <w:rPr/>
              <w:fldChar w:fldCharType="begin"/>
            </w:r>
          </w:ins>
          <w:ins w:id="8857" w:author="冰蓝城 [2]" w:date="2019-10-22T17:17:31Z">
            <w:r>
              <w:rPr/>
              <w:instrText xml:space="preserve"> PAGEREF _Toc22591981 \h </w:instrText>
            </w:r>
          </w:ins>
          <w:ins w:id="8858" w:author="冰蓝城 [2]" w:date="2019-10-22T17:17:31Z">
            <w:r>
              <w:rPr/>
              <w:fldChar w:fldCharType="separate"/>
            </w:r>
          </w:ins>
          <w:ins w:id="8859" w:author="冰蓝城 [2]" w:date="2019-10-22T17:17:31Z">
            <w:r>
              <w:rPr/>
              <w:t>6</w:t>
            </w:r>
          </w:ins>
          <w:ins w:id="8860" w:author="冰蓝城 [2]" w:date="2019-10-22T17:17:31Z">
            <w:r>
              <w:rPr/>
              <w:fldChar w:fldCharType="end"/>
            </w:r>
          </w:ins>
          <w:ins w:id="8861" w:author="冰蓝城 [2]" w:date="2019-10-22T17:17:31Z">
            <w:r>
              <w:rPr>
                <w:rStyle w:val="16"/>
              </w:rPr>
              <w:fldChar w:fldCharType="end"/>
            </w:r>
          </w:ins>
        </w:p>
        <w:p>
          <w:pPr>
            <w:pStyle w:val="11"/>
            <w:tabs>
              <w:tab w:val="right" w:leader="dot" w:pos="9628"/>
            </w:tabs>
            <w:ind w:firstLine="480"/>
            <w:rPr>
              <w:ins w:id="8862" w:author="冰蓝城 [2]" w:date="2019-10-22T17:17:31Z"/>
              <w:rFonts w:asciiTheme="minorHAnsi" w:hAnsiTheme="minorHAnsi" w:eastAsiaTheme="minorEastAsia"/>
              <w:kern w:val="2"/>
              <w:sz w:val="21"/>
            </w:rPr>
          </w:pPr>
          <w:ins w:id="8863" w:author="冰蓝城 [2]" w:date="2019-10-22T17:17:31Z">
            <w:r>
              <w:rPr>
                <w:rStyle w:val="16"/>
              </w:rPr>
              <w:fldChar w:fldCharType="begin"/>
            </w:r>
          </w:ins>
          <w:ins w:id="8864" w:author="冰蓝城 [2]" w:date="2019-10-22T17:17:31Z">
            <w:r>
              <w:rPr>
                <w:rStyle w:val="16"/>
              </w:rPr>
              <w:instrText xml:space="preserve"> </w:instrText>
            </w:r>
          </w:ins>
          <w:ins w:id="8865" w:author="冰蓝城 [2]" w:date="2019-10-22T17:17:31Z">
            <w:r>
              <w:rPr/>
              <w:instrText xml:space="preserve">HYPERLINK \l "_Toc22591982"</w:instrText>
            </w:r>
          </w:ins>
          <w:ins w:id="8866" w:author="冰蓝城 [2]" w:date="2019-10-22T17:17:31Z">
            <w:r>
              <w:rPr>
                <w:rStyle w:val="16"/>
              </w:rPr>
              <w:instrText xml:space="preserve"> </w:instrText>
            </w:r>
          </w:ins>
          <w:ins w:id="8867" w:author="冰蓝城 [2]" w:date="2019-10-22T17:17:31Z">
            <w:r>
              <w:rPr>
                <w:rStyle w:val="16"/>
              </w:rPr>
              <w:fldChar w:fldCharType="separate"/>
            </w:r>
          </w:ins>
          <w:ins w:id="8868" w:author="冰蓝城 [2]" w:date="2019-10-22T17:17:31Z">
            <w:r>
              <w:rPr>
                <w:rStyle w:val="16"/>
              </w:rPr>
              <w:t>3</w:t>
            </w:r>
          </w:ins>
          <w:ins w:id="8869" w:author="冰蓝城 [2]" w:date="2019-10-22T17:17:31Z">
            <w:r>
              <w:rPr>
                <w:rStyle w:val="16"/>
                <w:rFonts w:hint="eastAsia"/>
              </w:rPr>
              <w:t>、数据结构设计</w:t>
            </w:r>
          </w:ins>
          <w:ins w:id="8870" w:author="冰蓝城 [2]" w:date="2019-10-22T17:17:31Z">
            <w:r>
              <w:rPr/>
              <w:tab/>
            </w:r>
          </w:ins>
          <w:ins w:id="8871" w:author="冰蓝城 [2]" w:date="2019-10-22T17:17:31Z">
            <w:r>
              <w:rPr/>
              <w:fldChar w:fldCharType="begin"/>
            </w:r>
          </w:ins>
          <w:ins w:id="8872" w:author="冰蓝城 [2]" w:date="2019-10-22T17:17:31Z">
            <w:r>
              <w:rPr/>
              <w:instrText xml:space="preserve"> PAGEREF _Toc22591982 \h </w:instrText>
            </w:r>
          </w:ins>
          <w:ins w:id="8873" w:author="冰蓝城 [2]" w:date="2019-10-22T17:17:31Z">
            <w:r>
              <w:rPr/>
              <w:fldChar w:fldCharType="separate"/>
            </w:r>
          </w:ins>
          <w:ins w:id="8874" w:author="冰蓝城 [2]" w:date="2019-10-22T17:17:31Z">
            <w:r>
              <w:rPr/>
              <w:t>6</w:t>
            </w:r>
          </w:ins>
          <w:ins w:id="8875" w:author="冰蓝城 [2]" w:date="2019-10-22T17:17:31Z">
            <w:r>
              <w:rPr/>
              <w:fldChar w:fldCharType="end"/>
            </w:r>
          </w:ins>
          <w:ins w:id="8876" w:author="冰蓝城 [2]" w:date="2019-10-22T17:17:31Z">
            <w:r>
              <w:rPr>
                <w:rStyle w:val="16"/>
              </w:rPr>
              <w:fldChar w:fldCharType="end"/>
            </w:r>
          </w:ins>
        </w:p>
        <w:p>
          <w:pPr>
            <w:pStyle w:val="12"/>
            <w:tabs>
              <w:tab w:val="right" w:leader="dot" w:pos="9628"/>
            </w:tabs>
            <w:ind w:left="480" w:firstLine="480"/>
            <w:rPr>
              <w:ins w:id="8877" w:author="冰蓝城 [2]" w:date="2019-10-22T17:17:31Z"/>
              <w:rFonts w:asciiTheme="minorHAnsi" w:hAnsiTheme="minorHAnsi" w:eastAsiaTheme="minorEastAsia"/>
              <w:kern w:val="2"/>
              <w:sz w:val="21"/>
            </w:rPr>
          </w:pPr>
          <w:ins w:id="8878" w:author="冰蓝城 [2]" w:date="2019-10-22T17:17:31Z">
            <w:r>
              <w:rPr>
                <w:rStyle w:val="16"/>
              </w:rPr>
              <w:fldChar w:fldCharType="begin"/>
            </w:r>
          </w:ins>
          <w:ins w:id="8879" w:author="冰蓝城 [2]" w:date="2019-10-22T17:17:31Z">
            <w:r>
              <w:rPr>
                <w:rStyle w:val="16"/>
              </w:rPr>
              <w:instrText xml:space="preserve"> </w:instrText>
            </w:r>
          </w:ins>
          <w:ins w:id="8880" w:author="冰蓝城 [2]" w:date="2019-10-22T17:17:31Z">
            <w:r>
              <w:rPr/>
              <w:instrText xml:space="preserve">HYPERLINK \l "_Toc22591983"</w:instrText>
            </w:r>
          </w:ins>
          <w:ins w:id="8881" w:author="冰蓝城 [2]" w:date="2019-10-22T17:17:31Z">
            <w:r>
              <w:rPr>
                <w:rStyle w:val="16"/>
              </w:rPr>
              <w:instrText xml:space="preserve"> </w:instrText>
            </w:r>
          </w:ins>
          <w:ins w:id="8882" w:author="冰蓝城 [2]" w:date="2019-10-22T17:17:31Z">
            <w:r>
              <w:rPr>
                <w:rStyle w:val="16"/>
              </w:rPr>
              <w:fldChar w:fldCharType="separate"/>
            </w:r>
          </w:ins>
          <w:ins w:id="8883" w:author="冰蓝城 [2]" w:date="2019-10-22T17:17:31Z">
            <w:r>
              <w:rPr>
                <w:rStyle w:val="16"/>
              </w:rPr>
              <w:t>3.1</w:t>
            </w:r>
          </w:ins>
          <w:ins w:id="8884" w:author="冰蓝城 [2]" w:date="2019-10-22T17:17:31Z">
            <w:r>
              <w:rPr>
                <w:rStyle w:val="16"/>
                <w:rFonts w:hint="eastAsia"/>
              </w:rPr>
              <w:t>数据关系建模</w:t>
            </w:r>
          </w:ins>
          <w:ins w:id="8885" w:author="冰蓝城 [2]" w:date="2019-10-22T17:17:31Z">
            <w:r>
              <w:rPr/>
              <w:tab/>
            </w:r>
          </w:ins>
          <w:ins w:id="8886" w:author="冰蓝城 [2]" w:date="2019-10-22T17:17:31Z">
            <w:r>
              <w:rPr/>
              <w:fldChar w:fldCharType="begin"/>
            </w:r>
          </w:ins>
          <w:ins w:id="8887" w:author="冰蓝城 [2]" w:date="2019-10-22T17:17:31Z">
            <w:r>
              <w:rPr/>
              <w:instrText xml:space="preserve"> PAGEREF _Toc22591983 \h </w:instrText>
            </w:r>
          </w:ins>
          <w:ins w:id="8888" w:author="冰蓝城 [2]" w:date="2019-10-22T17:17:31Z">
            <w:r>
              <w:rPr/>
              <w:fldChar w:fldCharType="separate"/>
            </w:r>
          </w:ins>
          <w:ins w:id="8889" w:author="冰蓝城 [2]" w:date="2019-10-22T17:17:31Z">
            <w:r>
              <w:rPr/>
              <w:t>6</w:t>
            </w:r>
          </w:ins>
          <w:ins w:id="8890" w:author="冰蓝城 [2]" w:date="2019-10-22T17:17:31Z">
            <w:r>
              <w:rPr/>
              <w:fldChar w:fldCharType="end"/>
            </w:r>
          </w:ins>
          <w:ins w:id="8891" w:author="冰蓝城 [2]" w:date="2019-10-22T17:17:31Z">
            <w:r>
              <w:rPr>
                <w:rStyle w:val="16"/>
              </w:rPr>
              <w:fldChar w:fldCharType="end"/>
            </w:r>
          </w:ins>
        </w:p>
        <w:p>
          <w:pPr>
            <w:pStyle w:val="12"/>
            <w:tabs>
              <w:tab w:val="right" w:leader="dot" w:pos="9628"/>
            </w:tabs>
            <w:ind w:left="480" w:firstLine="480"/>
            <w:rPr>
              <w:ins w:id="8892" w:author="冰蓝城 [2]" w:date="2019-10-22T17:17:31Z"/>
              <w:rFonts w:asciiTheme="minorHAnsi" w:hAnsiTheme="minorHAnsi" w:eastAsiaTheme="minorEastAsia"/>
              <w:kern w:val="2"/>
              <w:sz w:val="21"/>
            </w:rPr>
          </w:pPr>
          <w:ins w:id="8893" w:author="冰蓝城 [2]" w:date="2019-10-22T17:17:31Z">
            <w:r>
              <w:rPr>
                <w:rStyle w:val="16"/>
              </w:rPr>
              <w:fldChar w:fldCharType="begin"/>
            </w:r>
          </w:ins>
          <w:ins w:id="8894" w:author="冰蓝城 [2]" w:date="2019-10-22T17:17:31Z">
            <w:r>
              <w:rPr>
                <w:rStyle w:val="16"/>
              </w:rPr>
              <w:instrText xml:space="preserve"> </w:instrText>
            </w:r>
          </w:ins>
          <w:ins w:id="8895" w:author="冰蓝城 [2]" w:date="2019-10-22T17:17:31Z">
            <w:r>
              <w:rPr/>
              <w:instrText xml:space="preserve">HYPERLINK \l "_Toc22591984"</w:instrText>
            </w:r>
          </w:ins>
          <w:ins w:id="8896" w:author="冰蓝城 [2]" w:date="2019-10-22T17:17:31Z">
            <w:r>
              <w:rPr>
                <w:rStyle w:val="16"/>
              </w:rPr>
              <w:instrText xml:space="preserve"> </w:instrText>
            </w:r>
          </w:ins>
          <w:ins w:id="8897" w:author="冰蓝城 [2]" w:date="2019-10-22T17:17:31Z">
            <w:r>
              <w:rPr>
                <w:rStyle w:val="16"/>
              </w:rPr>
              <w:fldChar w:fldCharType="separate"/>
            </w:r>
          </w:ins>
          <w:ins w:id="8898" w:author="冰蓝城 [2]" w:date="2019-10-22T17:17:31Z">
            <w:r>
              <w:rPr>
                <w:rStyle w:val="16"/>
              </w:rPr>
              <w:t xml:space="preserve">3.2 </w:t>
            </w:r>
          </w:ins>
          <w:ins w:id="8899" w:author="冰蓝城 [2]" w:date="2019-10-22T17:17:31Z">
            <w:r>
              <w:rPr>
                <w:rStyle w:val="16"/>
                <w:rFonts w:hint="eastAsia"/>
              </w:rPr>
              <w:t>数据结构建模</w:t>
            </w:r>
          </w:ins>
          <w:ins w:id="8900" w:author="冰蓝城 [2]" w:date="2019-10-22T17:17:31Z">
            <w:r>
              <w:rPr/>
              <w:tab/>
            </w:r>
          </w:ins>
          <w:ins w:id="8901" w:author="冰蓝城 [2]" w:date="2019-10-22T17:17:31Z">
            <w:r>
              <w:rPr/>
              <w:fldChar w:fldCharType="begin"/>
            </w:r>
          </w:ins>
          <w:ins w:id="8902" w:author="冰蓝城 [2]" w:date="2019-10-22T17:17:31Z">
            <w:r>
              <w:rPr/>
              <w:instrText xml:space="preserve"> PAGEREF _Toc22591984 \h </w:instrText>
            </w:r>
          </w:ins>
          <w:ins w:id="8903" w:author="冰蓝城 [2]" w:date="2019-10-22T17:17:31Z">
            <w:r>
              <w:rPr/>
              <w:fldChar w:fldCharType="separate"/>
            </w:r>
          </w:ins>
          <w:ins w:id="8904" w:author="冰蓝城 [2]" w:date="2019-10-22T17:17:31Z">
            <w:r>
              <w:rPr/>
              <w:t>6</w:t>
            </w:r>
          </w:ins>
          <w:ins w:id="8905" w:author="冰蓝城 [2]" w:date="2019-10-22T17:17:31Z">
            <w:r>
              <w:rPr/>
              <w:fldChar w:fldCharType="end"/>
            </w:r>
          </w:ins>
          <w:ins w:id="8906" w:author="冰蓝城 [2]" w:date="2019-10-22T17:17:31Z">
            <w:r>
              <w:rPr>
                <w:rStyle w:val="16"/>
              </w:rPr>
              <w:fldChar w:fldCharType="end"/>
            </w:r>
          </w:ins>
        </w:p>
        <w:p>
          <w:pPr>
            <w:pStyle w:val="6"/>
            <w:tabs>
              <w:tab w:val="right" w:leader="dot" w:pos="9628"/>
            </w:tabs>
            <w:ind w:left="960" w:firstLine="480"/>
            <w:rPr>
              <w:ins w:id="8907" w:author="冰蓝城 [2]" w:date="2019-10-22T17:17:31Z"/>
              <w:rFonts w:asciiTheme="minorHAnsi" w:hAnsiTheme="minorHAnsi" w:eastAsiaTheme="minorEastAsia"/>
              <w:kern w:val="2"/>
              <w:sz w:val="21"/>
            </w:rPr>
          </w:pPr>
          <w:ins w:id="8908" w:author="冰蓝城 [2]" w:date="2019-10-22T17:17:31Z">
            <w:r>
              <w:rPr>
                <w:rStyle w:val="16"/>
              </w:rPr>
              <w:fldChar w:fldCharType="begin"/>
            </w:r>
          </w:ins>
          <w:ins w:id="8909" w:author="冰蓝城 [2]" w:date="2019-10-22T17:17:31Z">
            <w:r>
              <w:rPr>
                <w:rStyle w:val="16"/>
              </w:rPr>
              <w:instrText xml:space="preserve"> </w:instrText>
            </w:r>
          </w:ins>
          <w:ins w:id="8910" w:author="冰蓝城 [2]" w:date="2019-10-22T17:17:31Z">
            <w:r>
              <w:rPr/>
              <w:instrText xml:space="preserve">HYPERLINK \l "_Toc22591985"</w:instrText>
            </w:r>
          </w:ins>
          <w:ins w:id="8911" w:author="冰蓝城 [2]" w:date="2019-10-22T17:17:31Z">
            <w:r>
              <w:rPr>
                <w:rStyle w:val="16"/>
              </w:rPr>
              <w:instrText xml:space="preserve"> </w:instrText>
            </w:r>
          </w:ins>
          <w:ins w:id="8912" w:author="冰蓝城 [2]" w:date="2019-10-22T17:17:31Z">
            <w:r>
              <w:rPr>
                <w:rStyle w:val="16"/>
              </w:rPr>
              <w:fldChar w:fldCharType="separate"/>
            </w:r>
          </w:ins>
          <w:ins w:id="8913" w:author="冰蓝城 [2]" w:date="2019-10-22T17:17:31Z">
            <w:r>
              <w:rPr>
                <w:rStyle w:val="16"/>
              </w:rPr>
              <w:t xml:space="preserve">3.2.1 </w:t>
            </w:r>
          </w:ins>
          <w:ins w:id="8914" w:author="冰蓝城 [2]" w:date="2019-10-22T17:17:31Z">
            <w:r>
              <w:rPr>
                <w:rStyle w:val="16"/>
                <w:rFonts w:hint="eastAsia"/>
              </w:rPr>
              <w:t>数据库表设计</w:t>
            </w:r>
          </w:ins>
          <w:ins w:id="8915" w:author="冰蓝城 [2]" w:date="2019-10-22T17:17:31Z">
            <w:r>
              <w:rPr/>
              <w:tab/>
            </w:r>
          </w:ins>
          <w:ins w:id="8916" w:author="冰蓝城 [2]" w:date="2019-10-22T17:17:31Z">
            <w:r>
              <w:rPr/>
              <w:fldChar w:fldCharType="begin"/>
            </w:r>
          </w:ins>
          <w:ins w:id="8917" w:author="冰蓝城 [2]" w:date="2019-10-22T17:17:31Z">
            <w:r>
              <w:rPr/>
              <w:instrText xml:space="preserve"> PAGEREF _Toc22591985 \h </w:instrText>
            </w:r>
          </w:ins>
          <w:ins w:id="8918" w:author="冰蓝城 [2]" w:date="2019-10-22T17:17:31Z">
            <w:r>
              <w:rPr/>
              <w:fldChar w:fldCharType="separate"/>
            </w:r>
          </w:ins>
          <w:ins w:id="8919" w:author="冰蓝城 [2]" w:date="2019-10-22T17:17:31Z">
            <w:r>
              <w:rPr/>
              <w:t>6</w:t>
            </w:r>
          </w:ins>
          <w:ins w:id="8920" w:author="冰蓝城 [2]" w:date="2019-10-22T17:17:31Z">
            <w:r>
              <w:rPr/>
              <w:fldChar w:fldCharType="end"/>
            </w:r>
          </w:ins>
          <w:ins w:id="8921" w:author="冰蓝城 [2]" w:date="2019-10-22T17:17:31Z">
            <w:r>
              <w:rPr>
                <w:rStyle w:val="16"/>
              </w:rPr>
              <w:fldChar w:fldCharType="end"/>
            </w:r>
          </w:ins>
        </w:p>
        <w:p>
          <w:pPr>
            <w:pStyle w:val="12"/>
            <w:tabs>
              <w:tab w:val="right" w:leader="dot" w:pos="9628"/>
            </w:tabs>
            <w:ind w:left="480" w:firstLine="480"/>
            <w:rPr>
              <w:ins w:id="8922" w:author="冰蓝城 [2]" w:date="2019-10-22T17:17:31Z"/>
              <w:rFonts w:asciiTheme="minorHAnsi" w:hAnsiTheme="minorHAnsi" w:eastAsiaTheme="minorEastAsia"/>
              <w:kern w:val="2"/>
              <w:sz w:val="21"/>
            </w:rPr>
          </w:pPr>
          <w:ins w:id="8923" w:author="冰蓝城 [2]" w:date="2019-10-22T17:17:31Z">
            <w:r>
              <w:rPr>
                <w:rStyle w:val="16"/>
              </w:rPr>
              <w:fldChar w:fldCharType="begin"/>
            </w:r>
          </w:ins>
          <w:ins w:id="8924" w:author="冰蓝城 [2]" w:date="2019-10-22T17:17:31Z">
            <w:r>
              <w:rPr>
                <w:rStyle w:val="16"/>
              </w:rPr>
              <w:instrText xml:space="preserve"> </w:instrText>
            </w:r>
          </w:ins>
          <w:ins w:id="8925" w:author="冰蓝城 [2]" w:date="2019-10-22T17:17:31Z">
            <w:r>
              <w:rPr/>
              <w:instrText xml:space="preserve">HYPERLINK \l "_Toc22591986"</w:instrText>
            </w:r>
          </w:ins>
          <w:ins w:id="8926" w:author="冰蓝城 [2]" w:date="2019-10-22T17:17:31Z">
            <w:r>
              <w:rPr>
                <w:rStyle w:val="16"/>
              </w:rPr>
              <w:instrText xml:space="preserve"> </w:instrText>
            </w:r>
          </w:ins>
          <w:ins w:id="8927" w:author="冰蓝城 [2]" w:date="2019-10-22T17:17:31Z">
            <w:r>
              <w:rPr>
                <w:rStyle w:val="16"/>
              </w:rPr>
              <w:fldChar w:fldCharType="separate"/>
            </w:r>
          </w:ins>
          <w:ins w:id="8928" w:author="冰蓝城 [2]" w:date="2019-10-22T17:17:31Z">
            <w:r>
              <w:rPr>
                <w:rStyle w:val="16"/>
              </w:rPr>
              <w:t xml:space="preserve">3.3 </w:t>
            </w:r>
          </w:ins>
          <w:ins w:id="8929" w:author="冰蓝城 [2]" w:date="2019-10-22T17:17:31Z">
            <w:r>
              <w:rPr>
                <w:rStyle w:val="16"/>
                <w:rFonts w:hint="eastAsia"/>
              </w:rPr>
              <w:t>数据库建模</w:t>
            </w:r>
          </w:ins>
          <w:ins w:id="8930" w:author="冰蓝城 [2]" w:date="2019-10-22T17:17:31Z">
            <w:r>
              <w:rPr/>
              <w:tab/>
            </w:r>
          </w:ins>
          <w:ins w:id="8931" w:author="冰蓝城 [2]" w:date="2019-10-22T17:17:31Z">
            <w:r>
              <w:rPr/>
              <w:fldChar w:fldCharType="begin"/>
            </w:r>
          </w:ins>
          <w:ins w:id="8932" w:author="冰蓝城 [2]" w:date="2019-10-22T17:17:31Z">
            <w:r>
              <w:rPr/>
              <w:instrText xml:space="preserve"> PAGEREF _Toc22591986 \h </w:instrText>
            </w:r>
          </w:ins>
          <w:ins w:id="8933" w:author="冰蓝城 [2]" w:date="2019-10-22T17:17:31Z">
            <w:r>
              <w:rPr/>
              <w:fldChar w:fldCharType="separate"/>
            </w:r>
          </w:ins>
          <w:ins w:id="8934" w:author="冰蓝城 [2]" w:date="2019-10-22T17:17:31Z">
            <w:r>
              <w:rPr/>
              <w:t>7</w:t>
            </w:r>
          </w:ins>
          <w:ins w:id="8935" w:author="冰蓝城 [2]" w:date="2019-10-22T17:17:31Z">
            <w:r>
              <w:rPr/>
              <w:fldChar w:fldCharType="end"/>
            </w:r>
          </w:ins>
          <w:ins w:id="8936" w:author="冰蓝城 [2]" w:date="2019-10-22T17:17:31Z">
            <w:r>
              <w:rPr>
                <w:rStyle w:val="16"/>
              </w:rPr>
              <w:fldChar w:fldCharType="end"/>
            </w:r>
          </w:ins>
        </w:p>
        <w:p>
          <w:pPr>
            <w:pStyle w:val="11"/>
            <w:tabs>
              <w:tab w:val="right" w:leader="dot" w:pos="9628"/>
            </w:tabs>
            <w:ind w:firstLine="480"/>
            <w:rPr>
              <w:ins w:id="8937" w:author="冰蓝城 [2]" w:date="2019-10-22T17:17:31Z"/>
              <w:rFonts w:asciiTheme="minorHAnsi" w:hAnsiTheme="minorHAnsi" w:eastAsiaTheme="minorEastAsia"/>
              <w:kern w:val="2"/>
              <w:sz w:val="21"/>
            </w:rPr>
          </w:pPr>
          <w:ins w:id="8938" w:author="冰蓝城 [2]" w:date="2019-10-22T17:17:31Z">
            <w:r>
              <w:rPr>
                <w:rStyle w:val="16"/>
              </w:rPr>
              <w:fldChar w:fldCharType="begin"/>
            </w:r>
          </w:ins>
          <w:ins w:id="8939" w:author="冰蓝城 [2]" w:date="2019-10-22T17:17:31Z">
            <w:r>
              <w:rPr>
                <w:rStyle w:val="16"/>
              </w:rPr>
              <w:instrText xml:space="preserve"> </w:instrText>
            </w:r>
          </w:ins>
          <w:ins w:id="8940" w:author="冰蓝城 [2]" w:date="2019-10-22T17:17:31Z">
            <w:r>
              <w:rPr/>
              <w:instrText xml:space="preserve">HYPERLINK \l "_Toc22591987"</w:instrText>
            </w:r>
          </w:ins>
          <w:ins w:id="8941" w:author="冰蓝城 [2]" w:date="2019-10-22T17:17:31Z">
            <w:r>
              <w:rPr>
                <w:rStyle w:val="16"/>
              </w:rPr>
              <w:instrText xml:space="preserve"> </w:instrText>
            </w:r>
          </w:ins>
          <w:ins w:id="8942" w:author="冰蓝城 [2]" w:date="2019-10-22T17:17:31Z">
            <w:r>
              <w:rPr>
                <w:rStyle w:val="16"/>
              </w:rPr>
              <w:fldChar w:fldCharType="separate"/>
            </w:r>
          </w:ins>
          <w:ins w:id="8943" w:author="冰蓝城 [2]" w:date="2019-10-22T17:17:31Z">
            <w:r>
              <w:rPr>
                <w:rStyle w:val="16"/>
              </w:rPr>
              <w:t>4</w:t>
            </w:r>
          </w:ins>
          <w:ins w:id="8944" w:author="冰蓝城 [2]" w:date="2019-10-22T17:17:31Z">
            <w:r>
              <w:rPr>
                <w:rStyle w:val="16"/>
                <w:rFonts w:hint="eastAsia"/>
              </w:rPr>
              <w:t>、功能设计</w:t>
            </w:r>
          </w:ins>
          <w:ins w:id="8945" w:author="冰蓝城 [2]" w:date="2019-10-22T17:17:31Z">
            <w:r>
              <w:rPr/>
              <w:tab/>
            </w:r>
          </w:ins>
          <w:ins w:id="8946" w:author="冰蓝城 [2]" w:date="2019-10-22T17:17:31Z">
            <w:r>
              <w:rPr/>
              <w:fldChar w:fldCharType="begin"/>
            </w:r>
          </w:ins>
          <w:ins w:id="8947" w:author="冰蓝城 [2]" w:date="2019-10-22T17:17:31Z">
            <w:r>
              <w:rPr/>
              <w:instrText xml:space="preserve"> PAGEREF _Toc22591987 \h </w:instrText>
            </w:r>
          </w:ins>
          <w:ins w:id="8948" w:author="冰蓝城 [2]" w:date="2019-10-22T17:17:31Z">
            <w:r>
              <w:rPr/>
              <w:fldChar w:fldCharType="separate"/>
            </w:r>
          </w:ins>
          <w:ins w:id="8949" w:author="冰蓝城 [2]" w:date="2019-10-22T17:17:31Z">
            <w:r>
              <w:rPr/>
              <w:t>7</w:t>
            </w:r>
          </w:ins>
          <w:ins w:id="8950" w:author="冰蓝城 [2]" w:date="2019-10-22T17:17:31Z">
            <w:r>
              <w:rPr/>
              <w:fldChar w:fldCharType="end"/>
            </w:r>
          </w:ins>
          <w:ins w:id="8951" w:author="冰蓝城 [2]" w:date="2019-10-22T17:17:31Z">
            <w:r>
              <w:rPr>
                <w:rStyle w:val="16"/>
              </w:rPr>
              <w:fldChar w:fldCharType="end"/>
            </w:r>
          </w:ins>
        </w:p>
        <w:p>
          <w:pPr>
            <w:pStyle w:val="12"/>
            <w:tabs>
              <w:tab w:val="right" w:leader="dot" w:pos="9628"/>
            </w:tabs>
            <w:ind w:left="480" w:firstLine="480"/>
            <w:rPr>
              <w:ins w:id="8952" w:author="冰蓝城 [2]" w:date="2019-10-22T17:17:31Z"/>
              <w:rFonts w:asciiTheme="minorHAnsi" w:hAnsiTheme="minorHAnsi" w:eastAsiaTheme="minorEastAsia"/>
              <w:kern w:val="2"/>
              <w:sz w:val="21"/>
            </w:rPr>
          </w:pPr>
          <w:ins w:id="8953" w:author="冰蓝城 [2]" w:date="2019-10-22T17:17:31Z">
            <w:r>
              <w:rPr>
                <w:rStyle w:val="16"/>
              </w:rPr>
              <w:fldChar w:fldCharType="begin"/>
            </w:r>
          </w:ins>
          <w:ins w:id="8954" w:author="冰蓝城 [2]" w:date="2019-10-22T17:17:31Z">
            <w:r>
              <w:rPr>
                <w:rStyle w:val="16"/>
              </w:rPr>
              <w:instrText xml:space="preserve"> </w:instrText>
            </w:r>
          </w:ins>
          <w:ins w:id="8955" w:author="冰蓝城 [2]" w:date="2019-10-22T17:17:31Z">
            <w:r>
              <w:rPr/>
              <w:instrText xml:space="preserve">HYPERLINK \l "_Toc22591988"</w:instrText>
            </w:r>
          </w:ins>
          <w:ins w:id="8956" w:author="冰蓝城 [2]" w:date="2019-10-22T17:17:31Z">
            <w:r>
              <w:rPr>
                <w:rStyle w:val="16"/>
              </w:rPr>
              <w:instrText xml:space="preserve"> </w:instrText>
            </w:r>
          </w:ins>
          <w:ins w:id="8957" w:author="冰蓝城 [2]" w:date="2019-10-22T17:17:31Z">
            <w:r>
              <w:rPr>
                <w:rStyle w:val="16"/>
              </w:rPr>
              <w:fldChar w:fldCharType="separate"/>
            </w:r>
          </w:ins>
          <w:ins w:id="8958" w:author="冰蓝城 [2]" w:date="2019-10-22T17:17:31Z">
            <w:r>
              <w:rPr>
                <w:rStyle w:val="16"/>
              </w:rPr>
              <w:t xml:space="preserve">4.1 </w:t>
            </w:r>
          </w:ins>
          <w:ins w:id="8959" w:author="冰蓝城 [2]" w:date="2019-10-22T17:17:31Z">
            <w:r>
              <w:rPr>
                <w:rStyle w:val="16"/>
                <w:rFonts w:hint="eastAsia"/>
              </w:rPr>
              <w:t>数据流图</w:t>
            </w:r>
          </w:ins>
          <w:ins w:id="8960" w:author="冰蓝城 [2]" w:date="2019-10-22T17:17:31Z">
            <w:r>
              <w:rPr/>
              <w:tab/>
            </w:r>
          </w:ins>
          <w:ins w:id="8961" w:author="冰蓝城 [2]" w:date="2019-10-22T17:17:31Z">
            <w:r>
              <w:rPr/>
              <w:fldChar w:fldCharType="begin"/>
            </w:r>
          </w:ins>
          <w:ins w:id="8962" w:author="冰蓝城 [2]" w:date="2019-10-22T17:17:31Z">
            <w:r>
              <w:rPr/>
              <w:instrText xml:space="preserve"> PAGEREF _Toc22591988 \h </w:instrText>
            </w:r>
          </w:ins>
          <w:ins w:id="8963" w:author="冰蓝城 [2]" w:date="2019-10-22T17:17:31Z">
            <w:r>
              <w:rPr/>
              <w:fldChar w:fldCharType="separate"/>
            </w:r>
          </w:ins>
          <w:ins w:id="8964" w:author="冰蓝城 [2]" w:date="2019-10-22T17:17:31Z">
            <w:r>
              <w:rPr/>
              <w:t>7</w:t>
            </w:r>
          </w:ins>
          <w:ins w:id="8965" w:author="冰蓝城 [2]" w:date="2019-10-22T17:17:31Z">
            <w:r>
              <w:rPr/>
              <w:fldChar w:fldCharType="end"/>
            </w:r>
          </w:ins>
          <w:ins w:id="8966" w:author="冰蓝城 [2]" w:date="2019-10-22T17:17:31Z">
            <w:r>
              <w:rPr>
                <w:rStyle w:val="16"/>
              </w:rPr>
              <w:fldChar w:fldCharType="end"/>
            </w:r>
          </w:ins>
        </w:p>
        <w:p>
          <w:pPr>
            <w:pStyle w:val="6"/>
            <w:tabs>
              <w:tab w:val="right" w:leader="dot" w:pos="9628"/>
            </w:tabs>
            <w:ind w:left="960" w:firstLine="480"/>
            <w:rPr>
              <w:ins w:id="8967" w:author="冰蓝城 [2]" w:date="2019-10-22T17:17:31Z"/>
              <w:rFonts w:asciiTheme="minorHAnsi" w:hAnsiTheme="minorHAnsi" w:eastAsiaTheme="minorEastAsia"/>
              <w:kern w:val="2"/>
              <w:sz w:val="21"/>
            </w:rPr>
          </w:pPr>
          <w:ins w:id="8968" w:author="冰蓝城 [2]" w:date="2019-10-22T17:17:31Z">
            <w:r>
              <w:rPr>
                <w:rStyle w:val="16"/>
              </w:rPr>
              <w:fldChar w:fldCharType="begin"/>
            </w:r>
          </w:ins>
          <w:ins w:id="8969" w:author="冰蓝城 [2]" w:date="2019-10-22T17:17:31Z">
            <w:r>
              <w:rPr>
                <w:rStyle w:val="16"/>
              </w:rPr>
              <w:instrText xml:space="preserve"> </w:instrText>
            </w:r>
          </w:ins>
          <w:ins w:id="8970" w:author="冰蓝城 [2]" w:date="2019-10-22T17:17:31Z">
            <w:r>
              <w:rPr/>
              <w:instrText xml:space="preserve">HYPERLINK \l "_Toc22591989"</w:instrText>
            </w:r>
          </w:ins>
          <w:ins w:id="8971" w:author="冰蓝城 [2]" w:date="2019-10-22T17:17:31Z">
            <w:r>
              <w:rPr>
                <w:rStyle w:val="16"/>
              </w:rPr>
              <w:instrText xml:space="preserve"> </w:instrText>
            </w:r>
          </w:ins>
          <w:ins w:id="8972" w:author="冰蓝城 [2]" w:date="2019-10-22T17:17:31Z">
            <w:r>
              <w:rPr>
                <w:rStyle w:val="16"/>
              </w:rPr>
              <w:fldChar w:fldCharType="separate"/>
            </w:r>
          </w:ins>
          <w:ins w:id="8973" w:author="冰蓝城 [2]" w:date="2019-10-22T17:17:31Z">
            <w:r>
              <w:rPr>
                <w:rStyle w:val="16"/>
              </w:rPr>
              <w:t xml:space="preserve">4.1.1 </w:t>
            </w:r>
          </w:ins>
          <w:ins w:id="8974" w:author="冰蓝城 [2]" w:date="2019-10-22T17:17:31Z">
            <w:r>
              <w:rPr>
                <w:rStyle w:val="16"/>
                <w:rFonts w:hint="eastAsia"/>
              </w:rPr>
              <w:t>第</w:t>
            </w:r>
          </w:ins>
          <w:ins w:id="8975" w:author="冰蓝城 [2]" w:date="2019-10-22T17:17:31Z">
            <w:r>
              <w:rPr>
                <w:rStyle w:val="16"/>
              </w:rPr>
              <w:t>0</w:t>
            </w:r>
          </w:ins>
          <w:ins w:id="8976" w:author="冰蓝城 [2]" w:date="2019-10-22T17:17:31Z">
            <w:r>
              <w:rPr>
                <w:rStyle w:val="16"/>
                <w:rFonts w:hint="eastAsia"/>
              </w:rPr>
              <w:t>层</w:t>
            </w:r>
          </w:ins>
          <w:ins w:id="8977" w:author="冰蓝城 [2]" w:date="2019-10-22T17:17:31Z">
            <w:r>
              <w:rPr/>
              <w:tab/>
            </w:r>
          </w:ins>
          <w:ins w:id="8978" w:author="冰蓝城 [2]" w:date="2019-10-22T17:17:31Z">
            <w:r>
              <w:rPr/>
              <w:fldChar w:fldCharType="begin"/>
            </w:r>
          </w:ins>
          <w:ins w:id="8979" w:author="冰蓝城 [2]" w:date="2019-10-22T17:17:31Z">
            <w:r>
              <w:rPr/>
              <w:instrText xml:space="preserve"> PAGEREF _Toc22591989 \h </w:instrText>
            </w:r>
          </w:ins>
          <w:ins w:id="8980" w:author="冰蓝城 [2]" w:date="2019-10-22T17:17:31Z">
            <w:r>
              <w:rPr/>
              <w:fldChar w:fldCharType="separate"/>
            </w:r>
          </w:ins>
          <w:ins w:id="8981" w:author="冰蓝城 [2]" w:date="2019-10-22T17:17:31Z">
            <w:r>
              <w:rPr/>
              <w:t>7</w:t>
            </w:r>
          </w:ins>
          <w:ins w:id="8982" w:author="冰蓝城 [2]" w:date="2019-10-22T17:17:31Z">
            <w:r>
              <w:rPr/>
              <w:fldChar w:fldCharType="end"/>
            </w:r>
          </w:ins>
          <w:ins w:id="8983" w:author="冰蓝城 [2]" w:date="2019-10-22T17:17:31Z">
            <w:r>
              <w:rPr>
                <w:rStyle w:val="16"/>
              </w:rPr>
              <w:fldChar w:fldCharType="end"/>
            </w:r>
          </w:ins>
        </w:p>
        <w:p>
          <w:pPr>
            <w:pStyle w:val="6"/>
            <w:tabs>
              <w:tab w:val="right" w:leader="dot" w:pos="9628"/>
            </w:tabs>
            <w:ind w:left="960" w:firstLine="480"/>
            <w:rPr>
              <w:ins w:id="8984" w:author="冰蓝城 [2]" w:date="2019-10-22T17:17:31Z"/>
              <w:rFonts w:asciiTheme="minorHAnsi" w:hAnsiTheme="minorHAnsi" w:eastAsiaTheme="minorEastAsia"/>
              <w:kern w:val="2"/>
              <w:sz w:val="21"/>
            </w:rPr>
          </w:pPr>
          <w:ins w:id="8985" w:author="冰蓝城 [2]" w:date="2019-10-22T17:17:31Z">
            <w:r>
              <w:rPr>
                <w:rStyle w:val="16"/>
              </w:rPr>
              <w:fldChar w:fldCharType="begin"/>
            </w:r>
          </w:ins>
          <w:ins w:id="8986" w:author="冰蓝城 [2]" w:date="2019-10-22T17:17:31Z">
            <w:r>
              <w:rPr>
                <w:rStyle w:val="16"/>
              </w:rPr>
              <w:instrText xml:space="preserve"> </w:instrText>
            </w:r>
          </w:ins>
          <w:ins w:id="8987" w:author="冰蓝城 [2]" w:date="2019-10-22T17:17:31Z">
            <w:r>
              <w:rPr/>
              <w:instrText xml:space="preserve">HYPERLINK \l "_Toc22591990"</w:instrText>
            </w:r>
          </w:ins>
          <w:ins w:id="8988" w:author="冰蓝城 [2]" w:date="2019-10-22T17:17:31Z">
            <w:r>
              <w:rPr>
                <w:rStyle w:val="16"/>
              </w:rPr>
              <w:instrText xml:space="preserve"> </w:instrText>
            </w:r>
          </w:ins>
          <w:ins w:id="8989" w:author="冰蓝城 [2]" w:date="2019-10-22T17:17:31Z">
            <w:r>
              <w:rPr>
                <w:rStyle w:val="16"/>
              </w:rPr>
              <w:fldChar w:fldCharType="separate"/>
            </w:r>
          </w:ins>
          <w:ins w:id="8990" w:author="冰蓝城 [2]" w:date="2019-10-22T17:17:31Z">
            <w:r>
              <w:rPr>
                <w:rStyle w:val="16"/>
              </w:rPr>
              <w:t xml:space="preserve">4.1.2 </w:t>
            </w:r>
          </w:ins>
          <w:ins w:id="8991" w:author="冰蓝城 [2]" w:date="2019-10-22T17:17:31Z">
            <w:r>
              <w:rPr>
                <w:rStyle w:val="16"/>
                <w:rFonts w:hint="eastAsia"/>
              </w:rPr>
              <w:t>第</w:t>
            </w:r>
          </w:ins>
          <w:ins w:id="8992" w:author="冰蓝城 [2]" w:date="2019-10-22T17:17:31Z">
            <w:r>
              <w:rPr>
                <w:rStyle w:val="16"/>
              </w:rPr>
              <w:t>1</w:t>
            </w:r>
          </w:ins>
          <w:ins w:id="8993" w:author="冰蓝城 [2]" w:date="2019-10-22T17:17:31Z">
            <w:r>
              <w:rPr>
                <w:rStyle w:val="16"/>
                <w:rFonts w:hint="eastAsia"/>
              </w:rPr>
              <w:t>层</w:t>
            </w:r>
          </w:ins>
          <w:ins w:id="8994" w:author="冰蓝城 [2]" w:date="2019-10-22T17:17:31Z">
            <w:r>
              <w:rPr/>
              <w:tab/>
            </w:r>
          </w:ins>
          <w:ins w:id="8995" w:author="冰蓝城 [2]" w:date="2019-10-22T17:17:31Z">
            <w:r>
              <w:rPr/>
              <w:fldChar w:fldCharType="begin"/>
            </w:r>
          </w:ins>
          <w:ins w:id="8996" w:author="冰蓝城 [2]" w:date="2019-10-22T17:17:31Z">
            <w:r>
              <w:rPr/>
              <w:instrText xml:space="preserve"> PAGEREF _Toc22591990 \h </w:instrText>
            </w:r>
          </w:ins>
          <w:ins w:id="8997" w:author="冰蓝城 [2]" w:date="2019-10-22T17:17:31Z">
            <w:r>
              <w:rPr/>
              <w:fldChar w:fldCharType="separate"/>
            </w:r>
          </w:ins>
          <w:ins w:id="8998" w:author="冰蓝城 [2]" w:date="2019-10-22T17:17:31Z">
            <w:r>
              <w:rPr/>
              <w:t>7</w:t>
            </w:r>
          </w:ins>
          <w:ins w:id="8999" w:author="冰蓝城 [2]" w:date="2019-10-22T17:17:31Z">
            <w:r>
              <w:rPr/>
              <w:fldChar w:fldCharType="end"/>
            </w:r>
          </w:ins>
          <w:ins w:id="9000" w:author="冰蓝城 [2]" w:date="2019-10-22T17:17:31Z">
            <w:r>
              <w:rPr>
                <w:rStyle w:val="16"/>
              </w:rPr>
              <w:fldChar w:fldCharType="end"/>
            </w:r>
          </w:ins>
        </w:p>
        <w:p>
          <w:pPr>
            <w:pStyle w:val="6"/>
            <w:tabs>
              <w:tab w:val="right" w:leader="dot" w:pos="9628"/>
            </w:tabs>
            <w:ind w:left="960" w:firstLine="480"/>
            <w:rPr>
              <w:ins w:id="9001" w:author="冰蓝城 [2]" w:date="2019-10-22T17:17:31Z"/>
              <w:rFonts w:asciiTheme="minorHAnsi" w:hAnsiTheme="minorHAnsi" w:eastAsiaTheme="minorEastAsia"/>
              <w:kern w:val="2"/>
              <w:sz w:val="21"/>
            </w:rPr>
          </w:pPr>
          <w:ins w:id="9002" w:author="冰蓝城 [2]" w:date="2019-10-22T17:17:31Z">
            <w:r>
              <w:rPr>
                <w:rStyle w:val="16"/>
              </w:rPr>
              <w:fldChar w:fldCharType="begin"/>
            </w:r>
          </w:ins>
          <w:ins w:id="9003" w:author="冰蓝城 [2]" w:date="2019-10-22T17:17:31Z">
            <w:r>
              <w:rPr>
                <w:rStyle w:val="16"/>
              </w:rPr>
              <w:instrText xml:space="preserve"> </w:instrText>
            </w:r>
          </w:ins>
          <w:ins w:id="9004" w:author="冰蓝城 [2]" w:date="2019-10-22T17:17:31Z">
            <w:r>
              <w:rPr/>
              <w:instrText xml:space="preserve">HYPERLINK \l "_Toc22591991"</w:instrText>
            </w:r>
          </w:ins>
          <w:ins w:id="9005" w:author="冰蓝城 [2]" w:date="2019-10-22T17:17:31Z">
            <w:r>
              <w:rPr>
                <w:rStyle w:val="16"/>
              </w:rPr>
              <w:instrText xml:space="preserve"> </w:instrText>
            </w:r>
          </w:ins>
          <w:ins w:id="9006" w:author="冰蓝城 [2]" w:date="2019-10-22T17:17:31Z">
            <w:r>
              <w:rPr>
                <w:rStyle w:val="16"/>
              </w:rPr>
              <w:fldChar w:fldCharType="separate"/>
            </w:r>
          </w:ins>
          <w:ins w:id="9007" w:author="冰蓝城 [2]" w:date="2019-10-22T17:17:31Z">
            <w:r>
              <w:rPr>
                <w:rStyle w:val="16"/>
              </w:rPr>
              <w:t xml:space="preserve">4.1.2 </w:t>
            </w:r>
          </w:ins>
          <w:ins w:id="9008" w:author="冰蓝城 [2]" w:date="2019-10-22T17:17:31Z">
            <w:r>
              <w:rPr>
                <w:rStyle w:val="16"/>
                <w:rFonts w:hint="eastAsia"/>
              </w:rPr>
              <w:t>第</w:t>
            </w:r>
          </w:ins>
          <w:ins w:id="9009" w:author="冰蓝城 [2]" w:date="2019-10-22T17:17:31Z">
            <w:r>
              <w:rPr>
                <w:rStyle w:val="16"/>
              </w:rPr>
              <w:t>2</w:t>
            </w:r>
          </w:ins>
          <w:ins w:id="9010" w:author="冰蓝城 [2]" w:date="2019-10-22T17:17:31Z">
            <w:r>
              <w:rPr>
                <w:rStyle w:val="16"/>
                <w:rFonts w:hint="eastAsia"/>
              </w:rPr>
              <w:t>层</w:t>
            </w:r>
          </w:ins>
          <w:ins w:id="9011" w:author="冰蓝城 [2]" w:date="2019-10-22T17:17:31Z">
            <w:r>
              <w:rPr/>
              <w:tab/>
            </w:r>
          </w:ins>
          <w:ins w:id="9012" w:author="冰蓝城 [2]" w:date="2019-10-22T17:17:31Z">
            <w:r>
              <w:rPr/>
              <w:fldChar w:fldCharType="begin"/>
            </w:r>
          </w:ins>
          <w:ins w:id="9013" w:author="冰蓝城 [2]" w:date="2019-10-22T17:17:31Z">
            <w:r>
              <w:rPr/>
              <w:instrText xml:space="preserve"> PAGEREF _Toc22591991 \h </w:instrText>
            </w:r>
          </w:ins>
          <w:ins w:id="9014" w:author="冰蓝城 [2]" w:date="2019-10-22T17:17:31Z">
            <w:r>
              <w:rPr/>
              <w:fldChar w:fldCharType="separate"/>
            </w:r>
          </w:ins>
          <w:ins w:id="9015" w:author="冰蓝城 [2]" w:date="2019-10-22T17:17:31Z">
            <w:r>
              <w:rPr/>
              <w:t>7</w:t>
            </w:r>
          </w:ins>
          <w:ins w:id="9016" w:author="冰蓝城 [2]" w:date="2019-10-22T17:17:31Z">
            <w:r>
              <w:rPr/>
              <w:fldChar w:fldCharType="end"/>
            </w:r>
          </w:ins>
          <w:ins w:id="9017" w:author="冰蓝城 [2]" w:date="2019-10-22T17:17:31Z">
            <w:r>
              <w:rPr>
                <w:rStyle w:val="16"/>
              </w:rPr>
              <w:fldChar w:fldCharType="end"/>
            </w:r>
          </w:ins>
        </w:p>
        <w:p>
          <w:pPr>
            <w:pStyle w:val="12"/>
            <w:tabs>
              <w:tab w:val="right" w:leader="dot" w:pos="9628"/>
            </w:tabs>
            <w:ind w:left="480" w:firstLine="480"/>
            <w:rPr>
              <w:ins w:id="9018" w:author="冰蓝城 [2]" w:date="2019-10-22T17:17:31Z"/>
              <w:rFonts w:asciiTheme="minorHAnsi" w:hAnsiTheme="minorHAnsi" w:eastAsiaTheme="minorEastAsia"/>
              <w:kern w:val="2"/>
              <w:sz w:val="21"/>
            </w:rPr>
          </w:pPr>
          <w:ins w:id="9019" w:author="冰蓝城 [2]" w:date="2019-10-22T17:17:31Z">
            <w:r>
              <w:rPr>
                <w:rStyle w:val="16"/>
              </w:rPr>
              <w:fldChar w:fldCharType="begin"/>
            </w:r>
          </w:ins>
          <w:ins w:id="9020" w:author="冰蓝城 [2]" w:date="2019-10-22T17:17:31Z">
            <w:r>
              <w:rPr>
                <w:rStyle w:val="16"/>
              </w:rPr>
              <w:instrText xml:space="preserve"> </w:instrText>
            </w:r>
          </w:ins>
          <w:ins w:id="9021" w:author="冰蓝城 [2]" w:date="2019-10-22T17:17:31Z">
            <w:r>
              <w:rPr/>
              <w:instrText xml:space="preserve">HYPERLINK \l "_Toc22591992"</w:instrText>
            </w:r>
          </w:ins>
          <w:ins w:id="9022" w:author="冰蓝城 [2]" w:date="2019-10-22T17:17:31Z">
            <w:r>
              <w:rPr>
                <w:rStyle w:val="16"/>
              </w:rPr>
              <w:instrText xml:space="preserve"> </w:instrText>
            </w:r>
          </w:ins>
          <w:ins w:id="9023" w:author="冰蓝城 [2]" w:date="2019-10-22T17:17:31Z">
            <w:r>
              <w:rPr>
                <w:rStyle w:val="16"/>
              </w:rPr>
              <w:fldChar w:fldCharType="separate"/>
            </w:r>
          </w:ins>
          <w:ins w:id="9024" w:author="冰蓝城 [2]" w:date="2019-10-22T17:17:31Z">
            <w:r>
              <w:rPr>
                <w:rStyle w:val="16"/>
              </w:rPr>
              <w:t xml:space="preserve">4.2 </w:t>
            </w:r>
          </w:ins>
          <w:ins w:id="9025" w:author="冰蓝城 [2]" w:date="2019-10-22T17:17:31Z">
            <w:r>
              <w:rPr>
                <w:rStyle w:val="16"/>
                <w:rFonts w:hint="eastAsia"/>
              </w:rPr>
              <w:t>功能实现</w:t>
            </w:r>
          </w:ins>
          <w:ins w:id="9026" w:author="冰蓝城 [2]" w:date="2019-10-22T17:17:31Z">
            <w:r>
              <w:rPr/>
              <w:tab/>
            </w:r>
          </w:ins>
          <w:ins w:id="9027" w:author="冰蓝城 [2]" w:date="2019-10-22T17:17:31Z">
            <w:r>
              <w:rPr/>
              <w:fldChar w:fldCharType="begin"/>
            </w:r>
          </w:ins>
          <w:ins w:id="9028" w:author="冰蓝城 [2]" w:date="2019-10-22T17:17:31Z">
            <w:r>
              <w:rPr/>
              <w:instrText xml:space="preserve"> PAGEREF _Toc22591992 \h </w:instrText>
            </w:r>
          </w:ins>
          <w:ins w:id="9029" w:author="冰蓝城 [2]" w:date="2019-10-22T17:17:31Z">
            <w:r>
              <w:rPr/>
              <w:fldChar w:fldCharType="separate"/>
            </w:r>
          </w:ins>
          <w:ins w:id="9030" w:author="冰蓝城 [2]" w:date="2019-10-22T17:17:31Z">
            <w:r>
              <w:rPr/>
              <w:t>7</w:t>
            </w:r>
          </w:ins>
          <w:ins w:id="9031" w:author="冰蓝城 [2]" w:date="2019-10-22T17:17:31Z">
            <w:r>
              <w:rPr/>
              <w:fldChar w:fldCharType="end"/>
            </w:r>
          </w:ins>
          <w:ins w:id="9032" w:author="冰蓝城 [2]" w:date="2019-10-22T17:17:31Z">
            <w:r>
              <w:rPr>
                <w:rStyle w:val="16"/>
              </w:rPr>
              <w:fldChar w:fldCharType="end"/>
            </w:r>
          </w:ins>
        </w:p>
        <w:p>
          <w:pPr>
            <w:pStyle w:val="6"/>
            <w:tabs>
              <w:tab w:val="right" w:leader="dot" w:pos="9628"/>
            </w:tabs>
            <w:ind w:left="960" w:firstLine="480"/>
            <w:rPr>
              <w:ins w:id="9033" w:author="冰蓝城 [2]" w:date="2019-10-22T17:17:31Z"/>
              <w:rFonts w:asciiTheme="minorHAnsi" w:hAnsiTheme="minorHAnsi" w:eastAsiaTheme="minorEastAsia"/>
              <w:kern w:val="2"/>
              <w:sz w:val="21"/>
            </w:rPr>
          </w:pPr>
          <w:ins w:id="9034" w:author="冰蓝城 [2]" w:date="2019-10-22T17:17:31Z">
            <w:r>
              <w:rPr>
                <w:rStyle w:val="16"/>
              </w:rPr>
              <w:fldChar w:fldCharType="begin"/>
            </w:r>
          </w:ins>
          <w:ins w:id="9035" w:author="冰蓝城 [2]" w:date="2019-10-22T17:17:31Z">
            <w:r>
              <w:rPr>
                <w:rStyle w:val="16"/>
              </w:rPr>
              <w:instrText xml:space="preserve"> </w:instrText>
            </w:r>
          </w:ins>
          <w:ins w:id="9036" w:author="冰蓝城 [2]" w:date="2019-10-22T17:17:31Z">
            <w:r>
              <w:rPr/>
              <w:instrText xml:space="preserve">HYPERLINK \l "_Toc22591993"</w:instrText>
            </w:r>
          </w:ins>
          <w:ins w:id="9037" w:author="冰蓝城 [2]" w:date="2019-10-22T17:17:31Z">
            <w:r>
              <w:rPr>
                <w:rStyle w:val="16"/>
              </w:rPr>
              <w:instrText xml:space="preserve"> </w:instrText>
            </w:r>
          </w:ins>
          <w:ins w:id="9038" w:author="冰蓝城 [2]" w:date="2019-10-22T17:17:31Z">
            <w:r>
              <w:rPr>
                <w:rStyle w:val="16"/>
              </w:rPr>
              <w:fldChar w:fldCharType="separate"/>
            </w:r>
          </w:ins>
          <w:ins w:id="9039" w:author="冰蓝城 [2]" w:date="2019-10-22T17:17:31Z">
            <w:r>
              <w:rPr>
                <w:rStyle w:val="16"/>
              </w:rPr>
              <w:t>4.2.1</w:t>
            </w:r>
          </w:ins>
          <w:ins w:id="9040" w:author="冰蓝城 [2]" w:date="2019-10-22T17:17:31Z">
            <w:r>
              <w:rPr>
                <w:rStyle w:val="16"/>
                <w:rFonts w:hint="eastAsia"/>
              </w:rPr>
              <w:t>登录注册</w:t>
            </w:r>
          </w:ins>
          <w:ins w:id="9041" w:author="冰蓝城 [2]" w:date="2019-10-22T17:17:31Z">
            <w:r>
              <w:rPr/>
              <w:tab/>
            </w:r>
          </w:ins>
          <w:ins w:id="9042" w:author="冰蓝城 [2]" w:date="2019-10-22T17:17:31Z">
            <w:r>
              <w:rPr/>
              <w:fldChar w:fldCharType="begin"/>
            </w:r>
          </w:ins>
          <w:ins w:id="9043" w:author="冰蓝城 [2]" w:date="2019-10-22T17:17:31Z">
            <w:r>
              <w:rPr/>
              <w:instrText xml:space="preserve"> PAGEREF _Toc22591993 \h </w:instrText>
            </w:r>
          </w:ins>
          <w:ins w:id="9044" w:author="冰蓝城 [2]" w:date="2019-10-22T17:17:31Z">
            <w:r>
              <w:rPr/>
              <w:fldChar w:fldCharType="separate"/>
            </w:r>
          </w:ins>
          <w:ins w:id="9045" w:author="冰蓝城 [2]" w:date="2019-10-22T17:17:31Z">
            <w:r>
              <w:rPr/>
              <w:t>8</w:t>
            </w:r>
          </w:ins>
          <w:ins w:id="9046" w:author="冰蓝城 [2]" w:date="2019-10-22T17:17:31Z">
            <w:r>
              <w:rPr/>
              <w:fldChar w:fldCharType="end"/>
            </w:r>
          </w:ins>
          <w:ins w:id="9047" w:author="冰蓝城 [2]" w:date="2019-10-22T17:17:31Z">
            <w:r>
              <w:rPr>
                <w:rStyle w:val="16"/>
              </w:rPr>
              <w:fldChar w:fldCharType="end"/>
            </w:r>
          </w:ins>
        </w:p>
        <w:p>
          <w:pPr>
            <w:pStyle w:val="6"/>
            <w:tabs>
              <w:tab w:val="right" w:leader="dot" w:pos="9628"/>
            </w:tabs>
            <w:ind w:left="960" w:firstLine="480"/>
            <w:rPr>
              <w:ins w:id="9048" w:author="冰蓝城 [2]" w:date="2019-10-22T17:17:31Z"/>
              <w:rFonts w:asciiTheme="minorHAnsi" w:hAnsiTheme="minorHAnsi" w:eastAsiaTheme="minorEastAsia"/>
              <w:kern w:val="2"/>
              <w:sz w:val="21"/>
            </w:rPr>
          </w:pPr>
          <w:ins w:id="9049" w:author="冰蓝城 [2]" w:date="2019-10-22T17:17:31Z">
            <w:r>
              <w:rPr>
                <w:rStyle w:val="16"/>
              </w:rPr>
              <w:fldChar w:fldCharType="begin"/>
            </w:r>
          </w:ins>
          <w:ins w:id="9050" w:author="冰蓝城 [2]" w:date="2019-10-22T17:17:31Z">
            <w:r>
              <w:rPr>
                <w:rStyle w:val="16"/>
              </w:rPr>
              <w:instrText xml:space="preserve"> </w:instrText>
            </w:r>
          </w:ins>
          <w:ins w:id="9051" w:author="冰蓝城 [2]" w:date="2019-10-22T17:17:31Z">
            <w:r>
              <w:rPr/>
              <w:instrText xml:space="preserve">HYPERLINK \l "_Toc22591994"</w:instrText>
            </w:r>
          </w:ins>
          <w:ins w:id="9052" w:author="冰蓝城 [2]" w:date="2019-10-22T17:17:31Z">
            <w:r>
              <w:rPr>
                <w:rStyle w:val="16"/>
              </w:rPr>
              <w:instrText xml:space="preserve"> </w:instrText>
            </w:r>
          </w:ins>
          <w:ins w:id="9053" w:author="冰蓝城 [2]" w:date="2019-10-22T17:17:31Z">
            <w:r>
              <w:rPr>
                <w:rStyle w:val="16"/>
              </w:rPr>
              <w:fldChar w:fldCharType="separate"/>
            </w:r>
          </w:ins>
          <w:ins w:id="9054" w:author="冰蓝城 [2]" w:date="2019-10-22T17:17:31Z">
            <w:r>
              <w:rPr>
                <w:rStyle w:val="16"/>
              </w:rPr>
              <w:t xml:space="preserve">4.2.2 </w:t>
            </w:r>
          </w:ins>
          <w:ins w:id="9055" w:author="冰蓝城 [2]" w:date="2019-10-22T17:17:31Z">
            <w:r>
              <w:rPr>
                <w:rStyle w:val="16"/>
                <w:rFonts w:hint="eastAsia"/>
              </w:rPr>
              <w:t>视图切换</w:t>
            </w:r>
          </w:ins>
          <w:ins w:id="9056" w:author="冰蓝城 [2]" w:date="2019-10-22T17:17:31Z">
            <w:r>
              <w:rPr/>
              <w:tab/>
            </w:r>
          </w:ins>
          <w:ins w:id="9057" w:author="冰蓝城 [2]" w:date="2019-10-22T17:17:31Z">
            <w:r>
              <w:rPr/>
              <w:fldChar w:fldCharType="begin"/>
            </w:r>
          </w:ins>
          <w:ins w:id="9058" w:author="冰蓝城 [2]" w:date="2019-10-22T17:17:31Z">
            <w:r>
              <w:rPr/>
              <w:instrText xml:space="preserve"> PAGEREF _Toc22591994 \h </w:instrText>
            </w:r>
          </w:ins>
          <w:ins w:id="9059" w:author="冰蓝城 [2]" w:date="2019-10-22T17:17:31Z">
            <w:r>
              <w:rPr/>
              <w:fldChar w:fldCharType="separate"/>
            </w:r>
          </w:ins>
          <w:ins w:id="9060" w:author="冰蓝城 [2]" w:date="2019-10-22T17:17:31Z">
            <w:r>
              <w:rPr/>
              <w:t>8</w:t>
            </w:r>
          </w:ins>
          <w:ins w:id="9061" w:author="冰蓝城 [2]" w:date="2019-10-22T17:17:31Z">
            <w:r>
              <w:rPr/>
              <w:fldChar w:fldCharType="end"/>
            </w:r>
          </w:ins>
          <w:ins w:id="9062" w:author="冰蓝城 [2]" w:date="2019-10-22T17:17:31Z">
            <w:r>
              <w:rPr>
                <w:rStyle w:val="16"/>
              </w:rPr>
              <w:fldChar w:fldCharType="end"/>
            </w:r>
          </w:ins>
        </w:p>
        <w:p>
          <w:pPr>
            <w:pStyle w:val="6"/>
            <w:tabs>
              <w:tab w:val="right" w:leader="dot" w:pos="9628"/>
            </w:tabs>
            <w:ind w:left="960" w:firstLine="480"/>
            <w:rPr>
              <w:ins w:id="9063" w:author="冰蓝城 [2]" w:date="2019-10-22T17:17:31Z"/>
              <w:rFonts w:asciiTheme="minorHAnsi" w:hAnsiTheme="minorHAnsi" w:eastAsiaTheme="minorEastAsia"/>
              <w:kern w:val="2"/>
              <w:sz w:val="21"/>
            </w:rPr>
          </w:pPr>
          <w:ins w:id="9064" w:author="冰蓝城 [2]" w:date="2019-10-22T17:17:31Z">
            <w:r>
              <w:rPr>
                <w:rStyle w:val="16"/>
              </w:rPr>
              <w:fldChar w:fldCharType="begin"/>
            </w:r>
          </w:ins>
          <w:ins w:id="9065" w:author="冰蓝城 [2]" w:date="2019-10-22T17:17:31Z">
            <w:r>
              <w:rPr>
                <w:rStyle w:val="16"/>
              </w:rPr>
              <w:instrText xml:space="preserve"> </w:instrText>
            </w:r>
          </w:ins>
          <w:ins w:id="9066" w:author="冰蓝城 [2]" w:date="2019-10-22T17:17:31Z">
            <w:r>
              <w:rPr/>
              <w:instrText xml:space="preserve">HYPERLINK \l "_Toc22591995"</w:instrText>
            </w:r>
          </w:ins>
          <w:ins w:id="9067" w:author="冰蓝城 [2]" w:date="2019-10-22T17:17:31Z">
            <w:r>
              <w:rPr>
                <w:rStyle w:val="16"/>
              </w:rPr>
              <w:instrText xml:space="preserve"> </w:instrText>
            </w:r>
          </w:ins>
          <w:ins w:id="9068" w:author="冰蓝城 [2]" w:date="2019-10-22T17:17:31Z">
            <w:r>
              <w:rPr>
                <w:rStyle w:val="16"/>
              </w:rPr>
              <w:fldChar w:fldCharType="separate"/>
            </w:r>
          </w:ins>
          <w:ins w:id="9069" w:author="冰蓝城 [2]" w:date="2019-10-22T17:17:31Z">
            <w:r>
              <w:rPr>
                <w:rStyle w:val="16"/>
              </w:rPr>
              <w:t xml:space="preserve">4.2.3 </w:t>
            </w:r>
          </w:ins>
          <w:ins w:id="9070" w:author="冰蓝城 [2]" w:date="2019-10-22T17:17:31Z">
            <w:r>
              <w:rPr>
                <w:rStyle w:val="16"/>
                <w:rFonts w:hint="eastAsia"/>
              </w:rPr>
              <w:t>即时查询</w:t>
            </w:r>
          </w:ins>
          <w:ins w:id="9071" w:author="冰蓝城 [2]" w:date="2019-10-22T17:17:31Z">
            <w:r>
              <w:rPr/>
              <w:tab/>
            </w:r>
          </w:ins>
          <w:ins w:id="9072" w:author="冰蓝城 [2]" w:date="2019-10-22T17:17:31Z">
            <w:r>
              <w:rPr/>
              <w:fldChar w:fldCharType="begin"/>
            </w:r>
          </w:ins>
          <w:ins w:id="9073" w:author="冰蓝城 [2]" w:date="2019-10-22T17:17:31Z">
            <w:r>
              <w:rPr/>
              <w:instrText xml:space="preserve"> PAGEREF _Toc22591995 \h </w:instrText>
            </w:r>
          </w:ins>
          <w:ins w:id="9074" w:author="冰蓝城 [2]" w:date="2019-10-22T17:17:31Z">
            <w:r>
              <w:rPr/>
              <w:fldChar w:fldCharType="separate"/>
            </w:r>
          </w:ins>
          <w:ins w:id="9075" w:author="冰蓝城 [2]" w:date="2019-10-22T17:17:31Z">
            <w:r>
              <w:rPr/>
              <w:t>8</w:t>
            </w:r>
          </w:ins>
          <w:ins w:id="9076" w:author="冰蓝城 [2]" w:date="2019-10-22T17:17:31Z">
            <w:r>
              <w:rPr/>
              <w:fldChar w:fldCharType="end"/>
            </w:r>
          </w:ins>
          <w:ins w:id="9077" w:author="冰蓝城 [2]" w:date="2019-10-22T17:17:31Z">
            <w:r>
              <w:rPr>
                <w:rStyle w:val="16"/>
              </w:rPr>
              <w:fldChar w:fldCharType="end"/>
            </w:r>
          </w:ins>
        </w:p>
        <w:p>
          <w:pPr>
            <w:pStyle w:val="6"/>
            <w:tabs>
              <w:tab w:val="right" w:leader="dot" w:pos="9628"/>
            </w:tabs>
            <w:ind w:left="960" w:firstLine="480"/>
            <w:rPr>
              <w:ins w:id="9078" w:author="冰蓝城 [2]" w:date="2019-10-22T17:17:31Z"/>
              <w:rFonts w:asciiTheme="minorHAnsi" w:hAnsiTheme="minorHAnsi" w:eastAsiaTheme="minorEastAsia"/>
              <w:kern w:val="2"/>
              <w:sz w:val="21"/>
            </w:rPr>
          </w:pPr>
          <w:ins w:id="9079" w:author="冰蓝城 [2]" w:date="2019-10-22T17:17:31Z">
            <w:r>
              <w:rPr>
                <w:rStyle w:val="16"/>
              </w:rPr>
              <w:fldChar w:fldCharType="begin"/>
            </w:r>
          </w:ins>
          <w:ins w:id="9080" w:author="冰蓝城 [2]" w:date="2019-10-22T17:17:31Z">
            <w:r>
              <w:rPr>
                <w:rStyle w:val="16"/>
              </w:rPr>
              <w:instrText xml:space="preserve"> </w:instrText>
            </w:r>
          </w:ins>
          <w:ins w:id="9081" w:author="冰蓝城 [2]" w:date="2019-10-22T17:17:31Z">
            <w:r>
              <w:rPr/>
              <w:instrText xml:space="preserve">HYPERLINK \l "_Toc22591996"</w:instrText>
            </w:r>
          </w:ins>
          <w:ins w:id="9082" w:author="冰蓝城 [2]" w:date="2019-10-22T17:17:31Z">
            <w:r>
              <w:rPr>
                <w:rStyle w:val="16"/>
              </w:rPr>
              <w:instrText xml:space="preserve"> </w:instrText>
            </w:r>
          </w:ins>
          <w:ins w:id="9083" w:author="冰蓝城 [2]" w:date="2019-10-22T17:17:31Z">
            <w:r>
              <w:rPr>
                <w:rStyle w:val="16"/>
              </w:rPr>
              <w:fldChar w:fldCharType="separate"/>
            </w:r>
          </w:ins>
          <w:ins w:id="9084" w:author="冰蓝城 [2]" w:date="2019-10-22T17:17:31Z">
            <w:r>
              <w:rPr>
                <w:rStyle w:val="16"/>
              </w:rPr>
              <w:t xml:space="preserve">4.2.4 </w:t>
            </w:r>
          </w:ins>
          <w:ins w:id="9085" w:author="冰蓝城 [2]" w:date="2019-10-22T17:17:31Z">
            <w:r>
              <w:rPr>
                <w:rStyle w:val="16"/>
                <w:rFonts w:hint="eastAsia"/>
              </w:rPr>
              <w:t>离线数据同步</w:t>
            </w:r>
          </w:ins>
          <w:ins w:id="9086" w:author="冰蓝城 [2]" w:date="2019-10-22T17:17:31Z">
            <w:r>
              <w:rPr/>
              <w:tab/>
            </w:r>
          </w:ins>
          <w:ins w:id="9087" w:author="冰蓝城 [2]" w:date="2019-10-22T17:17:31Z">
            <w:r>
              <w:rPr/>
              <w:fldChar w:fldCharType="begin"/>
            </w:r>
          </w:ins>
          <w:ins w:id="9088" w:author="冰蓝城 [2]" w:date="2019-10-22T17:17:31Z">
            <w:r>
              <w:rPr/>
              <w:instrText xml:space="preserve"> PAGEREF _Toc22591996 \h </w:instrText>
            </w:r>
          </w:ins>
          <w:ins w:id="9089" w:author="冰蓝城 [2]" w:date="2019-10-22T17:17:31Z">
            <w:r>
              <w:rPr/>
              <w:fldChar w:fldCharType="separate"/>
            </w:r>
          </w:ins>
          <w:ins w:id="9090" w:author="冰蓝城 [2]" w:date="2019-10-22T17:17:31Z">
            <w:r>
              <w:rPr/>
              <w:t>8</w:t>
            </w:r>
          </w:ins>
          <w:ins w:id="9091" w:author="冰蓝城 [2]" w:date="2019-10-22T17:17:31Z">
            <w:r>
              <w:rPr/>
              <w:fldChar w:fldCharType="end"/>
            </w:r>
          </w:ins>
          <w:ins w:id="9092" w:author="冰蓝城 [2]" w:date="2019-10-22T17:17:31Z">
            <w:r>
              <w:rPr>
                <w:rStyle w:val="16"/>
              </w:rPr>
              <w:fldChar w:fldCharType="end"/>
            </w:r>
          </w:ins>
        </w:p>
        <w:p>
          <w:pPr>
            <w:pStyle w:val="6"/>
            <w:tabs>
              <w:tab w:val="right" w:leader="dot" w:pos="9628"/>
            </w:tabs>
            <w:ind w:left="960" w:firstLine="480"/>
            <w:rPr>
              <w:ins w:id="9093" w:author="冰蓝城 [2]" w:date="2019-10-22T17:17:31Z"/>
              <w:rFonts w:asciiTheme="minorHAnsi" w:hAnsiTheme="minorHAnsi" w:eastAsiaTheme="minorEastAsia"/>
              <w:kern w:val="2"/>
              <w:sz w:val="21"/>
            </w:rPr>
          </w:pPr>
          <w:ins w:id="9094" w:author="冰蓝城 [2]" w:date="2019-10-22T17:17:31Z">
            <w:r>
              <w:rPr>
                <w:rStyle w:val="16"/>
              </w:rPr>
              <w:fldChar w:fldCharType="begin"/>
            </w:r>
          </w:ins>
          <w:ins w:id="9095" w:author="冰蓝城 [2]" w:date="2019-10-22T17:17:31Z">
            <w:r>
              <w:rPr>
                <w:rStyle w:val="16"/>
              </w:rPr>
              <w:instrText xml:space="preserve"> </w:instrText>
            </w:r>
          </w:ins>
          <w:ins w:id="9096" w:author="冰蓝城 [2]" w:date="2019-10-22T17:17:31Z">
            <w:r>
              <w:rPr/>
              <w:instrText xml:space="preserve">HYPERLINK \l "_Toc22591997"</w:instrText>
            </w:r>
          </w:ins>
          <w:ins w:id="9097" w:author="冰蓝城 [2]" w:date="2019-10-22T17:17:31Z">
            <w:r>
              <w:rPr>
                <w:rStyle w:val="16"/>
              </w:rPr>
              <w:instrText xml:space="preserve"> </w:instrText>
            </w:r>
          </w:ins>
          <w:ins w:id="9098" w:author="冰蓝城 [2]" w:date="2019-10-22T17:17:31Z">
            <w:r>
              <w:rPr>
                <w:rStyle w:val="16"/>
              </w:rPr>
              <w:fldChar w:fldCharType="separate"/>
            </w:r>
          </w:ins>
          <w:ins w:id="9099" w:author="冰蓝城 [2]" w:date="2019-10-22T17:17:31Z">
            <w:r>
              <w:rPr>
                <w:rStyle w:val="16"/>
              </w:rPr>
              <w:t xml:space="preserve">4.2.5 </w:t>
            </w:r>
          </w:ins>
          <w:ins w:id="9100" w:author="冰蓝城 [2]" w:date="2019-10-22T17:17:31Z">
            <w:r>
              <w:rPr>
                <w:rStyle w:val="16"/>
                <w:rFonts w:hint="eastAsia"/>
              </w:rPr>
              <w:t>标记信息分享</w:t>
            </w:r>
          </w:ins>
          <w:ins w:id="9101" w:author="冰蓝城 [2]" w:date="2019-10-22T17:17:31Z">
            <w:r>
              <w:rPr/>
              <w:tab/>
            </w:r>
          </w:ins>
          <w:ins w:id="9102" w:author="冰蓝城 [2]" w:date="2019-10-22T17:17:31Z">
            <w:r>
              <w:rPr/>
              <w:fldChar w:fldCharType="begin"/>
            </w:r>
          </w:ins>
          <w:ins w:id="9103" w:author="冰蓝城 [2]" w:date="2019-10-22T17:17:31Z">
            <w:r>
              <w:rPr/>
              <w:instrText xml:space="preserve"> PAGEREF _Toc22591997 \h </w:instrText>
            </w:r>
          </w:ins>
          <w:ins w:id="9104" w:author="冰蓝城 [2]" w:date="2019-10-22T17:17:31Z">
            <w:r>
              <w:rPr/>
              <w:fldChar w:fldCharType="separate"/>
            </w:r>
          </w:ins>
          <w:ins w:id="9105" w:author="冰蓝城 [2]" w:date="2019-10-22T17:17:31Z">
            <w:r>
              <w:rPr/>
              <w:t>11</w:t>
            </w:r>
          </w:ins>
          <w:ins w:id="9106" w:author="冰蓝城 [2]" w:date="2019-10-22T17:17:31Z">
            <w:r>
              <w:rPr/>
              <w:fldChar w:fldCharType="end"/>
            </w:r>
          </w:ins>
          <w:ins w:id="9107" w:author="冰蓝城 [2]" w:date="2019-10-22T17:17:31Z">
            <w:r>
              <w:rPr>
                <w:rStyle w:val="16"/>
              </w:rPr>
              <w:fldChar w:fldCharType="end"/>
            </w:r>
          </w:ins>
        </w:p>
        <w:p>
          <w:pPr>
            <w:pStyle w:val="6"/>
            <w:tabs>
              <w:tab w:val="right" w:leader="dot" w:pos="9628"/>
            </w:tabs>
            <w:ind w:left="960" w:firstLine="480"/>
            <w:rPr>
              <w:ins w:id="9108" w:author="冰蓝城 [2]" w:date="2019-10-22T17:17:31Z"/>
              <w:rFonts w:asciiTheme="minorHAnsi" w:hAnsiTheme="minorHAnsi" w:eastAsiaTheme="minorEastAsia"/>
              <w:kern w:val="2"/>
              <w:sz w:val="21"/>
            </w:rPr>
          </w:pPr>
          <w:ins w:id="9109" w:author="冰蓝城 [2]" w:date="2019-10-22T17:17:31Z">
            <w:r>
              <w:rPr>
                <w:rStyle w:val="16"/>
              </w:rPr>
              <w:fldChar w:fldCharType="begin"/>
            </w:r>
          </w:ins>
          <w:ins w:id="9110" w:author="冰蓝城 [2]" w:date="2019-10-22T17:17:31Z">
            <w:r>
              <w:rPr>
                <w:rStyle w:val="16"/>
              </w:rPr>
              <w:instrText xml:space="preserve"> </w:instrText>
            </w:r>
          </w:ins>
          <w:ins w:id="9111" w:author="冰蓝城 [2]" w:date="2019-10-22T17:17:31Z">
            <w:r>
              <w:rPr/>
              <w:instrText xml:space="preserve">HYPERLINK \l "_Toc22591998"</w:instrText>
            </w:r>
          </w:ins>
          <w:ins w:id="9112" w:author="冰蓝城 [2]" w:date="2019-10-22T17:17:31Z">
            <w:r>
              <w:rPr>
                <w:rStyle w:val="16"/>
              </w:rPr>
              <w:instrText xml:space="preserve"> </w:instrText>
            </w:r>
          </w:ins>
          <w:ins w:id="9113" w:author="冰蓝城 [2]" w:date="2019-10-22T17:17:31Z">
            <w:r>
              <w:rPr>
                <w:rStyle w:val="16"/>
              </w:rPr>
              <w:fldChar w:fldCharType="separate"/>
            </w:r>
          </w:ins>
          <w:ins w:id="9114" w:author="冰蓝城 [2]" w:date="2019-10-22T17:17:31Z">
            <w:r>
              <w:rPr>
                <w:rStyle w:val="16"/>
              </w:rPr>
              <w:t xml:space="preserve">4.2.6 </w:t>
            </w:r>
          </w:ins>
          <w:ins w:id="9115" w:author="冰蓝城 [2]" w:date="2019-10-22T17:17:31Z">
            <w:r>
              <w:rPr>
                <w:rStyle w:val="16"/>
                <w:rFonts w:hint="eastAsia"/>
              </w:rPr>
              <w:t>信息标记</w:t>
            </w:r>
          </w:ins>
          <w:ins w:id="9116" w:author="冰蓝城 [2]" w:date="2019-10-22T17:17:31Z">
            <w:r>
              <w:rPr/>
              <w:tab/>
            </w:r>
          </w:ins>
          <w:ins w:id="9117" w:author="冰蓝城 [2]" w:date="2019-10-22T17:17:31Z">
            <w:r>
              <w:rPr/>
              <w:fldChar w:fldCharType="begin"/>
            </w:r>
          </w:ins>
          <w:ins w:id="9118" w:author="冰蓝城 [2]" w:date="2019-10-22T17:17:31Z">
            <w:r>
              <w:rPr/>
              <w:instrText xml:space="preserve"> PAGEREF _Toc22591998 \h </w:instrText>
            </w:r>
          </w:ins>
          <w:ins w:id="9119" w:author="冰蓝城 [2]" w:date="2019-10-22T17:17:31Z">
            <w:r>
              <w:rPr/>
              <w:fldChar w:fldCharType="separate"/>
            </w:r>
          </w:ins>
          <w:ins w:id="9120" w:author="冰蓝城 [2]" w:date="2019-10-22T17:17:31Z">
            <w:r>
              <w:rPr/>
              <w:t>13</w:t>
            </w:r>
          </w:ins>
          <w:ins w:id="9121" w:author="冰蓝城 [2]" w:date="2019-10-22T17:17:31Z">
            <w:r>
              <w:rPr/>
              <w:fldChar w:fldCharType="end"/>
            </w:r>
          </w:ins>
          <w:ins w:id="9122" w:author="冰蓝城 [2]" w:date="2019-10-22T17:17:31Z">
            <w:r>
              <w:rPr>
                <w:rStyle w:val="16"/>
              </w:rPr>
              <w:fldChar w:fldCharType="end"/>
            </w:r>
          </w:ins>
        </w:p>
        <w:p>
          <w:pPr>
            <w:pStyle w:val="6"/>
            <w:tabs>
              <w:tab w:val="right" w:leader="dot" w:pos="9628"/>
            </w:tabs>
            <w:ind w:left="960" w:firstLine="480"/>
            <w:rPr>
              <w:ins w:id="9123" w:author="冰蓝城 [2]" w:date="2019-10-22T17:17:31Z"/>
              <w:rFonts w:asciiTheme="minorHAnsi" w:hAnsiTheme="minorHAnsi" w:eastAsiaTheme="minorEastAsia"/>
              <w:kern w:val="2"/>
              <w:sz w:val="21"/>
            </w:rPr>
          </w:pPr>
          <w:ins w:id="9124" w:author="冰蓝城 [2]" w:date="2019-10-22T17:17:31Z">
            <w:r>
              <w:rPr>
                <w:rStyle w:val="16"/>
              </w:rPr>
              <w:fldChar w:fldCharType="begin"/>
            </w:r>
          </w:ins>
          <w:ins w:id="9125" w:author="冰蓝城 [2]" w:date="2019-10-22T17:17:31Z">
            <w:r>
              <w:rPr>
                <w:rStyle w:val="16"/>
              </w:rPr>
              <w:instrText xml:space="preserve"> </w:instrText>
            </w:r>
          </w:ins>
          <w:ins w:id="9126" w:author="冰蓝城 [2]" w:date="2019-10-22T17:17:31Z">
            <w:r>
              <w:rPr/>
              <w:instrText xml:space="preserve">HYPERLINK \l "_Toc22591999"</w:instrText>
            </w:r>
          </w:ins>
          <w:ins w:id="9127" w:author="冰蓝城 [2]" w:date="2019-10-22T17:17:31Z">
            <w:r>
              <w:rPr>
                <w:rStyle w:val="16"/>
              </w:rPr>
              <w:instrText xml:space="preserve"> </w:instrText>
            </w:r>
          </w:ins>
          <w:ins w:id="9128" w:author="冰蓝城 [2]" w:date="2019-10-22T17:17:31Z">
            <w:r>
              <w:rPr>
                <w:rStyle w:val="16"/>
              </w:rPr>
              <w:fldChar w:fldCharType="separate"/>
            </w:r>
          </w:ins>
          <w:ins w:id="9129" w:author="冰蓝城 [2]" w:date="2019-10-22T17:17:31Z">
            <w:r>
              <w:rPr>
                <w:rStyle w:val="16"/>
              </w:rPr>
              <w:t xml:space="preserve">4.2.7 </w:t>
            </w:r>
          </w:ins>
          <w:ins w:id="9130" w:author="冰蓝城 [2]" w:date="2019-10-22T17:17:31Z">
            <w:r>
              <w:rPr>
                <w:rStyle w:val="16"/>
                <w:rFonts w:hint="eastAsia"/>
              </w:rPr>
              <w:t>图层查看</w:t>
            </w:r>
          </w:ins>
          <w:ins w:id="9131" w:author="冰蓝城 [2]" w:date="2019-10-22T17:17:31Z">
            <w:r>
              <w:rPr/>
              <w:tab/>
            </w:r>
          </w:ins>
          <w:ins w:id="9132" w:author="冰蓝城 [2]" w:date="2019-10-22T17:17:31Z">
            <w:r>
              <w:rPr/>
              <w:fldChar w:fldCharType="begin"/>
            </w:r>
          </w:ins>
          <w:ins w:id="9133" w:author="冰蓝城 [2]" w:date="2019-10-22T17:17:31Z">
            <w:r>
              <w:rPr/>
              <w:instrText xml:space="preserve"> PAGEREF _Toc22591999 \h </w:instrText>
            </w:r>
          </w:ins>
          <w:ins w:id="9134" w:author="冰蓝城 [2]" w:date="2019-10-22T17:17:31Z">
            <w:r>
              <w:rPr/>
              <w:fldChar w:fldCharType="separate"/>
            </w:r>
          </w:ins>
          <w:ins w:id="9135" w:author="冰蓝城 [2]" w:date="2019-10-22T17:17:31Z">
            <w:r>
              <w:rPr/>
              <w:t>17</w:t>
            </w:r>
          </w:ins>
          <w:ins w:id="9136" w:author="冰蓝城 [2]" w:date="2019-10-22T17:17:31Z">
            <w:r>
              <w:rPr/>
              <w:fldChar w:fldCharType="end"/>
            </w:r>
          </w:ins>
          <w:ins w:id="9137" w:author="冰蓝城 [2]" w:date="2019-10-22T17:17:31Z">
            <w:r>
              <w:rPr>
                <w:rStyle w:val="16"/>
              </w:rPr>
              <w:fldChar w:fldCharType="end"/>
            </w:r>
          </w:ins>
        </w:p>
        <w:p>
          <w:pPr>
            <w:pStyle w:val="6"/>
            <w:tabs>
              <w:tab w:val="right" w:leader="dot" w:pos="9628"/>
            </w:tabs>
            <w:ind w:left="960" w:firstLine="480"/>
            <w:rPr>
              <w:ins w:id="9138" w:author="冰蓝城 [2]" w:date="2019-10-22T17:17:31Z"/>
              <w:rFonts w:asciiTheme="minorHAnsi" w:hAnsiTheme="minorHAnsi" w:eastAsiaTheme="minorEastAsia"/>
              <w:kern w:val="2"/>
              <w:sz w:val="21"/>
            </w:rPr>
          </w:pPr>
          <w:ins w:id="9139" w:author="冰蓝城 [2]" w:date="2019-10-22T17:17:31Z">
            <w:r>
              <w:rPr>
                <w:rStyle w:val="16"/>
              </w:rPr>
              <w:fldChar w:fldCharType="begin"/>
            </w:r>
          </w:ins>
          <w:ins w:id="9140" w:author="冰蓝城 [2]" w:date="2019-10-22T17:17:31Z">
            <w:r>
              <w:rPr>
                <w:rStyle w:val="16"/>
              </w:rPr>
              <w:instrText xml:space="preserve"> </w:instrText>
            </w:r>
          </w:ins>
          <w:ins w:id="9141" w:author="冰蓝城 [2]" w:date="2019-10-22T17:17:31Z">
            <w:r>
              <w:rPr/>
              <w:instrText xml:space="preserve">HYPERLINK \l "_Toc22592000"</w:instrText>
            </w:r>
          </w:ins>
          <w:ins w:id="9142" w:author="冰蓝城 [2]" w:date="2019-10-22T17:17:31Z">
            <w:r>
              <w:rPr>
                <w:rStyle w:val="16"/>
              </w:rPr>
              <w:instrText xml:space="preserve"> </w:instrText>
            </w:r>
          </w:ins>
          <w:ins w:id="9143" w:author="冰蓝城 [2]" w:date="2019-10-22T17:17:31Z">
            <w:r>
              <w:rPr>
                <w:rStyle w:val="16"/>
              </w:rPr>
              <w:fldChar w:fldCharType="separate"/>
            </w:r>
          </w:ins>
          <w:ins w:id="9144" w:author="冰蓝城 [2]" w:date="2019-10-22T17:17:31Z">
            <w:r>
              <w:rPr>
                <w:rStyle w:val="16"/>
              </w:rPr>
              <w:t xml:space="preserve">4.2.8 </w:t>
            </w:r>
          </w:ins>
          <w:ins w:id="9145" w:author="冰蓝城 [2]" w:date="2019-10-22T17:17:31Z">
            <w:r>
              <w:rPr>
                <w:rStyle w:val="16"/>
                <w:rFonts w:hint="eastAsia"/>
              </w:rPr>
              <w:t>信息发布</w:t>
            </w:r>
          </w:ins>
          <w:ins w:id="9146" w:author="冰蓝城 [2]" w:date="2019-10-22T17:17:31Z">
            <w:r>
              <w:rPr/>
              <w:tab/>
            </w:r>
          </w:ins>
          <w:ins w:id="9147" w:author="冰蓝城 [2]" w:date="2019-10-22T17:17:31Z">
            <w:r>
              <w:rPr/>
              <w:fldChar w:fldCharType="begin"/>
            </w:r>
          </w:ins>
          <w:ins w:id="9148" w:author="冰蓝城 [2]" w:date="2019-10-22T17:17:31Z">
            <w:r>
              <w:rPr/>
              <w:instrText xml:space="preserve"> PAGEREF _Toc22592000 \h </w:instrText>
            </w:r>
          </w:ins>
          <w:ins w:id="9149" w:author="冰蓝城 [2]" w:date="2019-10-22T17:17:31Z">
            <w:r>
              <w:rPr/>
              <w:fldChar w:fldCharType="separate"/>
            </w:r>
          </w:ins>
          <w:ins w:id="9150" w:author="冰蓝城 [2]" w:date="2019-10-22T17:17:31Z">
            <w:r>
              <w:rPr/>
              <w:t>20</w:t>
            </w:r>
          </w:ins>
          <w:ins w:id="9151" w:author="冰蓝城 [2]" w:date="2019-10-22T17:17:31Z">
            <w:r>
              <w:rPr/>
              <w:fldChar w:fldCharType="end"/>
            </w:r>
          </w:ins>
          <w:ins w:id="9152" w:author="冰蓝城 [2]" w:date="2019-10-22T17:17:31Z">
            <w:r>
              <w:rPr>
                <w:rStyle w:val="16"/>
              </w:rPr>
              <w:fldChar w:fldCharType="end"/>
            </w:r>
          </w:ins>
        </w:p>
        <w:p>
          <w:pPr>
            <w:pStyle w:val="11"/>
            <w:tabs>
              <w:tab w:val="right" w:leader="dot" w:pos="9628"/>
            </w:tabs>
            <w:ind w:firstLine="480"/>
            <w:rPr>
              <w:ins w:id="9153" w:author="冰蓝城 [2]" w:date="2019-10-22T17:17:31Z"/>
              <w:rFonts w:asciiTheme="minorHAnsi" w:hAnsiTheme="minorHAnsi" w:eastAsiaTheme="minorEastAsia"/>
              <w:kern w:val="2"/>
              <w:sz w:val="21"/>
            </w:rPr>
          </w:pPr>
          <w:ins w:id="9154" w:author="冰蓝城 [2]" w:date="2019-10-22T17:17:31Z">
            <w:r>
              <w:rPr>
                <w:rStyle w:val="16"/>
              </w:rPr>
              <w:fldChar w:fldCharType="begin"/>
            </w:r>
          </w:ins>
          <w:ins w:id="9155" w:author="冰蓝城 [2]" w:date="2019-10-22T17:17:31Z">
            <w:r>
              <w:rPr>
                <w:rStyle w:val="16"/>
              </w:rPr>
              <w:instrText xml:space="preserve"> </w:instrText>
            </w:r>
          </w:ins>
          <w:ins w:id="9156" w:author="冰蓝城 [2]" w:date="2019-10-22T17:17:31Z">
            <w:r>
              <w:rPr/>
              <w:instrText xml:space="preserve">HYPERLINK \l "_Toc22592001"</w:instrText>
            </w:r>
          </w:ins>
          <w:ins w:id="9157" w:author="冰蓝城 [2]" w:date="2019-10-22T17:17:31Z">
            <w:r>
              <w:rPr>
                <w:rStyle w:val="16"/>
              </w:rPr>
              <w:instrText xml:space="preserve"> </w:instrText>
            </w:r>
          </w:ins>
          <w:ins w:id="9158" w:author="冰蓝城 [2]" w:date="2019-10-22T17:17:31Z">
            <w:r>
              <w:rPr>
                <w:rStyle w:val="16"/>
              </w:rPr>
              <w:fldChar w:fldCharType="separate"/>
            </w:r>
          </w:ins>
          <w:ins w:id="9159" w:author="冰蓝城 [2]" w:date="2019-10-22T17:17:31Z">
            <w:r>
              <w:rPr>
                <w:rStyle w:val="16"/>
              </w:rPr>
              <w:t>5</w:t>
            </w:r>
          </w:ins>
          <w:ins w:id="9160" w:author="冰蓝城 [2]" w:date="2019-10-22T17:17:31Z">
            <w:r>
              <w:rPr>
                <w:rStyle w:val="16"/>
                <w:rFonts w:hint="eastAsia"/>
              </w:rPr>
              <w:t>、界面设计</w:t>
            </w:r>
          </w:ins>
          <w:ins w:id="9161" w:author="冰蓝城 [2]" w:date="2019-10-22T17:17:31Z">
            <w:r>
              <w:rPr/>
              <w:tab/>
            </w:r>
          </w:ins>
          <w:ins w:id="9162" w:author="冰蓝城 [2]" w:date="2019-10-22T17:17:31Z">
            <w:r>
              <w:rPr/>
              <w:fldChar w:fldCharType="begin"/>
            </w:r>
          </w:ins>
          <w:ins w:id="9163" w:author="冰蓝城 [2]" w:date="2019-10-22T17:17:31Z">
            <w:r>
              <w:rPr/>
              <w:instrText xml:space="preserve"> PAGEREF _Toc22592001 \h </w:instrText>
            </w:r>
          </w:ins>
          <w:ins w:id="9164" w:author="冰蓝城 [2]" w:date="2019-10-22T17:17:31Z">
            <w:r>
              <w:rPr/>
              <w:fldChar w:fldCharType="separate"/>
            </w:r>
          </w:ins>
          <w:ins w:id="9165" w:author="冰蓝城 [2]" w:date="2019-10-22T17:17:31Z">
            <w:r>
              <w:rPr/>
              <w:t>20</w:t>
            </w:r>
          </w:ins>
          <w:ins w:id="9166" w:author="冰蓝城 [2]" w:date="2019-10-22T17:17:31Z">
            <w:r>
              <w:rPr/>
              <w:fldChar w:fldCharType="end"/>
            </w:r>
          </w:ins>
          <w:ins w:id="9167" w:author="冰蓝城 [2]" w:date="2019-10-22T17:17:31Z">
            <w:r>
              <w:rPr>
                <w:rStyle w:val="16"/>
              </w:rPr>
              <w:fldChar w:fldCharType="end"/>
            </w:r>
          </w:ins>
        </w:p>
        <w:p>
          <w:pPr>
            <w:pStyle w:val="12"/>
            <w:tabs>
              <w:tab w:val="right" w:leader="dot" w:pos="9628"/>
            </w:tabs>
            <w:ind w:left="480" w:firstLine="480"/>
            <w:rPr>
              <w:ins w:id="9168" w:author="冰蓝城 [2]" w:date="2019-10-22T17:17:31Z"/>
              <w:rFonts w:asciiTheme="minorHAnsi" w:hAnsiTheme="minorHAnsi" w:eastAsiaTheme="minorEastAsia"/>
              <w:kern w:val="2"/>
              <w:sz w:val="21"/>
            </w:rPr>
          </w:pPr>
          <w:ins w:id="9169" w:author="冰蓝城 [2]" w:date="2019-10-22T17:17:31Z">
            <w:r>
              <w:rPr>
                <w:rStyle w:val="16"/>
              </w:rPr>
              <w:fldChar w:fldCharType="begin"/>
            </w:r>
          </w:ins>
          <w:ins w:id="9170" w:author="冰蓝城 [2]" w:date="2019-10-22T17:17:31Z">
            <w:r>
              <w:rPr>
                <w:rStyle w:val="16"/>
              </w:rPr>
              <w:instrText xml:space="preserve"> </w:instrText>
            </w:r>
          </w:ins>
          <w:ins w:id="9171" w:author="冰蓝城 [2]" w:date="2019-10-22T17:17:31Z">
            <w:r>
              <w:rPr/>
              <w:instrText xml:space="preserve">HYPERLINK \l "_Toc22592002"</w:instrText>
            </w:r>
          </w:ins>
          <w:ins w:id="9172" w:author="冰蓝城 [2]" w:date="2019-10-22T17:17:31Z">
            <w:r>
              <w:rPr>
                <w:rStyle w:val="16"/>
              </w:rPr>
              <w:instrText xml:space="preserve"> </w:instrText>
            </w:r>
          </w:ins>
          <w:ins w:id="9173" w:author="冰蓝城 [2]" w:date="2019-10-22T17:17:31Z">
            <w:r>
              <w:rPr>
                <w:rStyle w:val="16"/>
              </w:rPr>
              <w:fldChar w:fldCharType="separate"/>
            </w:r>
          </w:ins>
          <w:ins w:id="9174" w:author="冰蓝城 [2]" w:date="2019-10-22T17:17:31Z">
            <w:r>
              <w:rPr>
                <w:rStyle w:val="16"/>
              </w:rPr>
              <w:t xml:space="preserve">5.1 </w:t>
            </w:r>
          </w:ins>
          <w:ins w:id="9175" w:author="冰蓝城 [2]" w:date="2019-10-22T17:17:31Z">
            <w:r>
              <w:rPr>
                <w:rStyle w:val="16"/>
                <w:rFonts w:hint="eastAsia"/>
              </w:rPr>
              <w:t>登录</w:t>
            </w:r>
          </w:ins>
          <w:ins w:id="9176" w:author="冰蓝城 [2]" w:date="2019-10-22T17:17:31Z">
            <w:r>
              <w:rPr>
                <w:rStyle w:val="16"/>
              </w:rPr>
              <w:t>/</w:t>
            </w:r>
          </w:ins>
          <w:ins w:id="9177" w:author="冰蓝城 [2]" w:date="2019-10-22T17:17:31Z">
            <w:r>
              <w:rPr>
                <w:rStyle w:val="16"/>
                <w:rFonts w:hint="eastAsia"/>
              </w:rPr>
              <w:t>注册和密码找回界面</w:t>
            </w:r>
          </w:ins>
          <w:ins w:id="9178" w:author="冰蓝城 [2]" w:date="2019-10-22T17:17:31Z">
            <w:r>
              <w:rPr/>
              <w:tab/>
            </w:r>
          </w:ins>
          <w:ins w:id="9179" w:author="冰蓝城 [2]" w:date="2019-10-22T17:17:31Z">
            <w:r>
              <w:rPr/>
              <w:fldChar w:fldCharType="begin"/>
            </w:r>
          </w:ins>
          <w:ins w:id="9180" w:author="冰蓝城 [2]" w:date="2019-10-22T17:17:31Z">
            <w:r>
              <w:rPr/>
              <w:instrText xml:space="preserve"> PAGEREF _Toc22592002 \h </w:instrText>
            </w:r>
          </w:ins>
          <w:ins w:id="9181" w:author="冰蓝城 [2]" w:date="2019-10-22T17:17:31Z">
            <w:r>
              <w:rPr/>
              <w:fldChar w:fldCharType="separate"/>
            </w:r>
          </w:ins>
          <w:ins w:id="9182" w:author="冰蓝城 [2]" w:date="2019-10-22T17:17:31Z">
            <w:r>
              <w:rPr/>
              <w:t>20</w:t>
            </w:r>
          </w:ins>
          <w:ins w:id="9183" w:author="冰蓝城 [2]" w:date="2019-10-22T17:17:31Z">
            <w:r>
              <w:rPr/>
              <w:fldChar w:fldCharType="end"/>
            </w:r>
          </w:ins>
          <w:ins w:id="9184" w:author="冰蓝城 [2]" w:date="2019-10-22T17:17:31Z">
            <w:r>
              <w:rPr>
                <w:rStyle w:val="16"/>
              </w:rPr>
              <w:fldChar w:fldCharType="end"/>
            </w:r>
          </w:ins>
        </w:p>
        <w:p>
          <w:pPr>
            <w:pStyle w:val="12"/>
            <w:tabs>
              <w:tab w:val="right" w:leader="dot" w:pos="9628"/>
            </w:tabs>
            <w:ind w:left="480" w:firstLine="480"/>
            <w:rPr>
              <w:ins w:id="9185" w:author="冰蓝城 [2]" w:date="2019-10-22T17:17:31Z"/>
              <w:rFonts w:asciiTheme="minorHAnsi" w:hAnsiTheme="minorHAnsi" w:eastAsiaTheme="minorEastAsia"/>
              <w:kern w:val="2"/>
              <w:sz w:val="21"/>
            </w:rPr>
          </w:pPr>
          <w:ins w:id="9186" w:author="冰蓝城 [2]" w:date="2019-10-22T17:17:31Z">
            <w:r>
              <w:rPr>
                <w:rStyle w:val="16"/>
              </w:rPr>
              <w:fldChar w:fldCharType="begin"/>
            </w:r>
          </w:ins>
          <w:ins w:id="9187" w:author="冰蓝城 [2]" w:date="2019-10-22T17:17:31Z">
            <w:r>
              <w:rPr>
                <w:rStyle w:val="16"/>
              </w:rPr>
              <w:instrText xml:space="preserve"> </w:instrText>
            </w:r>
          </w:ins>
          <w:ins w:id="9188" w:author="冰蓝城 [2]" w:date="2019-10-22T17:17:31Z">
            <w:r>
              <w:rPr/>
              <w:instrText xml:space="preserve">HYPERLINK \l "_Toc22592003"</w:instrText>
            </w:r>
          </w:ins>
          <w:ins w:id="9189" w:author="冰蓝城 [2]" w:date="2019-10-22T17:17:31Z">
            <w:r>
              <w:rPr>
                <w:rStyle w:val="16"/>
              </w:rPr>
              <w:instrText xml:space="preserve"> </w:instrText>
            </w:r>
          </w:ins>
          <w:ins w:id="9190" w:author="冰蓝城 [2]" w:date="2019-10-22T17:17:31Z">
            <w:r>
              <w:rPr>
                <w:rStyle w:val="16"/>
              </w:rPr>
              <w:fldChar w:fldCharType="separate"/>
            </w:r>
          </w:ins>
          <w:ins w:id="9191" w:author="冰蓝城 [2]" w:date="2019-10-22T17:17:31Z">
            <w:r>
              <w:rPr>
                <w:rStyle w:val="16"/>
              </w:rPr>
              <w:t>5.2</w:t>
            </w:r>
          </w:ins>
          <w:ins w:id="9192" w:author="冰蓝城 [2]" w:date="2019-10-22T17:17:31Z">
            <w:r>
              <w:rPr>
                <w:rStyle w:val="16"/>
                <w:rFonts w:hint="eastAsia"/>
              </w:rPr>
              <w:t>主界面默认展示</w:t>
            </w:r>
          </w:ins>
          <w:ins w:id="9193" w:author="冰蓝城 [2]" w:date="2019-10-22T17:17:31Z">
            <w:r>
              <w:rPr/>
              <w:tab/>
            </w:r>
          </w:ins>
          <w:ins w:id="9194" w:author="冰蓝城 [2]" w:date="2019-10-22T17:17:31Z">
            <w:r>
              <w:rPr/>
              <w:fldChar w:fldCharType="begin"/>
            </w:r>
          </w:ins>
          <w:ins w:id="9195" w:author="冰蓝城 [2]" w:date="2019-10-22T17:17:31Z">
            <w:r>
              <w:rPr/>
              <w:instrText xml:space="preserve"> PAGEREF _Toc22592003 \h </w:instrText>
            </w:r>
          </w:ins>
          <w:ins w:id="9196" w:author="冰蓝城 [2]" w:date="2019-10-22T17:17:31Z">
            <w:r>
              <w:rPr/>
              <w:fldChar w:fldCharType="separate"/>
            </w:r>
          </w:ins>
          <w:ins w:id="9197" w:author="冰蓝城 [2]" w:date="2019-10-22T17:17:31Z">
            <w:r>
              <w:rPr/>
              <w:t>22</w:t>
            </w:r>
          </w:ins>
          <w:ins w:id="9198" w:author="冰蓝城 [2]" w:date="2019-10-22T17:17:31Z">
            <w:r>
              <w:rPr/>
              <w:fldChar w:fldCharType="end"/>
            </w:r>
          </w:ins>
          <w:ins w:id="9199" w:author="冰蓝城 [2]" w:date="2019-10-22T17:17:31Z">
            <w:r>
              <w:rPr>
                <w:rStyle w:val="16"/>
              </w:rPr>
              <w:fldChar w:fldCharType="end"/>
            </w:r>
          </w:ins>
        </w:p>
        <w:p>
          <w:pPr>
            <w:pStyle w:val="12"/>
            <w:tabs>
              <w:tab w:val="right" w:leader="dot" w:pos="9628"/>
            </w:tabs>
            <w:ind w:left="480" w:firstLine="480"/>
            <w:rPr>
              <w:ins w:id="9200" w:author="冰蓝城 [2]" w:date="2019-10-22T17:17:31Z"/>
              <w:rFonts w:asciiTheme="minorHAnsi" w:hAnsiTheme="minorHAnsi" w:eastAsiaTheme="minorEastAsia"/>
              <w:kern w:val="2"/>
              <w:sz w:val="21"/>
            </w:rPr>
          </w:pPr>
          <w:ins w:id="9201" w:author="冰蓝城 [2]" w:date="2019-10-22T17:17:31Z">
            <w:r>
              <w:rPr>
                <w:rStyle w:val="16"/>
              </w:rPr>
              <w:fldChar w:fldCharType="begin"/>
            </w:r>
          </w:ins>
          <w:ins w:id="9202" w:author="冰蓝城 [2]" w:date="2019-10-22T17:17:31Z">
            <w:r>
              <w:rPr>
                <w:rStyle w:val="16"/>
              </w:rPr>
              <w:instrText xml:space="preserve"> </w:instrText>
            </w:r>
          </w:ins>
          <w:ins w:id="9203" w:author="冰蓝城 [2]" w:date="2019-10-22T17:17:31Z">
            <w:r>
              <w:rPr/>
              <w:instrText xml:space="preserve">HYPERLINK \l "_Toc22592004"</w:instrText>
            </w:r>
          </w:ins>
          <w:ins w:id="9204" w:author="冰蓝城 [2]" w:date="2019-10-22T17:17:31Z">
            <w:r>
              <w:rPr>
                <w:rStyle w:val="16"/>
              </w:rPr>
              <w:instrText xml:space="preserve"> </w:instrText>
            </w:r>
          </w:ins>
          <w:ins w:id="9205" w:author="冰蓝城 [2]" w:date="2019-10-22T17:17:31Z">
            <w:r>
              <w:rPr>
                <w:rStyle w:val="16"/>
              </w:rPr>
              <w:fldChar w:fldCharType="separate"/>
            </w:r>
          </w:ins>
          <w:ins w:id="9206" w:author="冰蓝城 [2]" w:date="2019-10-22T17:17:31Z">
            <w:r>
              <w:rPr>
                <w:rStyle w:val="16"/>
              </w:rPr>
              <w:t xml:space="preserve">5.3 </w:t>
            </w:r>
          </w:ins>
          <w:ins w:id="9207" w:author="冰蓝城 [2]" w:date="2019-10-22T17:17:31Z">
            <w:r>
              <w:rPr>
                <w:rStyle w:val="16"/>
                <w:rFonts w:hint="eastAsia"/>
              </w:rPr>
              <w:t>即时查询界面</w:t>
            </w:r>
          </w:ins>
          <w:ins w:id="9208" w:author="冰蓝城 [2]" w:date="2019-10-22T17:17:31Z">
            <w:r>
              <w:rPr/>
              <w:tab/>
            </w:r>
          </w:ins>
          <w:ins w:id="9209" w:author="冰蓝城 [2]" w:date="2019-10-22T17:17:31Z">
            <w:r>
              <w:rPr/>
              <w:fldChar w:fldCharType="begin"/>
            </w:r>
          </w:ins>
          <w:ins w:id="9210" w:author="冰蓝城 [2]" w:date="2019-10-22T17:17:31Z">
            <w:r>
              <w:rPr/>
              <w:instrText xml:space="preserve"> PAGEREF _Toc22592004 \h </w:instrText>
            </w:r>
          </w:ins>
          <w:ins w:id="9211" w:author="冰蓝城 [2]" w:date="2019-10-22T17:17:31Z">
            <w:r>
              <w:rPr/>
              <w:fldChar w:fldCharType="separate"/>
            </w:r>
          </w:ins>
          <w:ins w:id="9212" w:author="冰蓝城 [2]" w:date="2019-10-22T17:17:31Z">
            <w:r>
              <w:rPr/>
              <w:t>22</w:t>
            </w:r>
          </w:ins>
          <w:ins w:id="9213" w:author="冰蓝城 [2]" w:date="2019-10-22T17:17:31Z">
            <w:r>
              <w:rPr/>
              <w:fldChar w:fldCharType="end"/>
            </w:r>
          </w:ins>
          <w:ins w:id="9214" w:author="冰蓝城 [2]" w:date="2019-10-22T17:17:31Z">
            <w:r>
              <w:rPr>
                <w:rStyle w:val="16"/>
              </w:rPr>
              <w:fldChar w:fldCharType="end"/>
            </w:r>
          </w:ins>
        </w:p>
        <w:p>
          <w:pPr>
            <w:pStyle w:val="12"/>
            <w:tabs>
              <w:tab w:val="right" w:leader="dot" w:pos="9628"/>
            </w:tabs>
            <w:ind w:left="480" w:firstLine="480"/>
            <w:rPr>
              <w:ins w:id="9215" w:author="冰蓝城 [2]" w:date="2019-10-22T17:17:31Z"/>
              <w:rFonts w:asciiTheme="minorHAnsi" w:hAnsiTheme="minorHAnsi" w:eastAsiaTheme="minorEastAsia"/>
              <w:kern w:val="2"/>
              <w:sz w:val="21"/>
            </w:rPr>
          </w:pPr>
          <w:ins w:id="9216" w:author="冰蓝城 [2]" w:date="2019-10-22T17:17:31Z">
            <w:r>
              <w:rPr>
                <w:rStyle w:val="16"/>
              </w:rPr>
              <w:fldChar w:fldCharType="begin"/>
            </w:r>
          </w:ins>
          <w:ins w:id="9217" w:author="冰蓝城 [2]" w:date="2019-10-22T17:17:31Z">
            <w:r>
              <w:rPr>
                <w:rStyle w:val="16"/>
              </w:rPr>
              <w:instrText xml:space="preserve"> </w:instrText>
            </w:r>
          </w:ins>
          <w:ins w:id="9218" w:author="冰蓝城 [2]" w:date="2019-10-22T17:17:31Z">
            <w:r>
              <w:rPr/>
              <w:instrText xml:space="preserve">HYPERLINK \l "_Toc22592005"</w:instrText>
            </w:r>
          </w:ins>
          <w:ins w:id="9219" w:author="冰蓝城 [2]" w:date="2019-10-22T17:17:31Z">
            <w:r>
              <w:rPr>
                <w:rStyle w:val="16"/>
              </w:rPr>
              <w:instrText xml:space="preserve"> </w:instrText>
            </w:r>
          </w:ins>
          <w:ins w:id="9220" w:author="冰蓝城 [2]" w:date="2019-10-22T17:17:31Z">
            <w:r>
              <w:rPr>
                <w:rStyle w:val="16"/>
              </w:rPr>
              <w:fldChar w:fldCharType="separate"/>
            </w:r>
          </w:ins>
          <w:ins w:id="9221" w:author="冰蓝城 [2]" w:date="2019-10-22T17:17:31Z">
            <w:r>
              <w:rPr>
                <w:rStyle w:val="16"/>
              </w:rPr>
              <w:t xml:space="preserve">5.4 </w:t>
            </w:r>
          </w:ins>
          <w:ins w:id="9222" w:author="冰蓝城 [2]" w:date="2019-10-22T17:17:31Z">
            <w:r>
              <w:rPr>
                <w:rStyle w:val="16"/>
                <w:rFonts w:hint="eastAsia"/>
              </w:rPr>
              <w:t>数据上传界面</w:t>
            </w:r>
          </w:ins>
          <w:ins w:id="9223" w:author="冰蓝城 [2]" w:date="2019-10-22T17:17:31Z">
            <w:r>
              <w:rPr/>
              <w:tab/>
            </w:r>
          </w:ins>
          <w:ins w:id="9224" w:author="冰蓝城 [2]" w:date="2019-10-22T17:17:31Z">
            <w:r>
              <w:rPr/>
              <w:fldChar w:fldCharType="begin"/>
            </w:r>
          </w:ins>
          <w:ins w:id="9225" w:author="冰蓝城 [2]" w:date="2019-10-22T17:17:31Z">
            <w:r>
              <w:rPr/>
              <w:instrText xml:space="preserve"> PAGEREF _Toc22592005 \h </w:instrText>
            </w:r>
          </w:ins>
          <w:ins w:id="9226" w:author="冰蓝城 [2]" w:date="2019-10-22T17:17:31Z">
            <w:r>
              <w:rPr/>
              <w:fldChar w:fldCharType="separate"/>
            </w:r>
          </w:ins>
          <w:ins w:id="9227" w:author="冰蓝城 [2]" w:date="2019-10-22T17:17:31Z">
            <w:r>
              <w:rPr/>
              <w:t>24</w:t>
            </w:r>
          </w:ins>
          <w:ins w:id="9228" w:author="冰蓝城 [2]" w:date="2019-10-22T17:17:31Z">
            <w:r>
              <w:rPr/>
              <w:fldChar w:fldCharType="end"/>
            </w:r>
          </w:ins>
          <w:ins w:id="9229" w:author="冰蓝城 [2]" w:date="2019-10-22T17:17:31Z">
            <w:r>
              <w:rPr>
                <w:rStyle w:val="16"/>
              </w:rPr>
              <w:fldChar w:fldCharType="end"/>
            </w:r>
          </w:ins>
        </w:p>
        <w:p>
          <w:pPr>
            <w:pStyle w:val="12"/>
            <w:tabs>
              <w:tab w:val="right" w:leader="dot" w:pos="9628"/>
            </w:tabs>
            <w:ind w:left="480" w:firstLine="480"/>
            <w:rPr>
              <w:ins w:id="9230" w:author="冰蓝城 [2]" w:date="2019-10-22T17:17:31Z"/>
              <w:rFonts w:asciiTheme="minorHAnsi" w:hAnsiTheme="minorHAnsi" w:eastAsiaTheme="minorEastAsia"/>
              <w:kern w:val="2"/>
              <w:sz w:val="21"/>
            </w:rPr>
          </w:pPr>
          <w:ins w:id="9231" w:author="冰蓝城 [2]" w:date="2019-10-22T17:17:31Z">
            <w:r>
              <w:rPr>
                <w:rStyle w:val="16"/>
              </w:rPr>
              <w:fldChar w:fldCharType="begin"/>
            </w:r>
          </w:ins>
          <w:ins w:id="9232" w:author="冰蓝城 [2]" w:date="2019-10-22T17:17:31Z">
            <w:r>
              <w:rPr>
                <w:rStyle w:val="16"/>
              </w:rPr>
              <w:instrText xml:space="preserve"> </w:instrText>
            </w:r>
          </w:ins>
          <w:ins w:id="9233" w:author="冰蓝城 [2]" w:date="2019-10-22T17:17:31Z">
            <w:r>
              <w:rPr/>
              <w:instrText xml:space="preserve">HYPERLINK \l "_Toc22592006"</w:instrText>
            </w:r>
          </w:ins>
          <w:ins w:id="9234" w:author="冰蓝城 [2]" w:date="2019-10-22T17:17:31Z">
            <w:r>
              <w:rPr>
                <w:rStyle w:val="16"/>
              </w:rPr>
              <w:instrText xml:space="preserve"> </w:instrText>
            </w:r>
          </w:ins>
          <w:ins w:id="9235" w:author="冰蓝城 [2]" w:date="2019-10-22T17:17:31Z">
            <w:r>
              <w:rPr>
                <w:rStyle w:val="16"/>
              </w:rPr>
              <w:fldChar w:fldCharType="separate"/>
            </w:r>
          </w:ins>
          <w:ins w:id="9236" w:author="冰蓝城 [2]" w:date="2019-10-22T17:17:31Z">
            <w:r>
              <w:rPr>
                <w:rStyle w:val="16"/>
              </w:rPr>
              <w:t xml:space="preserve">5.5 </w:t>
            </w:r>
          </w:ins>
          <w:ins w:id="9237" w:author="冰蓝城 [2]" w:date="2019-10-22T17:17:31Z">
            <w:r>
              <w:rPr>
                <w:rStyle w:val="16"/>
                <w:rFonts w:hint="eastAsia"/>
              </w:rPr>
              <w:t>分享界面</w:t>
            </w:r>
          </w:ins>
          <w:ins w:id="9238" w:author="冰蓝城 [2]" w:date="2019-10-22T17:17:31Z">
            <w:r>
              <w:rPr/>
              <w:tab/>
            </w:r>
          </w:ins>
          <w:ins w:id="9239" w:author="冰蓝城 [2]" w:date="2019-10-22T17:17:31Z">
            <w:r>
              <w:rPr/>
              <w:fldChar w:fldCharType="begin"/>
            </w:r>
          </w:ins>
          <w:ins w:id="9240" w:author="冰蓝城 [2]" w:date="2019-10-22T17:17:31Z">
            <w:r>
              <w:rPr/>
              <w:instrText xml:space="preserve"> PAGEREF _Toc22592006 \h </w:instrText>
            </w:r>
          </w:ins>
          <w:ins w:id="9241" w:author="冰蓝城 [2]" w:date="2019-10-22T17:17:31Z">
            <w:r>
              <w:rPr/>
              <w:fldChar w:fldCharType="separate"/>
            </w:r>
          </w:ins>
          <w:ins w:id="9242" w:author="冰蓝城 [2]" w:date="2019-10-22T17:17:31Z">
            <w:r>
              <w:rPr/>
              <w:t>25</w:t>
            </w:r>
          </w:ins>
          <w:ins w:id="9243" w:author="冰蓝城 [2]" w:date="2019-10-22T17:17:31Z">
            <w:r>
              <w:rPr/>
              <w:fldChar w:fldCharType="end"/>
            </w:r>
          </w:ins>
          <w:ins w:id="9244" w:author="冰蓝城 [2]" w:date="2019-10-22T17:17:31Z">
            <w:r>
              <w:rPr>
                <w:rStyle w:val="16"/>
              </w:rPr>
              <w:fldChar w:fldCharType="end"/>
            </w:r>
          </w:ins>
        </w:p>
        <w:p>
          <w:pPr>
            <w:pStyle w:val="12"/>
            <w:tabs>
              <w:tab w:val="right" w:leader="dot" w:pos="9628"/>
            </w:tabs>
            <w:ind w:left="480" w:firstLine="480"/>
            <w:rPr>
              <w:ins w:id="9245" w:author="冰蓝城 [2]" w:date="2019-10-22T17:17:31Z"/>
              <w:rFonts w:asciiTheme="minorHAnsi" w:hAnsiTheme="minorHAnsi" w:eastAsiaTheme="minorEastAsia"/>
              <w:kern w:val="2"/>
              <w:sz w:val="21"/>
            </w:rPr>
          </w:pPr>
          <w:ins w:id="9246" w:author="冰蓝城 [2]" w:date="2019-10-22T17:17:31Z">
            <w:r>
              <w:rPr>
                <w:rStyle w:val="16"/>
              </w:rPr>
              <w:fldChar w:fldCharType="begin"/>
            </w:r>
          </w:ins>
          <w:ins w:id="9247" w:author="冰蓝城 [2]" w:date="2019-10-22T17:17:31Z">
            <w:r>
              <w:rPr>
                <w:rStyle w:val="16"/>
              </w:rPr>
              <w:instrText xml:space="preserve"> </w:instrText>
            </w:r>
          </w:ins>
          <w:ins w:id="9248" w:author="冰蓝城 [2]" w:date="2019-10-22T17:17:31Z">
            <w:r>
              <w:rPr/>
              <w:instrText xml:space="preserve">HYPERLINK \l "_Toc22592007"</w:instrText>
            </w:r>
          </w:ins>
          <w:ins w:id="9249" w:author="冰蓝城 [2]" w:date="2019-10-22T17:17:31Z">
            <w:r>
              <w:rPr>
                <w:rStyle w:val="16"/>
              </w:rPr>
              <w:instrText xml:space="preserve"> </w:instrText>
            </w:r>
          </w:ins>
          <w:ins w:id="9250" w:author="冰蓝城 [2]" w:date="2019-10-22T17:17:31Z">
            <w:r>
              <w:rPr>
                <w:rStyle w:val="16"/>
              </w:rPr>
              <w:fldChar w:fldCharType="separate"/>
            </w:r>
          </w:ins>
          <w:ins w:id="9251" w:author="冰蓝城 [2]" w:date="2019-10-22T17:17:31Z">
            <w:r>
              <w:rPr>
                <w:rStyle w:val="16"/>
              </w:rPr>
              <w:t xml:space="preserve">5.6 </w:t>
            </w:r>
          </w:ins>
          <w:ins w:id="9252" w:author="冰蓝城 [2]" w:date="2019-10-22T17:17:31Z">
            <w:r>
              <w:rPr>
                <w:rStyle w:val="16"/>
                <w:rFonts w:hint="eastAsia"/>
              </w:rPr>
              <w:t>添加标记</w:t>
            </w:r>
          </w:ins>
          <w:ins w:id="9253" w:author="冰蓝城 [2]" w:date="2019-10-22T17:17:31Z">
            <w:r>
              <w:rPr>
                <w:rStyle w:val="16"/>
              </w:rPr>
              <w:t>/</w:t>
            </w:r>
          </w:ins>
          <w:ins w:id="9254" w:author="冰蓝城 [2]" w:date="2019-10-22T17:17:31Z">
            <w:r>
              <w:rPr>
                <w:rStyle w:val="16"/>
                <w:rFonts w:hint="eastAsia"/>
              </w:rPr>
              <w:t>路线界面</w:t>
            </w:r>
          </w:ins>
          <w:ins w:id="9255" w:author="冰蓝城 [2]" w:date="2019-10-22T17:17:31Z">
            <w:r>
              <w:rPr/>
              <w:tab/>
            </w:r>
          </w:ins>
          <w:ins w:id="9256" w:author="冰蓝城 [2]" w:date="2019-10-22T17:17:31Z">
            <w:r>
              <w:rPr/>
              <w:fldChar w:fldCharType="begin"/>
            </w:r>
          </w:ins>
          <w:ins w:id="9257" w:author="冰蓝城 [2]" w:date="2019-10-22T17:17:31Z">
            <w:r>
              <w:rPr/>
              <w:instrText xml:space="preserve"> PAGEREF _Toc22592007 \h </w:instrText>
            </w:r>
          </w:ins>
          <w:ins w:id="9258" w:author="冰蓝城 [2]" w:date="2019-10-22T17:17:31Z">
            <w:r>
              <w:rPr/>
              <w:fldChar w:fldCharType="separate"/>
            </w:r>
          </w:ins>
          <w:ins w:id="9259" w:author="冰蓝城 [2]" w:date="2019-10-22T17:17:31Z">
            <w:r>
              <w:rPr/>
              <w:t>26</w:t>
            </w:r>
          </w:ins>
          <w:ins w:id="9260" w:author="冰蓝城 [2]" w:date="2019-10-22T17:17:31Z">
            <w:r>
              <w:rPr/>
              <w:fldChar w:fldCharType="end"/>
            </w:r>
          </w:ins>
          <w:ins w:id="9261" w:author="冰蓝城 [2]" w:date="2019-10-22T17:17:31Z">
            <w:r>
              <w:rPr>
                <w:rStyle w:val="16"/>
              </w:rPr>
              <w:fldChar w:fldCharType="end"/>
            </w:r>
          </w:ins>
        </w:p>
        <w:p>
          <w:pPr>
            <w:pStyle w:val="12"/>
            <w:tabs>
              <w:tab w:val="right" w:leader="dot" w:pos="9628"/>
            </w:tabs>
            <w:ind w:left="480" w:firstLine="480"/>
            <w:rPr>
              <w:ins w:id="9262" w:author="冰蓝城 [2]" w:date="2019-10-22T17:17:31Z"/>
              <w:rFonts w:asciiTheme="minorHAnsi" w:hAnsiTheme="minorHAnsi" w:eastAsiaTheme="minorEastAsia"/>
              <w:kern w:val="2"/>
              <w:sz w:val="21"/>
            </w:rPr>
          </w:pPr>
          <w:ins w:id="9263" w:author="冰蓝城 [2]" w:date="2019-10-22T17:17:31Z">
            <w:r>
              <w:rPr>
                <w:rStyle w:val="16"/>
              </w:rPr>
              <w:fldChar w:fldCharType="begin"/>
            </w:r>
          </w:ins>
          <w:ins w:id="9264" w:author="冰蓝城 [2]" w:date="2019-10-22T17:17:31Z">
            <w:r>
              <w:rPr>
                <w:rStyle w:val="16"/>
              </w:rPr>
              <w:instrText xml:space="preserve"> </w:instrText>
            </w:r>
          </w:ins>
          <w:ins w:id="9265" w:author="冰蓝城 [2]" w:date="2019-10-22T17:17:31Z">
            <w:r>
              <w:rPr/>
              <w:instrText xml:space="preserve">HYPERLINK \l "_Toc22592008"</w:instrText>
            </w:r>
          </w:ins>
          <w:ins w:id="9266" w:author="冰蓝城 [2]" w:date="2019-10-22T17:17:31Z">
            <w:r>
              <w:rPr>
                <w:rStyle w:val="16"/>
              </w:rPr>
              <w:instrText xml:space="preserve"> </w:instrText>
            </w:r>
          </w:ins>
          <w:ins w:id="9267" w:author="冰蓝城 [2]" w:date="2019-10-22T17:17:31Z">
            <w:r>
              <w:rPr>
                <w:rStyle w:val="16"/>
              </w:rPr>
              <w:fldChar w:fldCharType="separate"/>
            </w:r>
          </w:ins>
          <w:ins w:id="9268" w:author="冰蓝城 [2]" w:date="2019-10-22T17:17:31Z">
            <w:r>
              <w:rPr>
                <w:rStyle w:val="16"/>
              </w:rPr>
              <w:t xml:space="preserve">5.7 </w:t>
            </w:r>
          </w:ins>
          <w:ins w:id="9269" w:author="冰蓝城 [2]" w:date="2019-10-22T17:17:31Z">
            <w:r>
              <w:rPr>
                <w:rStyle w:val="16"/>
                <w:rFonts w:hint="eastAsia"/>
              </w:rPr>
              <w:t>数据库管理界面</w:t>
            </w:r>
          </w:ins>
          <w:ins w:id="9270" w:author="冰蓝城 [2]" w:date="2019-10-22T17:17:31Z">
            <w:r>
              <w:rPr/>
              <w:tab/>
            </w:r>
          </w:ins>
          <w:ins w:id="9271" w:author="冰蓝城 [2]" w:date="2019-10-22T17:17:31Z">
            <w:r>
              <w:rPr/>
              <w:fldChar w:fldCharType="begin"/>
            </w:r>
          </w:ins>
          <w:ins w:id="9272" w:author="冰蓝城 [2]" w:date="2019-10-22T17:17:31Z">
            <w:r>
              <w:rPr/>
              <w:instrText xml:space="preserve"> PAGEREF _Toc22592008 \h </w:instrText>
            </w:r>
          </w:ins>
          <w:ins w:id="9273" w:author="冰蓝城 [2]" w:date="2019-10-22T17:17:31Z">
            <w:r>
              <w:rPr/>
              <w:fldChar w:fldCharType="separate"/>
            </w:r>
          </w:ins>
          <w:ins w:id="9274" w:author="冰蓝城 [2]" w:date="2019-10-22T17:17:31Z">
            <w:r>
              <w:rPr/>
              <w:t>28</w:t>
            </w:r>
          </w:ins>
          <w:ins w:id="9275" w:author="冰蓝城 [2]" w:date="2019-10-22T17:17:31Z">
            <w:r>
              <w:rPr/>
              <w:fldChar w:fldCharType="end"/>
            </w:r>
          </w:ins>
          <w:ins w:id="9276" w:author="冰蓝城 [2]" w:date="2019-10-22T17:17:31Z">
            <w:r>
              <w:rPr>
                <w:rStyle w:val="16"/>
              </w:rPr>
              <w:fldChar w:fldCharType="end"/>
            </w:r>
          </w:ins>
        </w:p>
        <w:p>
          <w:pPr>
            <w:pStyle w:val="12"/>
            <w:tabs>
              <w:tab w:val="right" w:leader="dot" w:pos="9628"/>
            </w:tabs>
            <w:ind w:left="480" w:firstLine="480"/>
            <w:rPr>
              <w:ins w:id="9277" w:author="冰蓝城 [2]" w:date="2019-10-22T17:17:31Z"/>
              <w:rFonts w:asciiTheme="minorHAnsi" w:hAnsiTheme="minorHAnsi" w:eastAsiaTheme="minorEastAsia"/>
              <w:kern w:val="2"/>
              <w:sz w:val="21"/>
            </w:rPr>
          </w:pPr>
          <w:ins w:id="9278" w:author="冰蓝城 [2]" w:date="2019-10-22T17:17:31Z">
            <w:r>
              <w:rPr>
                <w:rStyle w:val="16"/>
              </w:rPr>
              <w:fldChar w:fldCharType="begin"/>
            </w:r>
          </w:ins>
          <w:ins w:id="9279" w:author="冰蓝城 [2]" w:date="2019-10-22T17:17:31Z">
            <w:r>
              <w:rPr>
                <w:rStyle w:val="16"/>
              </w:rPr>
              <w:instrText xml:space="preserve"> </w:instrText>
            </w:r>
          </w:ins>
          <w:ins w:id="9280" w:author="冰蓝城 [2]" w:date="2019-10-22T17:17:31Z">
            <w:r>
              <w:rPr/>
              <w:instrText xml:space="preserve">HYPERLINK \l "_Toc22592009"</w:instrText>
            </w:r>
          </w:ins>
          <w:ins w:id="9281" w:author="冰蓝城 [2]" w:date="2019-10-22T17:17:31Z">
            <w:r>
              <w:rPr>
                <w:rStyle w:val="16"/>
              </w:rPr>
              <w:instrText xml:space="preserve"> </w:instrText>
            </w:r>
          </w:ins>
          <w:ins w:id="9282" w:author="冰蓝城 [2]" w:date="2019-10-22T17:17:31Z">
            <w:r>
              <w:rPr>
                <w:rStyle w:val="16"/>
              </w:rPr>
              <w:fldChar w:fldCharType="separate"/>
            </w:r>
          </w:ins>
          <w:ins w:id="9283" w:author="冰蓝城 [2]" w:date="2019-10-22T17:17:31Z">
            <w:r>
              <w:rPr>
                <w:rStyle w:val="16"/>
              </w:rPr>
              <w:t xml:space="preserve">5.8 </w:t>
            </w:r>
          </w:ins>
          <w:ins w:id="9284" w:author="冰蓝城 [2]" w:date="2019-10-22T17:17:31Z">
            <w:r>
              <w:rPr>
                <w:rStyle w:val="16"/>
                <w:rFonts w:hint="eastAsia"/>
              </w:rPr>
              <w:t>个人信息修改界面</w:t>
            </w:r>
          </w:ins>
          <w:ins w:id="9285" w:author="冰蓝城 [2]" w:date="2019-10-22T17:17:31Z">
            <w:r>
              <w:rPr/>
              <w:tab/>
            </w:r>
          </w:ins>
          <w:ins w:id="9286" w:author="冰蓝城 [2]" w:date="2019-10-22T17:17:31Z">
            <w:r>
              <w:rPr/>
              <w:fldChar w:fldCharType="begin"/>
            </w:r>
          </w:ins>
          <w:ins w:id="9287" w:author="冰蓝城 [2]" w:date="2019-10-22T17:17:31Z">
            <w:r>
              <w:rPr/>
              <w:instrText xml:space="preserve"> PAGEREF _Toc22592009 \h </w:instrText>
            </w:r>
          </w:ins>
          <w:ins w:id="9288" w:author="冰蓝城 [2]" w:date="2019-10-22T17:17:31Z">
            <w:r>
              <w:rPr/>
              <w:fldChar w:fldCharType="separate"/>
            </w:r>
          </w:ins>
          <w:ins w:id="9289" w:author="冰蓝城 [2]" w:date="2019-10-22T17:17:31Z">
            <w:r>
              <w:rPr/>
              <w:t>31</w:t>
            </w:r>
          </w:ins>
          <w:ins w:id="9290" w:author="冰蓝城 [2]" w:date="2019-10-22T17:17:31Z">
            <w:r>
              <w:rPr/>
              <w:fldChar w:fldCharType="end"/>
            </w:r>
          </w:ins>
          <w:ins w:id="9291" w:author="冰蓝城 [2]" w:date="2019-10-22T17:17:31Z">
            <w:r>
              <w:rPr>
                <w:rStyle w:val="16"/>
              </w:rPr>
              <w:fldChar w:fldCharType="end"/>
            </w:r>
          </w:ins>
        </w:p>
        <w:p>
          <w:pPr>
            <w:pStyle w:val="11"/>
            <w:tabs>
              <w:tab w:val="right" w:leader="dot" w:pos="9628"/>
            </w:tabs>
            <w:ind w:firstLine="480"/>
            <w:rPr>
              <w:ins w:id="9292" w:author="冰蓝城 [2]" w:date="2019-10-22T17:17:31Z"/>
              <w:rFonts w:asciiTheme="minorHAnsi" w:hAnsiTheme="minorHAnsi" w:eastAsiaTheme="minorEastAsia"/>
              <w:kern w:val="2"/>
              <w:sz w:val="21"/>
            </w:rPr>
          </w:pPr>
          <w:ins w:id="9293" w:author="冰蓝城 [2]" w:date="2019-10-22T17:17:31Z">
            <w:r>
              <w:rPr>
                <w:rStyle w:val="16"/>
              </w:rPr>
              <w:fldChar w:fldCharType="begin"/>
            </w:r>
          </w:ins>
          <w:ins w:id="9294" w:author="冰蓝城 [2]" w:date="2019-10-22T17:17:31Z">
            <w:r>
              <w:rPr>
                <w:rStyle w:val="16"/>
              </w:rPr>
              <w:instrText xml:space="preserve"> </w:instrText>
            </w:r>
          </w:ins>
          <w:ins w:id="9295" w:author="冰蓝城 [2]" w:date="2019-10-22T17:17:31Z">
            <w:r>
              <w:rPr/>
              <w:instrText xml:space="preserve">HYPERLINK \l "_Toc22592010"</w:instrText>
            </w:r>
          </w:ins>
          <w:ins w:id="9296" w:author="冰蓝城 [2]" w:date="2019-10-22T17:17:31Z">
            <w:r>
              <w:rPr>
                <w:rStyle w:val="16"/>
              </w:rPr>
              <w:instrText xml:space="preserve"> </w:instrText>
            </w:r>
          </w:ins>
          <w:ins w:id="9297" w:author="冰蓝城 [2]" w:date="2019-10-22T17:17:31Z">
            <w:r>
              <w:rPr>
                <w:rStyle w:val="16"/>
              </w:rPr>
              <w:fldChar w:fldCharType="separate"/>
            </w:r>
          </w:ins>
          <w:ins w:id="9298" w:author="冰蓝城 [2]" w:date="2019-10-22T17:17:31Z">
            <w:r>
              <w:rPr>
                <w:rStyle w:val="16"/>
              </w:rPr>
              <w:t>6</w:t>
            </w:r>
          </w:ins>
          <w:ins w:id="9299" w:author="冰蓝城 [2]" w:date="2019-10-22T17:17:31Z">
            <w:r>
              <w:rPr>
                <w:rStyle w:val="16"/>
                <w:rFonts w:hint="eastAsia"/>
              </w:rPr>
              <w:t>、程序设计</w:t>
            </w:r>
          </w:ins>
          <w:ins w:id="9300" w:author="冰蓝城 [2]" w:date="2019-10-22T17:17:31Z">
            <w:r>
              <w:rPr/>
              <w:tab/>
            </w:r>
          </w:ins>
          <w:ins w:id="9301" w:author="冰蓝城 [2]" w:date="2019-10-22T17:17:31Z">
            <w:r>
              <w:rPr/>
              <w:fldChar w:fldCharType="begin"/>
            </w:r>
          </w:ins>
          <w:ins w:id="9302" w:author="冰蓝城 [2]" w:date="2019-10-22T17:17:31Z">
            <w:r>
              <w:rPr/>
              <w:instrText xml:space="preserve"> PAGEREF _Toc22592010 \h </w:instrText>
            </w:r>
          </w:ins>
          <w:ins w:id="9303" w:author="冰蓝城 [2]" w:date="2019-10-22T17:17:31Z">
            <w:r>
              <w:rPr/>
              <w:fldChar w:fldCharType="separate"/>
            </w:r>
          </w:ins>
          <w:ins w:id="9304" w:author="冰蓝城 [2]" w:date="2019-10-22T17:17:31Z">
            <w:r>
              <w:rPr/>
              <w:t>32</w:t>
            </w:r>
          </w:ins>
          <w:ins w:id="9305" w:author="冰蓝城 [2]" w:date="2019-10-22T17:17:31Z">
            <w:r>
              <w:rPr/>
              <w:fldChar w:fldCharType="end"/>
            </w:r>
          </w:ins>
          <w:ins w:id="9306" w:author="冰蓝城 [2]" w:date="2019-10-22T17:17:31Z">
            <w:r>
              <w:rPr>
                <w:rStyle w:val="16"/>
              </w:rPr>
              <w:fldChar w:fldCharType="end"/>
            </w:r>
          </w:ins>
        </w:p>
        <w:p>
          <w:pPr>
            <w:pStyle w:val="12"/>
            <w:tabs>
              <w:tab w:val="right" w:leader="dot" w:pos="9628"/>
            </w:tabs>
            <w:ind w:left="480" w:firstLine="480"/>
            <w:rPr>
              <w:ins w:id="9307" w:author="冰蓝城 [2]" w:date="2019-10-22T17:17:31Z"/>
              <w:rFonts w:asciiTheme="minorHAnsi" w:hAnsiTheme="minorHAnsi" w:eastAsiaTheme="minorEastAsia"/>
              <w:kern w:val="2"/>
              <w:sz w:val="21"/>
            </w:rPr>
          </w:pPr>
          <w:ins w:id="9308" w:author="冰蓝城 [2]" w:date="2019-10-22T17:17:31Z">
            <w:r>
              <w:rPr>
                <w:rStyle w:val="16"/>
              </w:rPr>
              <w:fldChar w:fldCharType="begin"/>
            </w:r>
          </w:ins>
          <w:ins w:id="9309" w:author="冰蓝城 [2]" w:date="2019-10-22T17:17:31Z">
            <w:r>
              <w:rPr>
                <w:rStyle w:val="16"/>
              </w:rPr>
              <w:instrText xml:space="preserve"> </w:instrText>
            </w:r>
          </w:ins>
          <w:ins w:id="9310" w:author="冰蓝城 [2]" w:date="2019-10-22T17:17:31Z">
            <w:r>
              <w:rPr/>
              <w:instrText xml:space="preserve">HYPERLINK \l "_Toc22592011"</w:instrText>
            </w:r>
          </w:ins>
          <w:ins w:id="9311" w:author="冰蓝城 [2]" w:date="2019-10-22T17:17:31Z">
            <w:r>
              <w:rPr>
                <w:rStyle w:val="16"/>
              </w:rPr>
              <w:instrText xml:space="preserve"> </w:instrText>
            </w:r>
          </w:ins>
          <w:ins w:id="9312" w:author="冰蓝城 [2]" w:date="2019-10-22T17:17:31Z">
            <w:r>
              <w:rPr>
                <w:rStyle w:val="16"/>
              </w:rPr>
              <w:fldChar w:fldCharType="separate"/>
            </w:r>
          </w:ins>
          <w:ins w:id="9313" w:author="冰蓝城 [2]" w:date="2019-10-22T17:17:31Z">
            <w:r>
              <w:rPr>
                <w:rStyle w:val="16"/>
              </w:rPr>
              <w:t>6.1</w:t>
            </w:r>
          </w:ins>
          <w:ins w:id="9314" w:author="冰蓝城 [2]" w:date="2019-10-22T17:17:31Z">
            <w:r>
              <w:rPr>
                <w:rStyle w:val="16"/>
                <w:rFonts w:hint="eastAsia"/>
              </w:rPr>
              <w:t>登录注册</w:t>
            </w:r>
          </w:ins>
          <w:ins w:id="9315" w:author="冰蓝城 [2]" w:date="2019-10-22T17:17:31Z">
            <w:r>
              <w:rPr/>
              <w:tab/>
            </w:r>
          </w:ins>
          <w:ins w:id="9316" w:author="冰蓝城 [2]" w:date="2019-10-22T17:17:31Z">
            <w:r>
              <w:rPr/>
              <w:fldChar w:fldCharType="begin"/>
            </w:r>
          </w:ins>
          <w:ins w:id="9317" w:author="冰蓝城 [2]" w:date="2019-10-22T17:17:31Z">
            <w:r>
              <w:rPr/>
              <w:instrText xml:space="preserve"> PAGEREF _Toc22592011 \h </w:instrText>
            </w:r>
          </w:ins>
          <w:ins w:id="9318" w:author="冰蓝城 [2]" w:date="2019-10-22T17:17:31Z">
            <w:r>
              <w:rPr/>
              <w:fldChar w:fldCharType="separate"/>
            </w:r>
          </w:ins>
          <w:ins w:id="9319" w:author="冰蓝城 [2]" w:date="2019-10-22T17:17:31Z">
            <w:r>
              <w:rPr/>
              <w:t>32</w:t>
            </w:r>
          </w:ins>
          <w:ins w:id="9320" w:author="冰蓝城 [2]" w:date="2019-10-22T17:17:31Z">
            <w:r>
              <w:rPr/>
              <w:fldChar w:fldCharType="end"/>
            </w:r>
          </w:ins>
          <w:ins w:id="9321" w:author="冰蓝城 [2]" w:date="2019-10-22T17:17:31Z">
            <w:r>
              <w:rPr>
                <w:rStyle w:val="16"/>
              </w:rPr>
              <w:fldChar w:fldCharType="end"/>
            </w:r>
          </w:ins>
        </w:p>
        <w:p>
          <w:pPr>
            <w:pStyle w:val="12"/>
            <w:tabs>
              <w:tab w:val="right" w:leader="dot" w:pos="9628"/>
            </w:tabs>
            <w:ind w:left="480" w:firstLine="480"/>
            <w:rPr>
              <w:ins w:id="9322" w:author="冰蓝城 [2]" w:date="2019-10-22T17:17:31Z"/>
              <w:rFonts w:asciiTheme="minorHAnsi" w:hAnsiTheme="minorHAnsi" w:eastAsiaTheme="minorEastAsia"/>
              <w:kern w:val="2"/>
              <w:sz w:val="21"/>
            </w:rPr>
          </w:pPr>
          <w:ins w:id="9323" w:author="冰蓝城 [2]" w:date="2019-10-22T17:17:31Z">
            <w:r>
              <w:rPr>
                <w:rStyle w:val="16"/>
              </w:rPr>
              <w:fldChar w:fldCharType="begin"/>
            </w:r>
          </w:ins>
          <w:ins w:id="9324" w:author="冰蓝城 [2]" w:date="2019-10-22T17:17:31Z">
            <w:r>
              <w:rPr>
                <w:rStyle w:val="16"/>
              </w:rPr>
              <w:instrText xml:space="preserve"> </w:instrText>
            </w:r>
          </w:ins>
          <w:ins w:id="9325" w:author="冰蓝城 [2]" w:date="2019-10-22T17:17:31Z">
            <w:r>
              <w:rPr/>
              <w:instrText xml:space="preserve">HYPERLINK \l "_Toc22592012"</w:instrText>
            </w:r>
          </w:ins>
          <w:ins w:id="9326" w:author="冰蓝城 [2]" w:date="2019-10-22T17:17:31Z">
            <w:r>
              <w:rPr>
                <w:rStyle w:val="16"/>
              </w:rPr>
              <w:instrText xml:space="preserve"> </w:instrText>
            </w:r>
          </w:ins>
          <w:ins w:id="9327" w:author="冰蓝城 [2]" w:date="2019-10-22T17:17:31Z">
            <w:r>
              <w:rPr>
                <w:rStyle w:val="16"/>
              </w:rPr>
              <w:fldChar w:fldCharType="separate"/>
            </w:r>
          </w:ins>
          <w:ins w:id="9328" w:author="冰蓝城 [2]" w:date="2019-10-22T17:17:31Z">
            <w:r>
              <w:rPr>
                <w:rStyle w:val="16"/>
              </w:rPr>
              <w:t xml:space="preserve">6.2 </w:t>
            </w:r>
          </w:ins>
          <w:ins w:id="9329" w:author="冰蓝城 [2]" w:date="2019-10-22T17:17:31Z">
            <w:r>
              <w:rPr>
                <w:rStyle w:val="16"/>
                <w:rFonts w:hint="eastAsia"/>
              </w:rPr>
              <w:t>视图切换</w:t>
            </w:r>
          </w:ins>
          <w:ins w:id="9330" w:author="冰蓝城 [2]" w:date="2019-10-22T17:17:31Z">
            <w:r>
              <w:rPr/>
              <w:tab/>
            </w:r>
          </w:ins>
          <w:ins w:id="9331" w:author="冰蓝城 [2]" w:date="2019-10-22T17:17:31Z">
            <w:r>
              <w:rPr/>
              <w:fldChar w:fldCharType="begin"/>
            </w:r>
          </w:ins>
          <w:ins w:id="9332" w:author="冰蓝城 [2]" w:date="2019-10-22T17:17:31Z">
            <w:r>
              <w:rPr/>
              <w:instrText xml:space="preserve"> PAGEREF _Toc22592012 \h </w:instrText>
            </w:r>
          </w:ins>
          <w:ins w:id="9333" w:author="冰蓝城 [2]" w:date="2019-10-22T17:17:31Z">
            <w:r>
              <w:rPr/>
              <w:fldChar w:fldCharType="separate"/>
            </w:r>
          </w:ins>
          <w:ins w:id="9334" w:author="冰蓝城 [2]" w:date="2019-10-22T17:17:31Z">
            <w:r>
              <w:rPr/>
              <w:t>32</w:t>
            </w:r>
          </w:ins>
          <w:ins w:id="9335" w:author="冰蓝城 [2]" w:date="2019-10-22T17:17:31Z">
            <w:r>
              <w:rPr/>
              <w:fldChar w:fldCharType="end"/>
            </w:r>
          </w:ins>
          <w:ins w:id="9336" w:author="冰蓝城 [2]" w:date="2019-10-22T17:17:31Z">
            <w:r>
              <w:rPr>
                <w:rStyle w:val="16"/>
              </w:rPr>
              <w:fldChar w:fldCharType="end"/>
            </w:r>
          </w:ins>
        </w:p>
        <w:p>
          <w:pPr>
            <w:pStyle w:val="12"/>
            <w:tabs>
              <w:tab w:val="right" w:leader="dot" w:pos="9628"/>
            </w:tabs>
            <w:ind w:left="480" w:firstLine="480"/>
            <w:rPr>
              <w:ins w:id="9337" w:author="冰蓝城 [2]" w:date="2019-10-22T17:17:31Z"/>
              <w:rFonts w:asciiTheme="minorHAnsi" w:hAnsiTheme="minorHAnsi" w:eastAsiaTheme="minorEastAsia"/>
              <w:kern w:val="2"/>
              <w:sz w:val="21"/>
            </w:rPr>
          </w:pPr>
          <w:ins w:id="9338" w:author="冰蓝城 [2]" w:date="2019-10-22T17:17:31Z">
            <w:r>
              <w:rPr>
                <w:rStyle w:val="16"/>
              </w:rPr>
              <w:fldChar w:fldCharType="begin"/>
            </w:r>
          </w:ins>
          <w:ins w:id="9339" w:author="冰蓝城 [2]" w:date="2019-10-22T17:17:31Z">
            <w:r>
              <w:rPr>
                <w:rStyle w:val="16"/>
              </w:rPr>
              <w:instrText xml:space="preserve"> </w:instrText>
            </w:r>
          </w:ins>
          <w:ins w:id="9340" w:author="冰蓝城 [2]" w:date="2019-10-22T17:17:31Z">
            <w:r>
              <w:rPr/>
              <w:instrText xml:space="preserve">HYPERLINK \l "_Toc22592013"</w:instrText>
            </w:r>
          </w:ins>
          <w:ins w:id="9341" w:author="冰蓝城 [2]" w:date="2019-10-22T17:17:31Z">
            <w:r>
              <w:rPr>
                <w:rStyle w:val="16"/>
              </w:rPr>
              <w:instrText xml:space="preserve"> </w:instrText>
            </w:r>
          </w:ins>
          <w:ins w:id="9342" w:author="冰蓝城 [2]" w:date="2019-10-22T17:17:31Z">
            <w:r>
              <w:rPr>
                <w:rStyle w:val="16"/>
              </w:rPr>
              <w:fldChar w:fldCharType="separate"/>
            </w:r>
          </w:ins>
          <w:ins w:id="9343" w:author="冰蓝城 [2]" w:date="2019-10-22T17:17:31Z">
            <w:r>
              <w:rPr>
                <w:rStyle w:val="16"/>
              </w:rPr>
              <w:t xml:space="preserve">6.3 </w:t>
            </w:r>
          </w:ins>
          <w:ins w:id="9344" w:author="冰蓝城 [2]" w:date="2019-10-22T17:17:31Z">
            <w:r>
              <w:rPr>
                <w:rStyle w:val="16"/>
                <w:rFonts w:hint="eastAsia"/>
              </w:rPr>
              <w:t>即时查询</w:t>
            </w:r>
          </w:ins>
          <w:ins w:id="9345" w:author="冰蓝城 [2]" w:date="2019-10-22T17:17:31Z">
            <w:r>
              <w:rPr/>
              <w:tab/>
            </w:r>
          </w:ins>
          <w:ins w:id="9346" w:author="冰蓝城 [2]" w:date="2019-10-22T17:17:31Z">
            <w:r>
              <w:rPr/>
              <w:fldChar w:fldCharType="begin"/>
            </w:r>
          </w:ins>
          <w:ins w:id="9347" w:author="冰蓝城 [2]" w:date="2019-10-22T17:17:31Z">
            <w:r>
              <w:rPr/>
              <w:instrText xml:space="preserve"> PAGEREF _Toc22592013 \h </w:instrText>
            </w:r>
          </w:ins>
          <w:ins w:id="9348" w:author="冰蓝城 [2]" w:date="2019-10-22T17:17:31Z">
            <w:r>
              <w:rPr/>
              <w:fldChar w:fldCharType="separate"/>
            </w:r>
          </w:ins>
          <w:ins w:id="9349" w:author="冰蓝城 [2]" w:date="2019-10-22T17:17:31Z">
            <w:r>
              <w:rPr/>
              <w:t>32</w:t>
            </w:r>
          </w:ins>
          <w:ins w:id="9350" w:author="冰蓝城 [2]" w:date="2019-10-22T17:17:31Z">
            <w:r>
              <w:rPr/>
              <w:fldChar w:fldCharType="end"/>
            </w:r>
          </w:ins>
          <w:ins w:id="9351" w:author="冰蓝城 [2]" w:date="2019-10-22T17:17:31Z">
            <w:r>
              <w:rPr>
                <w:rStyle w:val="16"/>
              </w:rPr>
              <w:fldChar w:fldCharType="end"/>
            </w:r>
          </w:ins>
        </w:p>
        <w:p>
          <w:pPr>
            <w:pStyle w:val="12"/>
            <w:tabs>
              <w:tab w:val="right" w:leader="dot" w:pos="9628"/>
            </w:tabs>
            <w:ind w:left="480" w:firstLine="480"/>
            <w:rPr>
              <w:ins w:id="9352" w:author="冰蓝城 [2]" w:date="2019-10-22T17:17:31Z"/>
              <w:rFonts w:asciiTheme="minorHAnsi" w:hAnsiTheme="minorHAnsi" w:eastAsiaTheme="minorEastAsia"/>
              <w:kern w:val="2"/>
              <w:sz w:val="21"/>
            </w:rPr>
          </w:pPr>
          <w:ins w:id="9353" w:author="冰蓝城 [2]" w:date="2019-10-22T17:17:31Z">
            <w:r>
              <w:rPr>
                <w:rStyle w:val="16"/>
              </w:rPr>
              <w:fldChar w:fldCharType="begin"/>
            </w:r>
          </w:ins>
          <w:ins w:id="9354" w:author="冰蓝城 [2]" w:date="2019-10-22T17:17:31Z">
            <w:r>
              <w:rPr>
                <w:rStyle w:val="16"/>
              </w:rPr>
              <w:instrText xml:space="preserve"> </w:instrText>
            </w:r>
          </w:ins>
          <w:ins w:id="9355" w:author="冰蓝城 [2]" w:date="2019-10-22T17:17:31Z">
            <w:r>
              <w:rPr/>
              <w:instrText xml:space="preserve">HYPERLINK \l "_Toc22592014"</w:instrText>
            </w:r>
          </w:ins>
          <w:ins w:id="9356" w:author="冰蓝城 [2]" w:date="2019-10-22T17:17:31Z">
            <w:r>
              <w:rPr>
                <w:rStyle w:val="16"/>
              </w:rPr>
              <w:instrText xml:space="preserve"> </w:instrText>
            </w:r>
          </w:ins>
          <w:ins w:id="9357" w:author="冰蓝城 [2]" w:date="2019-10-22T17:17:31Z">
            <w:r>
              <w:rPr>
                <w:rStyle w:val="16"/>
              </w:rPr>
              <w:fldChar w:fldCharType="separate"/>
            </w:r>
          </w:ins>
          <w:ins w:id="9358" w:author="冰蓝城 [2]" w:date="2019-10-22T17:17:31Z">
            <w:r>
              <w:rPr>
                <w:rStyle w:val="16"/>
              </w:rPr>
              <w:t xml:space="preserve">6.4 </w:t>
            </w:r>
          </w:ins>
          <w:ins w:id="9359" w:author="冰蓝城 [2]" w:date="2019-10-22T17:17:31Z">
            <w:r>
              <w:rPr>
                <w:rStyle w:val="16"/>
                <w:rFonts w:hint="eastAsia"/>
              </w:rPr>
              <w:t>离线数据同步</w:t>
            </w:r>
          </w:ins>
          <w:ins w:id="9360" w:author="冰蓝城 [2]" w:date="2019-10-22T17:17:31Z">
            <w:r>
              <w:rPr/>
              <w:tab/>
            </w:r>
          </w:ins>
          <w:ins w:id="9361" w:author="冰蓝城 [2]" w:date="2019-10-22T17:17:31Z">
            <w:r>
              <w:rPr/>
              <w:fldChar w:fldCharType="begin"/>
            </w:r>
          </w:ins>
          <w:ins w:id="9362" w:author="冰蓝城 [2]" w:date="2019-10-22T17:17:31Z">
            <w:r>
              <w:rPr/>
              <w:instrText xml:space="preserve"> PAGEREF _Toc22592014 \h </w:instrText>
            </w:r>
          </w:ins>
          <w:ins w:id="9363" w:author="冰蓝城 [2]" w:date="2019-10-22T17:17:31Z">
            <w:r>
              <w:rPr/>
              <w:fldChar w:fldCharType="separate"/>
            </w:r>
          </w:ins>
          <w:ins w:id="9364" w:author="冰蓝城 [2]" w:date="2019-10-22T17:17:31Z">
            <w:r>
              <w:rPr/>
              <w:t>32</w:t>
            </w:r>
          </w:ins>
          <w:ins w:id="9365" w:author="冰蓝城 [2]" w:date="2019-10-22T17:17:31Z">
            <w:r>
              <w:rPr/>
              <w:fldChar w:fldCharType="end"/>
            </w:r>
          </w:ins>
          <w:ins w:id="9366" w:author="冰蓝城 [2]" w:date="2019-10-22T17:17:31Z">
            <w:r>
              <w:rPr>
                <w:rStyle w:val="16"/>
              </w:rPr>
              <w:fldChar w:fldCharType="end"/>
            </w:r>
          </w:ins>
        </w:p>
        <w:p>
          <w:pPr>
            <w:pStyle w:val="12"/>
            <w:tabs>
              <w:tab w:val="right" w:leader="dot" w:pos="9628"/>
            </w:tabs>
            <w:ind w:left="480" w:firstLine="480"/>
            <w:rPr>
              <w:ins w:id="9367" w:author="冰蓝城 [2]" w:date="2019-10-22T17:17:31Z"/>
              <w:rFonts w:asciiTheme="minorHAnsi" w:hAnsiTheme="minorHAnsi" w:eastAsiaTheme="minorEastAsia"/>
              <w:kern w:val="2"/>
              <w:sz w:val="21"/>
            </w:rPr>
          </w:pPr>
          <w:ins w:id="9368" w:author="冰蓝城 [2]" w:date="2019-10-22T17:17:31Z">
            <w:r>
              <w:rPr>
                <w:rStyle w:val="16"/>
              </w:rPr>
              <w:fldChar w:fldCharType="begin"/>
            </w:r>
          </w:ins>
          <w:ins w:id="9369" w:author="冰蓝城 [2]" w:date="2019-10-22T17:17:31Z">
            <w:r>
              <w:rPr>
                <w:rStyle w:val="16"/>
              </w:rPr>
              <w:instrText xml:space="preserve"> </w:instrText>
            </w:r>
          </w:ins>
          <w:ins w:id="9370" w:author="冰蓝城 [2]" w:date="2019-10-22T17:17:31Z">
            <w:r>
              <w:rPr/>
              <w:instrText xml:space="preserve">HYPERLINK \l "_Toc22592015"</w:instrText>
            </w:r>
          </w:ins>
          <w:ins w:id="9371" w:author="冰蓝城 [2]" w:date="2019-10-22T17:17:31Z">
            <w:r>
              <w:rPr>
                <w:rStyle w:val="16"/>
              </w:rPr>
              <w:instrText xml:space="preserve"> </w:instrText>
            </w:r>
          </w:ins>
          <w:ins w:id="9372" w:author="冰蓝城 [2]" w:date="2019-10-22T17:17:31Z">
            <w:r>
              <w:rPr>
                <w:rStyle w:val="16"/>
              </w:rPr>
              <w:fldChar w:fldCharType="separate"/>
            </w:r>
          </w:ins>
          <w:ins w:id="9373" w:author="冰蓝城 [2]" w:date="2019-10-22T17:17:31Z">
            <w:r>
              <w:rPr>
                <w:rStyle w:val="16"/>
              </w:rPr>
              <w:t xml:space="preserve">6.5 </w:t>
            </w:r>
          </w:ins>
          <w:ins w:id="9374" w:author="冰蓝城 [2]" w:date="2019-10-22T17:17:31Z">
            <w:r>
              <w:rPr>
                <w:rStyle w:val="16"/>
                <w:rFonts w:hint="eastAsia"/>
              </w:rPr>
              <w:t>标记信息分享</w:t>
            </w:r>
          </w:ins>
          <w:ins w:id="9375" w:author="冰蓝城 [2]" w:date="2019-10-22T17:17:31Z">
            <w:r>
              <w:rPr/>
              <w:tab/>
            </w:r>
          </w:ins>
          <w:ins w:id="9376" w:author="冰蓝城 [2]" w:date="2019-10-22T17:17:31Z">
            <w:r>
              <w:rPr/>
              <w:fldChar w:fldCharType="begin"/>
            </w:r>
          </w:ins>
          <w:ins w:id="9377" w:author="冰蓝城 [2]" w:date="2019-10-22T17:17:31Z">
            <w:r>
              <w:rPr/>
              <w:instrText xml:space="preserve"> PAGEREF _Toc22592015 \h </w:instrText>
            </w:r>
          </w:ins>
          <w:ins w:id="9378" w:author="冰蓝城 [2]" w:date="2019-10-22T17:17:31Z">
            <w:r>
              <w:rPr/>
              <w:fldChar w:fldCharType="separate"/>
            </w:r>
          </w:ins>
          <w:ins w:id="9379" w:author="冰蓝城 [2]" w:date="2019-10-22T17:17:31Z">
            <w:r>
              <w:rPr/>
              <w:t>32</w:t>
            </w:r>
          </w:ins>
          <w:ins w:id="9380" w:author="冰蓝城 [2]" w:date="2019-10-22T17:17:31Z">
            <w:r>
              <w:rPr/>
              <w:fldChar w:fldCharType="end"/>
            </w:r>
          </w:ins>
          <w:ins w:id="9381" w:author="冰蓝城 [2]" w:date="2019-10-22T17:17:31Z">
            <w:r>
              <w:rPr>
                <w:rStyle w:val="16"/>
              </w:rPr>
              <w:fldChar w:fldCharType="end"/>
            </w:r>
          </w:ins>
        </w:p>
        <w:p>
          <w:pPr>
            <w:pStyle w:val="12"/>
            <w:tabs>
              <w:tab w:val="right" w:leader="dot" w:pos="9628"/>
            </w:tabs>
            <w:ind w:left="480" w:firstLine="480"/>
            <w:rPr>
              <w:ins w:id="9382" w:author="冰蓝城 [2]" w:date="2019-10-22T17:17:31Z"/>
              <w:rFonts w:asciiTheme="minorHAnsi" w:hAnsiTheme="minorHAnsi" w:eastAsiaTheme="minorEastAsia"/>
              <w:kern w:val="2"/>
              <w:sz w:val="21"/>
            </w:rPr>
          </w:pPr>
          <w:ins w:id="9383" w:author="冰蓝城 [2]" w:date="2019-10-22T17:17:31Z">
            <w:r>
              <w:rPr>
                <w:rStyle w:val="16"/>
              </w:rPr>
              <w:fldChar w:fldCharType="begin"/>
            </w:r>
          </w:ins>
          <w:ins w:id="9384" w:author="冰蓝城 [2]" w:date="2019-10-22T17:17:31Z">
            <w:r>
              <w:rPr>
                <w:rStyle w:val="16"/>
              </w:rPr>
              <w:instrText xml:space="preserve"> </w:instrText>
            </w:r>
          </w:ins>
          <w:ins w:id="9385" w:author="冰蓝城 [2]" w:date="2019-10-22T17:17:31Z">
            <w:r>
              <w:rPr/>
              <w:instrText xml:space="preserve">HYPERLINK \l "_Toc22592016"</w:instrText>
            </w:r>
          </w:ins>
          <w:ins w:id="9386" w:author="冰蓝城 [2]" w:date="2019-10-22T17:17:31Z">
            <w:r>
              <w:rPr>
                <w:rStyle w:val="16"/>
              </w:rPr>
              <w:instrText xml:space="preserve"> </w:instrText>
            </w:r>
          </w:ins>
          <w:ins w:id="9387" w:author="冰蓝城 [2]" w:date="2019-10-22T17:17:31Z">
            <w:r>
              <w:rPr>
                <w:rStyle w:val="16"/>
              </w:rPr>
              <w:fldChar w:fldCharType="separate"/>
            </w:r>
          </w:ins>
          <w:ins w:id="9388" w:author="冰蓝城 [2]" w:date="2019-10-22T17:17:31Z">
            <w:r>
              <w:rPr>
                <w:rStyle w:val="16"/>
              </w:rPr>
              <w:t xml:space="preserve">6.6 </w:t>
            </w:r>
          </w:ins>
          <w:ins w:id="9389" w:author="冰蓝城 [2]" w:date="2019-10-22T17:17:31Z">
            <w:r>
              <w:rPr>
                <w:rStyle w:val="16"/>
                <w:rFonts w:hint="eastAsia"/>
              </w:rPr>
              <w:t>图层选择</w:t>
            </w:r>
          </w:ins>
          <w:ins w:id="9390" w:author="冰蓝城 [2]" w:date="2019-10-22T17:17:31Z">
            <w:r>
              <w:rPr/>
              <w:tab/>
            </w:r>
          </w:ins>
          <w:ins w:id="9391" w:author="冰蓝城 [2]" w:date="2019-10-22T17:17:31Z">
            <w:r>
              <w:rPr/>
              <w:fldChar w:fldCharType="begin"/>
            </w:r>
          </w:ins>
          <w:ins w:id="9392" w:author="冰蓝城 [2]" w:date="2019-10-22T17:17:31Z">
            <w:r>
              <w:rPr/>
              <w:instrText xml:space="preserve"> PAGEREF _Toc22592016 \h </w:instrText>
            </w:r>
          </w:ins>
          <w:ins w:id="9393" w:author="冰蓝城 [2]" w:date="2019-10-22T17:17:31Z">
            <w:r>
              <w:rPr/>
              <w:fldChar w:fldCharType="separate"/>
            </w:r>
          </w:ins>
          <w:ins w:id="9394" w:author="冰蓝城 [2]" w:date="2019-10-22T17:17:31Z">
            <w:r>
              <w:rPr/>
              <w:t>32</w:t>
            </w:r>
          </w:ins>
          <w:ins w:id="9395" w:author="冰蓝城 [2]" w:date="2019-10-22T17:17:31Z">
            <w:r>
              <w:rPr/>
              <w:fldChar w:fldCharType="end"/>
            </w:r>
          </w:ins>
          <w:ins w:id="9396" w:author="冰蓝城 [2]" w:date="2019-10-22T17:17:31Z">
            <w:r>
              <w:rPr>
                <w:rStyle w:val="16"/>
              </w:rPr>
              <w:fldChar w:fldCharType="end"/>
            </w:r>
          </w:ins>
        </w:p>
        <w:p>
          <w:pPr>
            <w:pStyle w:val="12"/>
            <w:tabs>
              <w:tab w:val="right" w:leader="dot" w:pos="9628"/>
            </w:tabs>
            <w:ind w:left="480" w:firstLine="480"/>
            <w:rPr>
              <w:ins w:id="9397" w:author="冰蓝城 [2]" w:date="2019-10-22T17:17:31Z"/>
              <w:rFonts w:asciiTheme="minorHAnsi" w:hAnsiTheme="minorHAnsi" w:eastAsiaTheme="minorEastAsia"/>
              <w:kern w:val="2"/>
              <w:sz w:val="21"/>
            </w:rPr>
          </w:pPr>
          <w:ins w:id="9398" w:author="冰蓝城 [2]" w:date="2019-10-22T17:17:31Z">
            <w:r>
              <w:rPr>
                <w:rStyle w:val="16"/>
              </w:rPr>
              <w:fldChar w:fldCharType="begin"/>
            </w:r>
          </w:ins>
          <w:ins w:id="9399" w:author="冰蓝城 [2]" w:date="2019-10-22T17:17:31Z">
            <w:r>
              <w:rPr>
                <w:rStyle w:val="16"/>
              </w:rPr>
              <w:instrText xml:space="preserve"> </w:instrText>
            </w:r>
          </w:ins>
          <w:ins w:id="9400" w:author="冰蓝城 [2]" w:date="2019-10-22T17:17:31Z">
            <w:r>
              <w:rPr/>
              <w:instrText xml:space="preserve">HYPERLINK \l "_Toc22592017"</w:instrText>
            </w:r>
          </w:ins>
          <w:ins w:id="9401" w:author="冰蓝城 [2]" w:date="2019-10-22T17:17:31Z">
            <w:r>
              <w:rPr>
                <w:rStyle w:val="16"/>
              </w:rPr>
              <w:instrText xml:space="preserve"> </w:instrText>
            </w:r>
          </w:ins>
          <w:ins w:id="9402" w:author="冰蓝城 [2]" w:date="2019-10-22T17:17:31Z">
            <w:r>
              <w:rPr>
                <w:rStyle w:val="16"/>
              </w:rPr>
              <w:fldChar w:fldCharType="separate"/>
            </w:r>
          </w:ins>
          <w:ins w:id="9403" w:author="冰蓝城 [2]" w:date="2019-10-22T17:17:31Z">
            <w:r>
              <w:rPr>
                <w:rStyle w:val="16"/>
              </w:rPr>
              <w:t xml:space="preserve">6.7 </w:t>
            </w:r>
          </w:ins>
          <w:ins w:id="9404" w:author="冰蓝城 [2]" w:date="2019-10-22T17:17:31Z">
            <w:r>
              <w:rPr>
                <w:rStyle w:val="16"/>
                <w:rFonts w:hint="eastAsia"/>
              </w:rPr>
              <w:t>信息标记</w:t>
            </w:r>
          </w:ins>
          <w:ins w:id="9405" w:author="冰蓝城 [2]" w:date="2019-10-22T17:17:31Z">
            <w:r>
              <w:rPr/>
              <w:tab/>
            </w:r>
          </w:ins>
          <w:ins w:id="9406" w:author="冰蓝城 [2]" w:date="2019-10-22T17:17:31Z">
            <w:r>
              <w:rPr/>
              <w:fldChar w:fldCharType="begin"/>
            </w:r>
          </w:ins>
          <w:ins w:id="9407" w:author="冰蓝城 [2]" w:date="2019-10-22T17:17:31Z">
            <w:r>
              <w:rPr/>
              <w:instrText xml:space="preserve"> PAGEREF _Toc22592017 \h </w:instrText>
            </w:r>
          </w:ins>
          <w:ins w:id="9408" w:author="冰蓝城 [2]" w:date="2019-10-22T17:17:31Z">
            <w:r>
              <w:rPr/>
              <w:fldChar w:fldCharType="separate"/>
            </w:r>
          </w:ins>
          <w:ins w:id="9409" w:author="冰蓝城 [2]" w:date="2019-10-22T17:17:31Z">
            <w:r>
              <w:rPr/>
              <w:t>32</w:t>
            </w:r>
          </w:ins>
          <w:ins w:id="9410" w:author="冰蓝城 [2]" w:date="2019-10-22T17:17:31Z">
            <w:r>
              <w:rPr/>
              <w:fldChar w:fldCharType="end"/>
            </w:r>
          </w:ins>
          <w:ins w:id="9411" w:author="冰蓝城 [2]" w:date="2019-10-22T17:17:31Z">
            <w:r>
              <w:rPr>
                <w:rStyle w:val="16"/>
              </w:rPr>
              <w:fldChar w:fldCharType="end"/>
            </w:r>
          </w:ins>
        </w:p>
        <w:p>
          <w:pPr>
            <w:pStyle w:val="12"/>
            <w:tabs>
              <w:tab w:val="right" w:leader="dot" w:pos="9628"/>
            </w:tabs>
            <w:ind w:left="480" w:firstLine="480"/>
            <w:rPr>
              <w:ins w:id="9412" w:author="冰蓝城 [2]" w:date="2019-10-22T17:17:31Z"/>
              <w:rFonts w:asciiTheme="minorHAnsi" w:hAnsiTheme="minorHAnsi" w:eastAsiaTheme="minorEastAsia"/>
              <w:kern w:val="2"/>
              <w:sz w:val="21"/>
            </w:rPr>
          </w:pPr>
          <w:ins w:id="9413" w:author="冰蓝城 [2]" w:date="2019-10-22T17:17:31Z">
            <w:r>
              <w:rPr>
                <w:rStyle w:val="16"/>
              </w:rPr>
              <w:fldChar w:fldCharType="begin"/>
            </w:r>
          </w:ins>
          <w:ins w:id="9414" w:author="冰蓝城 [2]" w:date="2019-10-22T17:17:31Z">
            <w:r>
              <w:rPr>
                <w:rStyle w:val="16"/>
              </w:rPr>
              <w:instrText xml:space="preserve"> </w:instrText>
            </w:r>
          </w:ins>
          <w:ins w:id="9415" w:author="冰蓝城 [2]" w:date="2019-10-22T17:17:31Z">
            <w:r>
              <w:rPr/>
              <w:instrText xml:space="preserve">HYPERLINK \l "_Toc22592018"</w:instrText>
            </w:r>
          </w:ins>
          <w:ins w:id="9416" w:author="冰蓝城 [2]" w:date="2019-10-22T17:17:31Z">
            <w:r>
              <w:rPr>
                <w:rStyle w:val="16"/>
              </w:rPr>
              <w:instrText xml:space="preserve"> </w:instrText>
            </w:r>
          </w:ins>
          <w:ins w:id="9417" w:author="冰蓝城 [2]" w:date="2019-10-22T17:17:31Z">
            <w:r>
              <w:rPr>
                <w:rStyle w:val="16"/>
              </w:rPr>
              <w:fldChar w:fldCharType="separate"/>
            </w:r>
          </w:ins>
          <w:ins w:id="9418" w:author="冰蓝城 [2]" w:date="2019-10-22T17:17:31Z">
            <w:r>
              <w:rPr>
                <w:rStyle w:val="16"/>
              </w:rPr>
              <w:t xml:space="preserve">6.8 </w:t>
            </w:r>
          </w:ins>
          <w:ins w:id="9419" w:author="冰蓝城 [2]" w:date="2019-10-22T17:17:31Z">
            <w:r>
              <w:rPr>
                <w:rStyle w:val="16"/>
                <w:rFonts w:hint="eastAsia"/>
              </w:rPr>
              <w:t>信息发布</w:t>
            </w:r>
          </w:ins>
          <w:ins w:id="9420" w:author="冰蓝城 [2]" w:date="2019-10-22T17:17:31Z">
            <w:r>
              <w:rPr/>
              <w:tab/>
            </w:r>
          </w:ins>
          <w:ins w:id="9421" w:author="冰蓝城 [2]" w:date="2019-10-22T17:17:31Z">
            <w:r>
              <w:rPr/>
              <w:fldChar w:fldCharType="begin"/>
            </w:r>
          </w:ins>
          <w:ins w:id="9422" w:author="冰蓝城 [2]" w:date="2019-10-22T17:17:31Z">
            <w:r>
              <w:rPr/>
              <w:instrText xml:space="preserve"> PAGEREF _Toc22592018 \h </w:instrText>
            </w:r>
          </w:ins>
          <w:ins w:id="9423" w:author="冰蓝城 [2]" w:date="2019-10-22T17:17:31Z">
            <w:r>
              <w:rPr/>
              <w:fldChar w:fldCharType="separate"/>
            </w:r>
          </w:ins>
          <w:ins w:id="9424" w:author="冰蓝城 [2]" w:date="2019-10-22T17:17:31Z">
            <w:r>
              <w:rPr/>
              <w:t>32</w:t>
            </w:r>
          </w:ins>
          <w:ins w:id="9425" w:author="冰蓝城 [2]" w:date="2019-10-22T17:17:31Z">
            <w:r>
              <w:rPr/>
              <w:fldChar w:fldCharType="end"/>
            </w:r>
          </w:ins>
          <w:ins w:id="9426" w:author="冰蓝城 [2]" w:date="2019-10-22T17:17:31Z">
            <w:r>
              <w:rPr>
                <w:rStyle w:val="16"/>
              </w:rPr>
              <w:fldChar w:fldCharType="end"/>
            </w:r>
          </w:ins>
        </w:p>
        <w:p>
          <w:pPr>
            <w:pStyle w:val="11"/>
            <w:tabs>
              <w:tab w:val="right" w:leader="dot" w:pos="9628"/>
            </w:tabs>
            <w:ind w:firstLine="480"/>
            <w:rPr>
              <w:ins w:id="9427" w:author="冰蓝城 [2]" w:date="2019-10-22T17:17:31Z"/>
              <w:rFonts w:asciiTheme="minorHAnsi" w:hAnsiTheme="minorHAnsi" w:eastAsiaTheme="minorEastAsia"/>
              <w:kern w:val="2"/>
              <w:sz w:val="21"/>
            </w:rPr>
          </w:pPr>
          <w:ins w:id="9428" w:author="冰蓝城 [2]" w:date="2019-10-22T17:17:31Z">
            <w:r>
              <w:rPr>
                <w:rStyle w:val="16"/>
              </w:rPr>
              <w:fldChar w:fldCharType="begin"/>
            </w:r>
          </w:ins>
          <w:ins w:id="9429" w:author="冰蓝城 [2]" w:date="2019-10-22T17:17:31Z">
            <w:r>
              <w:rPr>
                <w:rStyle w:val="16"/>
              </w:rPr>
              <w:instrText xml:space="preserve"> </w:instrText>
            </w:r>
          </w:ins>
          <w:ins w:id="9430" w:author="冰蓝城 [2]" w:date="2019-10-22T17:17:31Z">
            <w:r>
              <w:rPr/>
              <w:instrText xml:space="preserve">HYPERLINK \l "_Toc22592019"</w:instrText>
            </w:r>
          </w:ins>
          <w:ins w:id="9431" w:author="冰蓝城 [2]" w:date="2019-10-22T17:17:31Z">
            <w:r>
              <w:rPr>
                <w:rStyle w:val="16"/>
              </w:rPr>
              <w:instrText xml:space="preserve"> </w:instrText>
            </w:r>
          </w:ins>
          <w:ins w:id="9432" w:author="冰蓝城 [2]" w:date="2019-10-22T17:17:31Z">
            <w:r>
              <w:rPr>
                <w:rStyle w:val="16"/>
              </w:rPr>
              <w:fldChar w:fldCharType="separate"/>
            </w:r>
          </w:ins>
          <w:ins w:id="9433" w:author="冰蓝城 [2]" w:date="2019-10-22T17:17:31Z">
            <w:r>
              <w:rPr>
                <w:rStyle w:val="16"/>
              </w:rPr>
              <w:t>7</w:t>
            </w:r>
          </w:ins>
          <w:ins w:id="9434" w:author="冰蓝城 [2]" w:date="2019-10-22T17:17:31Z">
            <w:r>
              <w:rPr>
                <w:rStyle w:val="16"/>
                <w:rFonts w:hint="eastAsia"/>
              </w:rPr>
              <w:t>、重要技术难点及解决方案</w:t>
            </w:r>
          </w:ins>
          <w:ins w:id="9435" w:author="冰蓝城 [2]" w:date="2019-10-22T17:17:31Z">
            <w:r>
              <w:rPr/>
              <w:tab/>
            </w:r>
          </w:ins>
          <w:ins w:id="9436" w:author="冰蓝城 [2]" w:date="2019-10-22T17:17:31Z">
            <w:r>
              <w:rPr/>
              <w:fldChar w:fldCharType="begin"/>
            </w:r>
          </w:ins>
          <w:ins w:id="9437" w:author="冰蓝城 [2]" w:date="2019-10-22T17:17:31Z">
            <w:r>
              <w:rPr/>
              <w:instrText xml:space="preserve"> PAGEREF _Toc22592019 \h </w:instrText>
            </w:r>
          </w:ins>
          <w:ins w:id="9438" w:author="冰蓝城 [2]" w:date="2019-10-22T17:17:31Z">
            <w:r>
              <w:rPr/>
              <w:fldChar w:fldCharType="separate"/>
            </w:r>
          </w:ins>
          <w:ins w:id="9439" w:author="冰蓝城 [2]" w:date="2019-10-22T17:17:31Z">
            <w:r>
              <w:rPr/>
              <w:t>32</w:t>
            </w:r>
          </w:ins>
          <w:ins w:id="9440" w:author="冰蓝城 [2]" w:date="2019-10-22T17:17:31Z">
            <w:r>
              <w:rPr/>
              <w:fldChar w:fldCharType="end"/>
            </w:r>
          </w:ins>
          <w:ins w:id="9441" w:author="冰蓝城 [2]" w:date="2019-10-22T17:17:31Z">
            <w:r>
              <w:rPr>
                <w:rStyle w:val="16"/>
              </w:rPr>
              <w:fldChar w:fldCharType="end"/>
            </w:r>
          </w:ins>
        </w:p>
        <w:p>
          <w:pPr>
            <w:spacing w:line="240" w:lineRule="auto"/>
            <w:ind w:firstLine="480"/>
            <w:rPr>
              <w:ins w:id="9442" w:author="冰蓝城 [2]" w:date="2019-10-22T17:17:31Z"/>
            </w:rPr>
          </w:pPr>
          <w:ins w:id="9443" w:author="冰蓝城 [2]" w:date="2019-10-22T17:17:31Z">
            <w:r>
              <w:rPr>
                <w:sz w:val="21"/>
              </w:rPr>
              <w:fldChar w:fldCharType="end"/>
            </w:r>
          </w:ins>
        </w:p>
        <w:customXmlInsRangeStart w:id="9445" w:author="冰蓝城 [2]" w:date="2019-10-22T17:17:31Z"/>
      </w:sdtContent>
    </w:sdt>
    <w:customXmlInsRangeEnd w:id="9445"/>
    <w:p>
      <w:pPr>
        <w:pStyle w:val="2"/>
        <w:spacing w:before="120" w:after="120"/>
        <w:rPr>
          <w:ins w:id="9446" w:author="冰蓝城 [2]" w:date="2019-10-22T17:17:31Z"/>
        </w:rPr>
      </w:pPr>
      <w:ins w:id="9447" w:author="冰蓝城 [2]" w:date="2019-10-22T17:17:31Z">
        <w:r>
          <w:rPr>
            <w:rFonts w:hint="eastAsia"/>
          </w:rPr>
          <w:t>1、引言</w:t>
        </w:r>
      </w:ins>
    </w:p>
    <w:p>
      <w:pPr>
        <w:pStyle w:val="3"/>
        <w:ind w:firstLine="151"/>
        <w:rPr>
          <w:ins w:id="9448" w:author="冰蓝城 [2]" w:date="2019-10-22T17:17:31Z"/>
        </w:rPr>
      </w:pPr>
      <w:ins w:id="9449" w:author="冰蓝城 [2]" w:date="2019-10-22T17:17:31Z">
        <w:r>
          <w:rPr>
            <w:rFonts w:hint="eastAsia"/>
          </w:rPr>
          <w:t>1.1编写目的</w:t>
        </w:r>
      </w:ins>
    </w:p>
    <w:p>
      <w:pPr>
        <w:ind w:firstLine="480"/>
        <w:rPr>
          <w:ins w:id="9450" w:author="冰蓝城 [2]" w:date="2019-10-22T17:17:31Z"/>
        </w:rPr>
      </w:pPr>
      <w:ins w:id="9451" w:author="冰蓝城 [2]" w:date="2019-10-22T17:17:31Z">
        <w:r>
          <w:rPr>
            <w:rFonts w:hint="eastAsia"/>
          </w:rPr>
          <w:t>该文档负责说明软件的详细设计，为编码和测试工作提供依据。根据软件需求分析的结 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 如何实现各个模块的内部功能，即模块设计。模块的设计会为各子系统设计算法，是整个软件开发过程中所有后续工作的指导。</w:t>
        </w:r>
      </w:ins>
    </w:p>
    <w:p>
      <w:pPr>
        <w:ind w:firstLine="480"/>
        <w:rPr>
          <w:ins w:id="9452" w:author="冰蓝城 [2]" w:date="2019-10-22T17:17:31Z"/>
        </w:rPr>
      </w:pPr>
      <w:ins w:id="9453" w:author="冰蓝城 [2]" w:date="2019-10-22T17:17:31Z">
        <w:r>
          <w:rPr>
            <w:rFonts w:hint="eastAsia"/>
          </w:rPr>
          <w:t>本文档面向多种读者对象：</w:t>
        </w:r>
      </w:ins>
    </w:p>
    <w:p>
      <w:pPr>
        <w:ind w:firstLine="480"/>
        <w:rPr>
          <w:ins w:id="9454" w:author="冰蓝城 [2]" w:date="2019-10-22T17:17:31Z"/>
        </w:rPr>
      </w:pPr>
      <w:ins w:id="9455" w:author="冰蓝城 [2]" w:date="2019-10-22T17:17:31Z">
        <w:r>
          <w:rPr>
            <w:rFonts w:hint="eastAsia"/>
          </w:rPr>
          <w:t>（</w:t>
        </w:r>
      </w:ins>
      <w:ins w:id="9456" w:author="冰蓝城 [2]" w:date="2019-10-22T17:17:31Z">
        <w:r>
          <w:rPr/>
          <w:t>1</w:t>
        </w:r>
      </w:ins>
      <w:ins w:id="9457" w:author="冰蓝城 [2]" w:date="2019-10-22T17:17:31Z">
        <w:r>
          <w:rPr>
            <w:rFonts w:hint="eastAsia"/>
          </w:rPr>
          <w:t>）软件编写人员：了解数据结构，数据形式以及需实现的功能，据此进行软件编写。</w:t>
        </w:r>
      </w:ins>
    </w:p>
    <w:p>
      <w:pPr>
        <w:ind w:firstLine="480"/>
        <w:rPr>
          <w:ins w:id="9458" w:author="冰蓝城 [2]" w:date="2019-10-22T17:17:31Z"/>
        </w:rPr>
      </w:pPr>
      <w:ins w:id="9459" w:author="冰蓝城 [2]" w:date="2019-10-22T17:17:31Z">
        <w:r>
          <w:rPr>
            <w:rFonts w:hint="eastAsia"/>
          </w:rPr>
          <w:t>（</w:t>
        </w:r>
      </w:ins>
      <w:ins w:id="9460" w:author="冰蓝城 [2]" w:date="2019-10-22T17:17:31Z">
        <w:r>
          <w:rPr/>
          <w:t>2</w:t>
        </w:r>
      </w:ins>
      <w:ins w:id="9461" w:author="冰蓝城 [2]" w:date="2019-10-22T17:17:31Z">
        <w:r>
          <w:rPr>
            <w:rFonts w:hint="eastAsia"/>
          </w:rPr>
          <w:t>）软件测试人员：根据此文档编写测试用例，对软件产品进行功能性测试。</w:t>
        </w:r>
      </w:ins>
    </w:p>
    <w:p>
      <w:pPr>
        <w:pStyle w:val="3"/>
        <w:ind w:firstLine="151"/>
        <w:rPr>
          <w:ins w:id="9462" w:author="冰蓝城 [2]" w:date="2019-10-22T17:17:31Z"/>
        </w:rPr>
      </w:pPr>
      <w:ins w:id="9463" w:author="冰蓝城 [2]" w:date="2019-10-22T17:17:31Z">
        <w:r>
          <w:rPr>
            <w:rFonts w:hint="eastAsia"/>
          </w:rPr>
          <w:t>1.2项目背景</w:t>
        </w:r>
      </w:ins>
    </w:p>
    <w:p>
      <w:pPr>
        <w:ind w:firstLine="480"/>
        <w:rPr>
          <w:ins w:id="9464" w:author="冰蓝城 [2]" w:date="2019-10-22T17:17:31Z"/>
        </w:rPr>
      </w:pPr>
      <w:ins w:id="9465" w:author="冰蓝城 [2]" w:date="2019-10-22T17:17:31Z">
        <w:r>
          <w:rPr>
            <w:rFonts w:hint="eastAsia"/>
          </w:rPr>
          <w:t>项目名称：</w:t>
        </w:r>
      </w:ins>
      <w:ins w:id="9466" w:author="冰蓝城 [2]" w:date="2019-10-22T17:17:31Z">
        <w:r>
          <w:rPr/>
          <w:t>4D GIS</w:t>
        </w:r>
      </w:ins>
      <w:ins w:id="9467" w:author="冰蓝城 [2]" w:date="2019-10-22T17:17:31Z">
        <w:r>
          <w:rPr>
            <w:rFonts w:hint="eastAsia"/>
          </w:rPr>
          <w:t>标记系统</w:t>
        </w:r>
      </w:ins>
    </w:p>
    <w:p>
      <w:pPr>
        <w:ind w:firstLine="480"/>
        <w:rPr>
          <w:ins w:id="9468" w:author="冰蓝城 [2]" w:date="2019-10-22T17:17:31Z"/>
        </w:rPr>
      </w:pPr>
      <w:ins w:id="9469" w:author="冰蓝城 [2]" w:date="2019-10-22T17:17:31Z">
        <w:r>
          <w:rPr>
            <w:rFonts w:hint="eastAsia"/>
          </w:rPr>
          <w:t>近来，行业普遍认为GIS将朝着普适化、智能化方向发展。在未来，任何人都可以在任何地方，拿着任意终端访问GIS服务，而不局限于特定用户和专业的终端，希望使普通用户也能够通过多媒介进行访问。随着云计算技术、移动终端、物联网等技术的快速发展，这一想法是极有可能实现的。因此，我们希望创造一个GIS环境，把大家的知识和经验用地图的方式来表达，让用户非常方便的获得地图数据，满足他们对于出行、旅游、测绘、科研等方面的需求。</w:t>
        </w:r>
      </w:ins>
    </w:p>
    <w:p>
      <w:pPr>
        <w:pStyle w:val="3"/>
        <w:ind w:firstLine="151"/>
        <w:rPr>
          <w:ins w:id="9470" w:author="冰蓝城 [2]" w:date="2019-10-22T17:17:31Z"/>
        </w:rPr>
      </w:pPr>
      <w:ins w:id="9471" w:author="冰蓝城 [2]" w:date="2019-10-22T17:17:31Z">
        <w:r>
          <w:rPr>
            <w:rFonts w:hint="eastAsia"/>
          </w:rPr>
          <w:t>1.3设计目标</w:t>
        </w:r>
      </w:ins>
    </w:p>
    <w:p>
      <w:pPr>
        <w:ind w:firstLine="480"/>
        <w:rPr>
          <w:ins w:id="9472" w:author="冰蓝城 [2]" w:date="2019-10-22T17:17:31Z"/>
        </w:rPr>
      </w:pPr>
      <w:ins w:id="9473" w:author="冰蓝城 [2]" w:date="2019-10-22T17:17:31Z">
        <w:r>
          <w:rPr/>
          <w:t>本系统的设计说明书主要分为</w:t>
        </w:r>
      </w:ins>
      <w:ins w:id="9474" w:author="冰蓝城 [2]" w:date="2019-10-22T17:17:31Z">
        <w:r>
          <w:rPr>
            <w:rFonts w:hint="eastAsia"/>
          </w:rPr>
          <w:t>四</w:t>
        </w:r>
      </w:ins>
      <w:ins w:id="9475" w:author="冰蓝城 [2]" w:date="2019-10-22T17:17:31Z">
        <w:r>
          <w:rPr/>
          <w:t>个部分来完成：功能设计、数据结构设计</w:t>
        </w:r>
      </w:ins>
      <w:ins w:id="9476" w:author="冰蓝城 [2]" w:date="2019-10-22T17:17:31Z">
        <w:r>
          <w:rPr>
            <w:rFonts w:hint="eastAsia"/>
          </w:rPr>
          <w:t>、</w:t>
        </w:r>
      </w:ins>
      <w:ins w:id="9477" w:author="冰蓝城 [2]" w:date="2019-10-22T17:17:31Z">
        <w:r>
          <w:rPr/>
          <w:t>界面设计</w:t>
        </w:r>
      </w:ins>
      <w:ins w:id="9478" w:author="冰蓝城 [2]" w:date="2019-10-22T17:17:31Z">
        <w:r>
          <w:rPr>
            <w:rFonts w:hint="eastAsia"/>
          </w:rPr>
          <w:t>及程序伪代码的实现</w:t>
        </w:r>
      </w:ins>
      <w:ins w:id="9479" w:author="冰蓝城 [2]" w:date="2019-10-22T17:17:31Z">
        <w:r>
          <w:rPr/>
          <w:t>。功能设计部分将完成本系统的功能建模，包括软件的</w:t>
        </w:r>
      </w:ins>
      <w:ins w:id="9480" w:author="冰蓝城 [2]" w:date="2019-10-22T17:17:31Z">
        <w:r>
          <w:rPr>
            <w:rFonts w:hint="eastAsia"/>
          </w:rPr>
          <w:t>类图</w:t>
        </w:r>
      </w:ins>
      <w:ins w:id="9481" w:author="冰蓝城 [2]" w:date="2019-10-22T17:17:31Z">
        <w:r>
          <w:rPr/>
          <w:t>、数据流图等；数据结构设计部分讲完成软件的数据建模，其中包括数据的ER图、数据结构定义和数据库表的设计；界面设计部分将完成简要的界面设计和接口模块的设计。</w:t>
        </w:r>
      </w:ins>
      <w:ins w:id="9482" w:author="冰蓝城 [2]" w:date="2019-10-22T17:17:31Z">
        <w:r>
          <w:rPr>
            <w:rFonts w:hint="eastAsia"/>
          </w:rPr>
          <w:t>后续的软件开发编码人员和测试人员可根据此设计说明书进行编写。</w:t>
        </w:r>
      </w:ins>
    </w:p>
    <w:p>
      <w:pPr>
        <w:pStyle w:val="3"/>
        <w:ind w:firstLine="151"/>
        <w:rPr>
          <w:ins w:id="9483" w:author="冰蓝城 [2]" w:date="2019-10-22T17:17:31Z"/>
        </w:rPr>
      </w:pPr>
      <w:ins w:id="9484" w:author="冰蓝城 [2]" w:date="2019-10-22T17:17:31Z">
        <w:r>
          <w:rPr>
            <w:rFonts w:hint="eastAsia"/>
          </w:rPr>
          <w:t>1.4运行环境</w:t>
        </w:r>
      </w:ins>
    </w:p>
    <w:p>
      <w:pPr>
        <w:pStyle w:val="29"/>
        <w:numPr>
          <w:ilvl w:val="0"/>
          <w:numId w:val="2"/>
        </w:numPr>
        <w:ind w:firstLineChars="0"/>
        <w:rPr>
          <w:ins w:id="9485" w:author="冰蓝城 [2]" w:date="2019-10-22T17:17:31Z"/>
          <w:b/>
        </w:rPr>
      </w:pPr>
      <w:ins w:id="9486" w:author="冰蓝城 [2]" w:date="2019-10-22T17:17:31Z">
        <w:r>
          <w:rPr>
            <w:rFonts w:hint="eastAsia"/>
            <w:b/>
          </w:rPr>
          <w:t>客户端程序：</w:t>
        </w:r>
      </w:ins>
    </w:p>
    <w:p>
      <w:pPr>
        <w:ind w:firstLine="480"/>
        <w:rPr>
          <w:ins w:id="9487" w:author="冰蓝城 [2]" w:date="2019-10-22T17:17:31Z"/>
        </w:rPr>
      </w:pPr>
      <w:ins w:id="9488" w:author="冰蓝城 [2]" w:date="2019-10-22T17:17:31Z">
        <w:r>
          <w:rPr>
            <w:rFonts w:hint="eastAsia"/>
          </w:rPr>
          <w:t>客户端程序可以运行在装有 Android 操作系统或IOS的智能手机、平板电脑上，web网页以及个人笔记本电脑上，需要满足的具体要求如下：</w:t>
        </w:r>
      </w:ins>
    </w:p>
    <w:p>
      <w:pPr>
        <w:ind w:firstLine="480"/>
        <w:rPr>
          <w:ins w:id="9489" w:author="冰蓝城 [2]" w:date="2019-10-22T17:17:31Z"/>
        </w:rPr>
      </w:pPr>
      <w:ins w:id="9490" w:author="冰蓝城 [2]" w:date="2019-10-22T17:17:31Z">
        <w:r>
          <w:rPr>
            <w:rFonts w:hint="eastAsia"/>
          </w:rPr>
          <w:t>Android系统：</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491" w:author="冰蓝城 [2]" w:date="2019-10-22T17:17:31Z"/>
        </w:trPr>
        <w:tc>
          <w:tcPr>
            <w:tcW w:w="2694" w:type="dxa"/>
          </w:tcPr>
          <w:p>
            <w:pPr>
              <w:ind w:firstLine="0" w:firstLineChars="0"/>
              <w:jc w:val="center"/>
              <w:rPr>
                <w:ins w:id="9492" w:author="冰蓝城 [2]" w:date="2019-10-22T17:17:31Z"/>
              </w:rPr>
            </w:pPr>
            <w:ins w:id="9493" w:author="冰蓝城 [2]" w:date="2019-10-22T17:17:31Z">
              <w:r>
                <w:rPr>
                  <w:rFonts w:hint="eastAsia"/>
                </w:rPr>
                <w:t>操作系统</w:t>
              </w:r>
            </w:ins>
          </w:p>
        </w:tc>
        <w:tc>
          <w:tcPr>
            <w:tcW w:w="4677" w:type="dxa"/>
          </w:tcPr>
          <w:p>
            <w:pPr>
              <w:ind w:firstLine="0" w:firstLineChars="0"/>
              <w:jc w:val="center"/>
              <w:rPr>
                <w:ins w:id="9494" w:author="冰蓝城 [2]" w:date="2019-10-22T17:17:31Z"/>
              </w:rPr>
            </w:pPr>
            <w:ins w:id="9495" w:author="冰蓝城 [2]" w:date="2019-10-22T17:17:31Z">
              <w:r>
                <w:rPr>
                  <w:rFonts w:hint="eastAsia"/>
                </w:rPr>
                <w:t>Android 4.1  以上</w:t>
              </w:r>
            </w:ins>
          </w:p>
        </w:tc>
      </w:tr>
      <w:tr>
        <w:tblPrEx>
          <w:tblLayout w:type="fixed"/>
        </w:tblPrEx>
        <w:trPr>
          <w:ins w:id="9496" w:author="冰蓝城 [2]" w:date="2019-10-22T17:17:31Z"/>
        </w:trPr>
        <w:tc>
          <w:tcPr>
            <w:tcW w:w="2694" w:type="dxa"/>
          </w:tcPr>
          <w:p>
            <w:pPr>
              <w:ind w:firstLine="0" w:firstLineChars="0"/>
              <w:jc w:val="center"/>
              <w:rPr>
                <w:ins w:id="9497" w:author="冰蓝城 [2]" w:date="2019-10-22T17:17:31Z"/>
              </w:rPr>
            </w:pPr>
            <w:ins w:id="9498" w:author="冰蓝城 [2]" w:date="2019-10-22T17:17:31Z">
              <w:r>
                <w:rPr>
                  <w:rFonts w:hint="eastAsia"/>
                </w:rPr>
                <w:t>处理器</w:t>
              </w:r>
            </w:ins>
          </w:p>
        </w:tc>
        <w:tc>
          <w:tcPr>
            <w:tcW w:w="4677" w:type="dxa"/>
          </w:tcPr>
          <w:p>
            <w:pPr>
              <w:ind w:firstLine="0" w:firstLineChars="0"/>
              <w:jc w:val="center"/>
              <w:rPr>
                <w:ins w:id="9499" w:author="冰蓝城 [2]" w:date="2019-10-22T17:17:31Z"/>
              </w:rPr>
            </w:pPr>
            <w:ins w:id="9500" w:author="冰蓝城 [2]" w:date="2019-10-22T17:17:31Z">
              <w:r>
                <w:rPr>
                  <w:rFonts w:hint="eastAsia"/>
                </w:rPr>
                <w:t>高通骁龙  200 以上 </w:t>
              </w:r>
            </w:ins>
          </w:p>
        </w:tc>
      </w:tr>
      <w:tr>
        <w:tblPrEx>
          <w:tblLayout w:type="fixed"/>
        </w:tblPrEx>
        <w:trPr>
          <w:ins w:id="9501" w:author="冰蓝城 [2]" w:date="2019-10-22T17:17:31Z"/>
        </w:trPr>
        <w:tc>
          <w:tcPr>
            <w:tcW w:w="2694" w:type="dxa"/>
          </w:tcPr>
          <w:p>
            <w:pPr>
              <w:ind w:firstLine="0" w:firstLineChars="0"/>
              <w:jc w:val="center"/>
              <w:rPr>
                <w:ins w:id="9502" w:author="冰蓝城 [2]" w:date="2019-10-22T17:17:31Z"/>
              </w:rPr>
            </w:pPr>
            <w:ins w:id="9503" w:author="冰蓝城 [2]" w:date="2019-10-22T17:17:31Z">
              <w:r>
                <w:rPr>
                  <w:rFonts w:hint="eastAsia"/>
                </w:rPr>
                <w:t>运行RAM</w:t>
              </w:r>
            </w:ins>
          </w:p>
        </w:tc>
        <w:tc>
          <w:tcPr>
            <w:tcW w:w="4677" w:type="dxa"/>
          </w:tcPr>
          <w:p>
            <w:pPr>
              <w:ind w:firstLine="0" w:firstLineChars="0"/>
              <w:jc w:val="center"/>
              <w:rPr>
                <w:ins w:id="9504" w:author="冰蓝城 [2]" w:date="2019-10-22T17:17:31Z"/>
              </w:rPr>
            </w:pPr>
            <w:ins w:id="9505" w:author="冰蓝城 [2]" w:date="2019-10-22T17:17:31Z">
              <w:r>
                <w:rPr/>
                <w:t>1</w:t>
              </w:r>
            </w:ins>
            <w:ins w:id="9506" w:author="冰蓝城 [2]" w:date="2019-10-22T17:17:31Z">
              <w:r>
                <w:rPr>
                  <w:rFonts w:hint="eastAsia"/>
                </w:rPr>
                <w:t>G 以上</w:t>
              </w:r>
            </w:ins>
          </w:p>
        </w:tc>
      </w:tr>
      <w:tr>
        <w:tblPrEx>
          <w:tblLayout w:type="fixed"/>
        </w:tblPrEx>
        <w:trPr>
          <w:ins w:id="9507" w:author="冰蓝城 [2]" w:date="2019-10-22T17:17:31Z"/>
        </w:trPr>
        <w:tc>
          <w:tcPr>
            <w:tcW w:w="2694" w:type="dxa"/>
          </w:tcPr>
          <w:p>
            <w:pPr>
              <w:ind w:firstLine="0" w:firstLineChars="0"/>
              <w:jc w:val="center"/>
              <w:rPr>
                <w:ins w:id="9508" w:author="冰蓝城 [2]" w:date="2019-10-22T17:17:31Z"/>
              </w:rPr>
            </w:pPr>
            <w:ins w:id="9509" w:author="冰蓝城 [2]" w:date="2019-10-22T17:17:31Z">
              <w:r>
                <w:rPr>
                  <w:rFonts w:hint="eastAsia"/>
                </w:rPr>
                <w:t>存储空间</w:t>
              </w:r>
            </w:ins>
          </w:p>
        </w:tc>
        <w:tc>
          <w:tcPr>
            <w:tcW w:w="4677" w:type="dxa"/>
          </w:tcPr>
          <w:p>
            <w:pPr>
              <w:ind w:firstLine="0" w:firstLineChars="0"/>
              <w:jc w:val="center"/>
              <w:rPr>
                <w:ins w:id="9510" w:author="冰蓝城 [2]" w:date="2019-10-22T17:17:31Z"/>
              </w:rPr>
            </w:pPr>
            <w:ins w:id="9511" w:author="冰蓝城 [2]" w:date="2019-10-22T17:17:31Z">
              <w:r>
                <w:rPr>
                  <w:rFonts w:hint="eastAsia"/>
                </w:rPr>
                <w:t>50MB 以上 </w:t>
              </w:r>
            </w:ins>
          </w:p>
        </w:tc>
      </w:tr>
      <w:tr>
        <w:tblPrEx>
          <w:tblLayout w:type="fixed"/>
        </w:tblPrEx>
        <w:trPr>
          <w:ins w:id="9512" w:author="冰蓝城 [2]" w:date="2019-10-22T17:17:31Z"/>
        </w:trPr>
        <w:tc>
          <w:tcPr>
            <w:tcW w:w="2694" w:type="dxa"/>
          </w:tcPr>
          <w:p>
            <w:pPr>
              <w:ind w:firstLine="0" w:firstLineChars="0"/>
              <w:jc w:val="center"/>
              <w:rPr>
                <w:ins w:id="9513" w:author="冰蓝城 [2]" w:date="2019-10-22T17:17:31Z"/>
              </w:rPr>
            </w:pPr>
            <w:ins w:id="9514" w:author="冰蓝城 [2]" w:date="2019-10-22T17:17:31Z">
              <w:r>
                <w:rPr>
                  <w:rFonts w:hint="eastAsia"/>
                </w:rPr>
                <w:t>其他要求</w:t>
              </w:r>
            </w:ins>
          </w:p>
        </w:tc>
        <w:tc>
          <w:tcPr>
            <w:tcW w:w="4677" w:type="dxa"/>
          </w:tcPr>
          <w:p>
            <w:pPr>
              <w:ind w:firstLine="0" w:firstLineChars="0"/>
              <w:jc w:val="center"/>
              <w:rPr>
                <w:ins w:id="9515" w:author="冰蓝城 [2]" w:date="2019-10-22T17:17:31Z"/>
              </w:rPr>
            </w:pPr>
            <w:ins w:id="9516" w:author="冰蓝城 [2]" w:date="2019-10-22T17:17:31Z">
              <w:r>
                <w:rPr>
                  <w:rFonts w:hint="eastAsia"/>
                </w:rPr>
                <w:t>支持 GPS 导航</w:t>
              </w:r>
            </w:ins>
          </w:p>
        </w:tc>
      </w:tr>
    </w:tbl>
    <w:p>
      <w:pPr>
        <w:ind w:firstLine="480"/>
        <w:rPr>
          <w:ins w:id="9517" w:author="冰蓝城 [2]" w:date="2019-10-22T17:17:31Z"/>
        </w:rPr>
      </w:pPr>
      <w:ins w:id="9518" w:author="冰蓝城 [2]" w:date="2019-10-22T17:17:31Z">
        <w:r>
          <w:rPr>
            <w:rFonts w:hint="eastAsia"/>
          </w:rPr>
          <w:t>IOS系统：</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9519" w:author="冰蓝城 [2]" w:date="2019-10-22T17:17:31Z"/>
        </w:trPr>
        <w:tc>
          <w:tcPr>
            <w:tcW w:w="2694" w:type="dxa"/>
          </w:tcPr>
          <w:p>
            <w:pPr>
              <w:ind w:firstLine="0" w:firstLineChars="0"/>
              <w:jc w:val="center"/>
              <w:rPr>
                <w:ins w:id="9520" w:author="冰蓝城 [2]" w:date="2019-10-22T17:17:31Z"/>
              </w:rPr>
            </w:pPr>
            <w:ins w:id="9521" w:author="冰蓝城 [2]" w:date="2019-10-22T17:17:31Z">
              <w:r>
                <w:rPr>
                  <w:rFonts w:hint="eastAsia"/>
                </w:rPr>
                <w:t>操作系统</w:t>
              </w:r>
            </w:ins>
          </w:p>
        </w:tc>
        <w:tc>
          <w:tcPr>
            <w:tcW w:w="4677" w:type="dxa"/>
          </w:tcPr>
          <w:p>
            <w:pPr>
              <w:ind w:firstLine="0" w:firstLineChars="0"/>
              <w:jc w:val="center"/>
              <w:rPr>
                <w:ins w:id="9522" w:author="冰蓝城 [2]" w:date="2019-10-22T17:17:31Z"/>
              </w:rPr>
            </w:pPr>
            <w:ins w:id="9523" w:author="冰蓝城 [2]" w:date="2019-10-22T17:17:31Z">
              <w:r>
                <w:rPr>
                  <w:rFonts w:hint="eastAsia"/>
                </w:rPr>
                <w:t>IOS </w:t>
              </w:r>
            </w:ins>
            <w:ins w:id="9524" w:author="冰蓝城 [2]" w:date="2019-10-22T17:17:31Z">
              <w:r>
                <w:rPr/>
                <w:t>7</w:t>
              </w:r>
            </w:ins>
            <w:ins w:id="9525" w:author="冰蓝城 [2]" w:date="2019-10-22T17:17:31Z">
              <w:r>
                <w:rPr>
                  <w:rFonts w:hint="eastAsia"/>
                </w:rPr>
                <w:t>.</w:t>
              </w:r>
            </w:ins>
            <w:ins w:id="9526" w:author="冰蓝城 [2]" w:date="2019-10-22T17:17:31Z">
              <w:r>
                <w:rPr/>
                <w:t>0</w:t>
              </w:r>
            </w:ins>
            <w:ins w:id="9527" w:author="冰蓝城 [2]" w:date="2019-10-22T17:17:31Z">
              <w:r>
                <w:rPr>
                  <w:rFonts w:hint="eastAsia"/>
                </w:rPr>
                <w:t>  以上</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528" w:author="冰蓝城 [2]" w:date="2019-10-22T17:17:31Z"/>
        </w:trPr>
        <w:tc>
          <w:tcPr>
            <w:tcW w:w="2694" w:type="dxa"/>
          </w:tcPr>
          <w:p>
            <w:pPr>
              <w:ind w:firstLine="0" w:firstLineChars="0"/>
              <w:jc w:val="center"/>
              <w:rPr>
                <w:ins w:id="9529" w:author="冰蓝城 [2]" w:date="2019-10-22T17:17:31Z"/>
              </w:rPr>
            </w:pPr>
            <w:ins w:id="9530" w:author="冰蓝城 [2]" w:date="2019-10-22T17:17:31Z">
              <w:r>
                <w:rPr>
                  <w:rFonts w:hint="eastAsia"/>
                </w:rPr>
                <w:t>处理器</w:t>
              </w:r>
            </w:ins>
          </w:p>
        </w:tc>
        <w:tc>
          <w:tcPr>
            <w:tcW w:w="4677" w:type="dxa"/>
          </w:tcPr>
          <w:p>
            <w:pPr>
              <w:ind w:firstLine="0" w:firstLineChars="0"/>
              <w:jc w:val="center"/>
              <w:rPr>
                <w:ins w:id="9531" w:author="冰蓝城 [2]" w:date="2019-10-22T17:17:31Z"/>
              </w:rPr>
            </w:pPr>
            <w:ins w:id="9532" w:author="冰蓝城 [2]" w:date="2019-10-22T17:17:31Z">
              <w:r>
                <w:rPr/>
                <w:t>Apple A7</w:t>
              </w:r>
            </w:ins>
            <w:ins w:id="9533" w:author="冰蓝城 [2]" w:date="2019-10-22T17:17:31Z">
              <w:r>
                <w:rPr>
                  <w:rFonts w:hint="eastAsia"/>
                </w:rPr>
                <w:t> 以上 </w:t>
              </w:r>
            </w:ins>
          </w:p>
        </w:tc>
      </w:tr>
      <w:tr>
        <w:tblPrEx>
          <w:tblLayout w:type="fixed"/>
        </w:tblPrEx>
        <w:trPr>
          <w:ins w:id="9534" w:author="冰蓝城 [2]" w:date="2019-10-22T17:17:31Z"/>
        </w:trPr>
        <w:tc>
          <w:tcPr>
            <w:tcW w:w="2694" w:type="dxa"/>
          </w:tcPr>
          <w:p>
            <w:pPr>
              <w:ind w:firstLine="0" w:firstLineChars="0"/>
              <w:jc w:val="center"/>
              <w:rPr>
                <w:ins w:id="9535" w:author="冰蓝城 [2]" w:date="2019-10-22T17:17:31Z"/>
              </w:rPr>
            </w:pPr>
            <w:ins w:id="9536" w:author="冰蓝城 [2]" w:date="2019-10-22T17:17:31Z">
              <w:r>
                <w:rPr>
                  <w:rFonts w:hint="eastAsia"/>
                </w:rPr>
                <w:t>运行RAM</w:t>
              </w:r>
            </w:ins>
          </w:p>
        </w:tc>
        <w:tc>
          <w:tcPr>
            <w:tcW w:w="4677" w:type="dxa"/>
          </w:tcPr>
          <w:p>
            <w:pPr>
              <w:ind w:firstLine="0" w:firstLineChars="0"/>
              <w:jc w:val="center"/>
              <w:rPr>
                <w:ins w:id="9537" w:author="冰蓝城 [2]" w:date="2019-10-22T17:17:31Z"/>
              </w:rPr>
            </w:pPr>
            <w:ins w:id="9538" w:author="冰蓝城 [2]" w:date="2019-10-22T17:17:31Z">
              <w:r>
                <w:rPr/>
                <w:t>1</w:t>
              </w:r>
            </w:ins>
            <w:ins w:id="9539" w:author="冰蓝城 [2]" w:date="2019-10-22T17:17:31Z">
              <w:r>
                <w:rPr>
                  <w:rFonts w:hint="eastAsia"/>
                </w:rPr>
                <w:t>G 以上</w:t>
              </w:r>
            </w:ins>
          </w:p>
        </w:tc>
      </w:tr>
      <w:tr>
        <w:tblPrEx>
          <w:tblLayout w:type="fixed"/>
        </w:tblPrEx>
        <w:trPr>
          <w:ins w:id="9540" w:author="冰蓝城 [2]" w:date="2019-10-22T17:17:31Z"/>
        </w:trPr>
        <w:tc>
          <w:tcPr>
            <w:tcW w:w="2694" w:type="dxa"/>
          </w:tcPr>
          <w:p>
            <w:pPr>
              <w:ind w:firstLine="0" w:firstLineChars="0"/>
              <w:jc w:val="center"/>
              <w:rPr>
                <w:ins w:id="9541" w:author="冰蓝城 [2]" w:date="2019-10-22T17:17:31Z"/>
              </w:rPr>
            </w:pPr>
            <w:ins w:id="9542" w:author="冰蓝城 [2]" w:date="2019-10-22T17:17:31Z">
              <w:r>
                <w:rPr>
                  <w:rFonts w:hint="eastAsia"/>
                </w:rPr>
                <w:t>存储空间</w:t>
              </w:r>
            </w:ins>
          </w:p>
        </w:tc>
        <w:tc>
          <w:tcPr>
            <w:tcW w:w="4677" w:type="dxa"/>
          </w:tcPr>
          <w:p>
            <w:pPr>
              <w:ind w:firstLine="0" w:firstLineChars="0"/>
              <w:jc w:val="center"/>
              <w:rPr>
                <w:ins w:id="9543" w:author="冰蓝城 [2]" w:date="2019-10-22T17:17:31Z"/>
              </w:rPr>
            </w:pPr>
            <w:ins w:id="9544" w:author="冰蓝城 [2]" w:date="2019-10-22T17:17:31Z">
              <w:r>
                <w:rPr>
                  <w:rFonts w:hint="eastAsia"/>
                  <w:b/>
                </w:rPr>
                <w:t>50MB</w:t>
              </w:r>
            </w:ins>
            <w:ins w:id="9545" w:author="冰蓝城 [2]" w:date="2019-10-22T17:17:31Z">
              <w:r>
                <w:rPr>
                  <w:rFonts w:hint="eastAsia"/>
                </w:rPr>
                <w:t xml:space="preserve"> 以上 </w:t>
              </w:r>
            </w:ins>
          </w:p>
        </w:tc>
      </w:tr>
      <w:tr>
        <w:tblPrEx>
          <w:tblLayout w:type="fixed"/>
        </w:tblPrEx>
        <w:trPr>
          <w:ins w:id="9546" w:author="冰蓝城 [2]" w:date="2019-10-22T17:17:31Z"/>
        </w:trPr>
        <w:tc>
          <w:tcPr>
            <w:tcW w:w="2694" w:type="dxa"/>
          </w:tcPr>
          <w:p>
            <w:pPr>
              <w:ind w:firstLine="0" w:firstLineChars="0"/>
              <w:jc w:val="center"/>
              <w:rPr>
                <w:ins w:id="9547" w:author="冰蓝城 [2]" w:date="2019-10-22T17:17:31Z"/>
              </w:rPr>
            </w:pPr>
            <w:ins w:id="9548" w:author="冰蓝城 [2]" w:date="2019-10-22T17:17:31Z">
              <w:r>
                <w:rPr>
                  <w:rFonts w:hint="eastAsia"/>
                </w:rPr>
                <w:t>其他要求</w:t>
              </w:r>
            </w:ins>
          </w:p>
        </w:tc>
        <w:tc>
          <w:tcPr>
            <w:tcW w:w="4677" w:type="dxa"/>
          </w:tcPr>
          <w:p>
            <w:pPr>
              <w:ind w:firstLine="0" w:firstLineChars="0"/>
              <w:jc w:val="center"/>
              <w:rPr>
                <w:ins w:id="9549" w:author="冰蓝城 [2]" w:date="2019-10-22T17:17:31Z"/>
              </w:rPr>
            </w:pPr>
            <w:ins w:id="9550" w:author="冰蓝城 [2]" w:date="2019-10-22T17:17:31Z">
              <w:r>
                <w:rPr>
                  <w:rFonts w:hint="eastAsia"/>
                </w:rPr>
                <w:t>支持 GPS 导航</w:t>
              </w:r>
            </w:ins>
          </w:p>
        </w:tc>
      </w:tr>
    </w:tbl>
    <w:p>
      <w:pPr>
        <w:ind w:firstLine="480"/>
        <w:rPr>
          <w:ins w:id="9551" w:author="冰蓝城 [2]" w:date="2019-10-22T17:17:31Z"/>
        </w:rPr>
      </w:pPr>
      <w:ins w:id="9552" w:author="冰蓝城 [2]" w:date="2019-10-22T17:17:31Z">
        <w:r>
          <w:rPr/>
          <w:t>W</w:t>
        </w:r>
      </w:ins>
      <w:ins w:id="9553" w:author="冰蓝城 [2]" w:date="2019-10-22T17:17:31Z">
        <w:r>
          <w:rPr>
            <w:rFonts w:hint="eastAsia"/>
          </w:rPr>
          <w:t>eb及PC端：</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9554" w:author="冰蓝城 [2]" w:date="2019-10-22T17:17:31Z"/>
        </w:trPr>
        <w:tc>
          <w:tcPr>
            <w:tcW w:w="2694" w:type="dxa"/>
          </w:tcPr>
          <w:p>
            <w:pPr>
              <w:ind w:firstLine="0" w:firstLineChars="0"/>
              <w:jc w:val="center"/>
              <w:rPr>
                <w:ins w:id="9555" w:author="冰蓝城 [2]" w:date="2019-10-22T17:17:31Z"/>
              </w:rPr>
            </w:pPr>
            <w:ins w:id="9556" w:author="冰蓝城 [2]" w:date="2019-10-22T17:17:31Z">
              <w:r>
                <w:rPr>
                  <w:rFonts w:hint="eastAsia"/>
                </w:rPr>
                <w:t>操作系统</w:t>
              </w:r>
            </w:ins>
          </w:p>
        </w:tc>
        <w:tc>
          <w:tcPr>
            <w:tcW w:w="4677" w:type="dxa"/>
          </w:tcPr>
          <w:p>
            <w:pPr>
              <w:ind w:firstLine="0" w:firstLineChars="0"/>
              <w:jc w:val="center"/>
              <w:rPr>
                <w:ins w:id="9557" w:author="冰蓝城 [2]" w:date="2019-10-22T17:17:31Z"/>
              </w:rPr>
            </w:pPr>
            <w:ins w:id="9558" w:author="冰蓝城 [2]" w:date="2019-10-22T17:17:31Z">
              <w:r>
                <w:rPr>
                  <w:rFonts w:hint="eastAsia"/>
                </w:rPr>
                <w:t>W</w:t>
              </w:r>
            </w:ins>
            <w:ins w:id="9559" w:author="冰蓝城 [2]" w:date="2019-10-22T17:17:31Z">
              <w:r>
                <w:rPr/>
                <w:t>i</w:t>
              </w:r>
            </w:ins>
            <w:ins w:id="9560" w:author="冰蓝城 [2]" w:date="2019-10-22T17:17:31Z">
              <w:r>
                <w:rPr>
                  <w:rFonts w:hint="eastAsia"/>
                </w:rPr>
                <w:t>ndows</w:t>
              </w:r>
            </w:ins>
          </w:p>
        </w:tc>
      </w:tr>
      <w:tr>
        <w:tblPrEx>
          <w:tblLayout w:type="fixed"/>
        </w:tblPrEx>
        <w:trPr>
          <w:ins w:id="9561" w:author="冰蓝城 [2]" w:date="2019-10-22T17:17:31Z"/>
        </w:trPr>
        <w:tc>
          <w:tcPr>
            <w:tcW w:w="2694" w:type="dxa"/>
          </w:tcPr>
          <w:p>
            <w:pPr>
              <w:ind w:firstLine="0" w:firstLineChars="0"/>
              <w:jc w:val="center"/>
              <w:rPr>
                <w:ins w:id="9562" w:author="冰蓝城 [2]" w:date="2019-10-22T17:17:31Z"/>
              </w:rPr>
            </w:pPr>
            <w:ins w:id="9563" w:author="冰蓝城 [2]" w:date="2019-10-22T17:17:31Z">
              <w:r>
                <w:rPr>
                  <w:rFonts w:hint="eastAsia"/>
                </w:rPr>
                <w:t>运行RAM</w:t>
              </w:r>
            </w:ins>
          </w:p>
        </w:tc>
        <w:tc>
          <w:tcPr>
            <w:tcW w:w="4677" w:type="dxa"/>
          </w:tcPr>
          <w:p>
            <w:pPr>
              <w:ind w:firstLine="0" w:firstLineChars="0"/>
              <w:jc w:val="center"/>
              <w:rPr>
                <w:ins w:id="9564" w:author="冰蓝城 [2]" w:date="2019-10-22T17:17:31Z"/>
              </w:rPr>
            </w:pPr>
            <w:ins w:id="9565" w:author="冰蓝城 [2]" w:date="2019-10-22T17:17:31Z">
              <w:r>
                <w:rPr/>
                <w:t>4</w:t>
              </w:r>
            </w:ins>
            <w:ins w:id="9566" w:author="冰蓝城 [2]" w:date="2019-10-22T17:17:31Z">
              <w:r>
                <w:rPr>
                  <w:rFonts w:hint="eastAsia"/>
                </w:rPr>
                <w:t>G 以上</w:t>
              </w:r>
            </w:ins>
          </w:p>
        </w:tc>
      </w:tr>
      <w:tr>
        <w:tblPrEx>
          <w:tblLayout w:type="fixed"/>
        </w:tblPrEx>
        <w:trPr>
          <w:ins w:id="9567" w:author="冰蓝城 [2]" w:date="2019-10-22T17:17:31Z"/>
        </w:trPr>
        <w:tc>
          <w:tcPr>
            <w:tcW w:w="2694" w:type="dxa"/>
          </w:tcPr>
          <w:p>
            <w:pPr>
              <w:ind w:firstLine="0" w:firstLineChars="0"/>
              <w:jc w:val="center"/>
              <w:rPr>
                <w:ins w:id="9568" w:author="冰蓝城 [2]" w:date="2019-10-22T17:17:31Z"/>
              </w:rPr>
            </w:pPr>
            <w:ins w:id="9569" w:author="冰蓝城 [2]" w:date="2019-10-22T17:17:31Z">
              <w:r>
                <w:rPr>
                  <w:rFonts w:hint="eastAsia"/>
                </w:rPr>
                <w:t>存储空间</w:t>
              </w:r>
            </w:ins>
          </w:p>
        </w:tc>
        <w:tc>
          <w:tcPr>
            <w:tcW w:w="4677" w:type="dxa"/>
          </w:tcPr>
          <w:p>
            <w:pPr>
              <w:ind w:firstLine="0" w:firstLineChars="0"/>
              <w:jc w:val="center"/>
              <w:rPr>
                <w:ins w:id="9570" w:author="冰蓝城 [2]" w:date="2019-10-22T17:17:31Z"/>
              </w:rPr>
            </w:pPr>
            <w:ins w:id="9571" w:author="冰蓝城 [2]" w:date="2019-10-22T17:17:31Z">
              <w:r>
                <w:rPr/>
                <w:t>100</w:t>
              </w:r>
            </w:ins>
            <w:ins w:id="9572" w:author="冰蓝城 [2]" w:date="2019-10-22T17:17:31Z">
              <w:r>
                <w:rPr>
                  <w:rFonts w:hint="eastAsia"/>
                </w:rPr>
                <w:t>MB 以上 </w:t>
              </w:r>
            </w:ins>
          </w:p>
        </w:tc>
      </w:tr>
    </w:tbl>
    <w:p>
      <w:pPr>
        <w:ind w:firstLine="0" w:firstLineChars="0"/>
        <w:rPr>
          <w:ins w:id="9573" w:author="冰蓝城 [2]" w:date="2019-10-22T17:17:31Z"/>
        </w:rPr>
      </w:pPr>
    </w:p>
    <w:p>
      <w:pPr>
        <w:pStyle w:val="29"/>
        <w:numPr>
          <w:ilvl w:val="0"/>
          <w:numId w:val="3"/>
        </w:numPr>
        <w:ind w:firstLineChars="0"/>
        <w:rPr>
          <w:ins w:id="9574" w:author="冰蓝城 [2]" w:date="2019-10-22T17:17:31Z"/>
          <w:b/>
        </w:rPr>
      </w:pPr>
      <w:ins w:id="9575" w:author="冰蓝城 [2]" w:date="2019-10-22T17:17:31Z">
        <w:r>
          <w:rPr>
            <w:rFonts w:hint="eastAsia"/>
            <w:b/>
          </w:rPr>
          <w:t>服务器程序：</w:t>
        </w:r>
      </w:ins>
    </w:p>
    <w:p>
      <w:pPr>
        <w:ind w:firstLine="482" w:firstLineChars="0"/>
        <w:rPr>
          <w:ins w:id="9576" w:author="冰蓝城 [2]" w:date="2019-10-22T17:17:31Z"/>
        </w:rPr>
      </w:pPr>
      <w:ins w:id="9577" w:author="冰蓝城 [2]" w:date="2019-10-22T17:17:31Z">
        <w:r>
          <w:rPr>
            <w:rFonts w:hint="eastAsia"/>
          </w:rPr>
          <w:t>服务器程序运行在安装有Windows 操作系统的服务器上，需要满足的具体要求如下：</w:t>
        </w:r>
      </w:ins>
    </w:p>
    <w:tbl>
      <w:tblPr>
        <w:tblStyle w:val="18"/>
        <w:tblW w:w="7371"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4677"/>
      </w:tblGrid>
      <w:tr>
        <w:tblPrEx>
          <w:tblLayout w:type="fixed"/>
        </w:tblPrEx>
        <w:trPr>
          <w:ins w:id="9578" w:author="冰蓝城 [2]" w:date="2019-10-22T17:17:31Z"/>
        </w:trPr>
        <w:tc>
          <w:tcPr>
            <w:tcW w:w="2694" w:type="dxa"/>
          </w:tcPr>
          <w:p>
            <w:pPr>
              <w:ind w:firstLine="0" w:firstLineChars="0"/>
              <w:jc w:val="center"/>
              <w:rPr>
                <w:ins w:id="9579" w:author="冰蓝城 [2]" w:date="2019-10-22T17:17:31Z"/>
              </w:rPr>
            </w:pPr>
            <w:ins w:id="9580" w:author="冰蓝城 [2]" w:date="2019-10-22T17:17:31Z">
              <w:r>
                <w:rPr>
                  <w:rFonts w:hint="eastAsia"/>
                </w:rPr>
                <w:t>操作系统</w:t>
              </w:r>
            </w:ins>
          </w:p>
        </w:tc>
        <w:tc>
          <w:tcPr>
            <w:tcW w:w="4677" w:type="dxa"/>
          </w:tcPr>
          <w:p>
            <w:pPr>
              <w:ind w:firstLine="0" w:firstLineChars="0"/>
              <w:jc w:val="center"/>
              <w:rPr>
                <w:ins w:id="9581" w:author="冰蓝城 [2]" w:date="2019-10-22T17:17:31Z"/>
              </w:rPr>
            </w:pPr>
            <w:ins w:id="9582" w:author="冰蓝城 [2]" w:date="2019-10-22T17:17:31Z">
              <w:r>
                <w:rPr>
                  <w:rFonts w:hint="eastAsia"/>
                </w:rPr>
                <w:t>Windows</w:t>
              </w:r>
            </w:ins>
            <w:ins w:id="9583" w:author="冰蓝城 [2]" w:date="2019-10-22T17:17:31Z">
              <w:r>
                <w:rPr/>
                <w:t xml:space="preserve"> 7</w:t>
              </w:r>
            </w:ins>
            <w:ins w:id="9584" w:author="冰蓝城 [2]" w:date="2019-10-22T17:17:31Z">
              <w:r>
                <w:rPr>
                  <w:rFonts w:hint="eastAsia"/>
                </w:rPr>
                <w:t>以上</w:t>
              </w:r>
            </w:ins>
          </w:p>
        </w:tc>
      </w:tr>
      <w:tr>
        <w:tblPrEx>
          <w:tblLayout w:type="fixed"/>
        </w:tblPrEx>
        <w:trPr>
          <w:ins w:id="9585" w:author="冰蓝城 [2]" w:date="2019-10-22T17:17:31Z"/>
        </w:trPr>
        <w:tc>
          <w:tcPr>
            <w:tcW w:w="2694" w:type="dxa"/>
          </w:tcPr>
          <w:p>
            <w:pPr>
              <w:ind w:firstLine="0" w:firstLineChars="0"/>
              <w:jc w:val="center"/>
              <w:rPr>
                <w:ins w:id="9586" w:author="冰蓝城 [2]" w:date="2019-10-22T17:17:31Z"/>
              </w:rPr>
            </w:pPr>
            <w:ins w:id="9587" w:author="冰蓝城 [2]" w:date="2019-10-22T17:17:31Z">
              <w:r>
                <w:rPr>
                  <w:rFonts w:hint="eastAsia"/>
                </w:rPr>
                <w:t>数据库</w:t>
              </w:r>
            </w:ins>
          </w:p>
        </w:tc>
        <w:tc>
          <w:tcPr>
            <w:tcW w:w="4677" w:type="dxa"/>
          </w:tcPr>
          <w:p>
            <w:pPr>
              <w:ind w:firstLine="0" w:firstLineChars="0"/>
              <w:jc w:val="center"/>
              <w:rPr>
                <w:ins w:id="9588" w:author="冰蓝城 [2]" w:date="2019-10-22T17:17:31Z"/>
              </w:rPr>
            </w:pPr>
            <w:ins w:id="9589" w:author="冰蓝城 [2]" w:date="2019-10-22T17:17:31Z">
              <w:r>
                <w:rPr>
                  <w:rFonts w:hint="eastAsia"/>
                </w:rPr>
                <w:t>MySQL</w:t>
              </w:r>
            </w:ins>
          </w:p>
        </w:tc>
      </w:tr>
      <w:tr>
        <w:tblPrEx>
          <w:tblLayout w:type="fixed"/>
        </w:tblPrEx>
        <w:trPr>
          <w:ins w:id="9590" w:author="冰蓝城 [2]" w:date="2019-10-22T17:17:31Z"/>
        </w:trPr>
        <w:tc>
          <w:tcPr>
            <w:tcW w:w="2694" w:type="dxa"/>
          </w:tcPr>
          <w:p>
            <w:pPr>
              <w:ind w:firstLine="0" w:firstLineChars="0"/>
              <w:jc w:val="center"/>
              <w:rPr>
                <w:ins w:id="9591" w:author="冰蓝城 [2]" w:date="2019-10-22T17:17:31Z"/>
              </w:rPr>
            </w:pPr>
            <w:ins w:id="9592" w:author="冰蓝城 [2]" w:date="2019-10-22T17:17:31Z">
              <w:r>
                <w:rPr>
                  <w:rFonts w:hint="eastAsia"/>
                </w:rPr>
                <w:t>处理器</w:t>
              </w:r>
            </w:ins>
          </w:p>
        </w:tc>
        <w:tc>
          <w:tcPr>
            <w:tcW w:w="4677" w:type="dxa"/>
          </w:tcPr>
          <w:p>
            <w:pPr>
              <w:ind w:firstLine="0" w:firstLineChars="0"/>
              <w:jc w:val="center"/>
              <w:rPr>
                <w:ins w:id="9593" w:author="冰蓝城 [2]" w:date="2019-10-22T17:17:31Z"/>
              </w:rPr>
            </w:pPr>
            <w:ins w:id="9594" w:author="冰蓝城 [2]" w:date="2019-10-22T17:17:31Z">
              <w:r>
                <w:rPr>
                  <w:rFonts w:hint="eastAsia"/>
                </w:rPr>
                <w:t>Intel</w:t>
              </w:r>
            </w:ins>
          </w:p>
        </w:tc>
      </w:tr>
      <w:tr>
        <w:tblPrEx>
          <w:tblLayout w:type="fixed"/>
        </w:tblPrEx>
        <w:trPr>
          <w:ins w:id="9595" w:author="冰蓝城 [2]" w:date="2019-10-22T17:17:31Z"/>
        </w:trPr>
        <w:tc>
          <w:tcPr>
            <w:tcW w:w="2694" w:type="dxa"/>
          </w:tcPr>
          <w:p>
            <w:pPr>
              <w:ind w:firstLine="0" w:firstLineChars="0"/>
              <w:jc w:val="center"/>
              <w:rPr>
                <w:ins w:id="9596" w:author="冰蓝城 [2]" w:date="2019-10-22T17:17:31Z"/>
              </w:rPr>
            </w:pPr>
            <w:ins w:id="9597" w:author="冰蓝城 [2]" w:date="2019-10-22T17:17:31Z">
              <w:r>
                <w:rPr>
                  <w:rFonts w:hint="eastAsia"/>
                </w:rPr>
                <w:t>RAM</w:t>
              </w:r>
            </w:ins>
          </w:p>
        </w:tc>
        <w:tc>
          <w:tcPr>
            <w:tcW w:w="4677" w:type="dxa"/>
          </w:tcPr>
          <w:p>
            <w:pPr>
              <w:ind w:firstLine="0" w:firstLineChars="0"/>
              <w:jc w:val="center"/>
              <w:rPr>
                <w:ins w:id="9598" w:author="冰蓝城 [2]" w:date="2019-10-22T17:17:31Z"/>
              </w:rPr>
            </w:pPr>
            <w:ins w:id="9599" w:author="冰蓝城 [2]" w:date="2019-10-22T17:17:31Z">
              <w:r>
                <w:rPr/>
                <w:t>8</w:t>
              </w:r>
            </w:ins>
            <w:ins w:id="9600" w:author="冰蓝城 [2]" w:date="2019-10-22T17:17:31Z">
              <w:r>
                <w:rPr>
                  <w:rFonts w:hint="eastAsia"/>
                </w:rPr>
                <w:t>GB以上</w:t>
              </w:r>
            </w:ins>
          </w:p>
        </w:tc>
      </w:tr>
      <w:tr>
        <w:tblPrEx>
          <w:tblLayout w:type="fixed"/>
        </w:tblPrEx>
        <w:trPr>
          <w:ins w:id="9601" w:author="冰蓝城 [2]" w:date="2019-10-22T17:17:31Z"/>
        </w:trPr>
        <w:tc>
          <w:tcPr>
            <w:tcW w:w="2694" w:type="dxa"/>
          </w:tcPr>
          <w:p>
            <w:pPr>
              <w:ind w:firstLine="0" w:firstLineChars="0"/>
              <w:jc w:val="center"/>
              <w:rPr>
                <w:ins w:id="9602" w:author="冰蓝城 [2]" w:date="2019-10-22T17:17:31Z"/>
              </w:rPr>
            </w:pPr>
            <w:ins w:id="9603" w:author="冰蓝城 [2]" w:date="2019-10-22T17:17:31Z">
              <w:r>
                <w:rPr>
                  <w:rFonts w:hint="eastAsia"/>
                </w:rPr>
                <w:t>数据存储空间</w:t>
              </w:r>
            </w:ins>
          </w:p>
        </w:tc>
        <w:tc>
          <w:tcPr>
            <w:tcW w:w="4677" w:type="dxa"/>
          </w:tcPr>
          <w:p>
            <w:pPr>
              <w:ind w:firstLine="0" w:firstLineChars="0"/>
              <w:jc w:val="center"/>
              <w:rPr>
                <w:ins w:id="9604" w:author="冰蓝城 [2]" w:date="2019-10-22T17:17:31Z"/>
              </w:rPr>
            </w:pPr>
            <w:ins w:id="9605" w:author="冰蓝城 [2]" w:date="2019-10-22T17:17:31Z">
              <w:r>
                <w:rPr/>
                <w:t>512</w:t>
              </w:r>
            </w:ins>
            <w:ins w:id="9606" w:author="冰蓝城 [2]" w:date="2019-10-22T17:17:31Z">
              <w:r>
                <w:rPr>
                  <w:rFonts w:hint="eastAsia"/>
                </w:rPr>
                <w:t>GB以上</w:t>
              </w:r>
            </w:ins>
          </w:p>
        </w:tc>
      </w:tr>
      <w:tr>
        <w:tblPrEx>
          <w:tblLayout w:type="fixed"/>
        </w:tblPrEx>
        <w:trPr>
          <w:ins w:id="9607" w:author="冰蓝城 [2]" w:date="2019-10-22T17:17:31Z"/>
        </w:trPr>
        <w:tc>
          <w:tcPr>
            <w:tcW w:w="2694" w:type="dxa"/>
          </w:tcPr>
          <w:p>
            <w:pPr>
              <w:ind w:firstLine="0" w:firstLineChars="0"/>
              <w:jc w:val="center"/>
              <w:rPr>
                <w:ins w:id="9608" w:author="冰蓝城 [2]" w:date="2019-10-22T17:17:31Z"/>
              </w:rPr>
            </w:pPr>
            <w:ins w:id="9609" w:author="冰蓝城 [2]" w:date="2019-10-22T17:17:31Z">
              <w:r>
                <w:rPr>
                  <w:rFonts w:hint="eastAsia"/>
                </w:rPr>
                <w:t>网络</w:t>
              </w:r>
            </w:ins>
          </w:p>
        </w:tc>
        <w:tc>
          <w:tcPr>
            <w:tcW w:w="4677" w:type="dxa"/>
          </w:tcPr>
          <w:p>
            <w:pPr>
              <w:ind w:firstLine="0" w:firstLineChars="0"/>
              <w:jc w:val="center"/>
              <w:rPr>
                <w:ins w:id="9610" w:author="冰蓝城 [2]" w:date="2019-10-22T17:17:31Z"/>
              </w:rPr>
            </w:pPr>
            <w:ins w:id="9611" w:author="冰蓝城 [2]" w:date="2019-10-22T17:17:31Z">
              <w:r>
                <w:rPr>
                  <w:rFonts w:hint="eastAsia"/>
                </w:rPr>
                <w:t>支持TCP/</w:t>
              </w:r>
            </w:ins>
            <w:ins w:id="9612" w:author="冰蓝城 [2]" w:date="2019-10-22T17:17:31Z">
              <w:r>
                <w:rPr/>
                <w:t>IP</w:t>
              </w:r>
            </w:ins>
          </w:p>
        </w:tc>
      </w:tr>
    </w:tbl>
    <w:p>
      <w:pPr>
        <w:pStyle w:val="3"/>
        <w:spacing w:before="120" w:after="120"/>
        <w:ind w:firstLine="151"/>
        <w:rPr>
          <w:ins w:id="9613" w:author="冰蓝城 [2]" w:date="2019-10-22T17:17:31Z"/>
        </w:rPr>
      </w:pPr>
    </w:p>
    <w:p>
      <w:pPr>
        <w:pStyle w:val="3"/>
        <w:spacing w:before="120" w:after="120"/>
        <w:ind w:firstLine="151"/>
        <w:rPr>
          <w:ins w:id="9614" w:author="冰蓝城 [2]" w:date="2019-10-22T17:17:31Z"/>
        </w:rPr>
      </w:pPr>
      <w:ins w:id="9615" w:author="冰蓝城 [2]" w:date="2019-10-22T17:17:31Z">
        <w:r>
          <w:rPr>
            <w:rFonts w:hint="eastAsia"/>
          </w:rPr>
          <w:t>2、技术路线</w:t>
        </w:r>
      </w:ins>
    </w:p>
    <w:p>
      <w:pPr>
        <w:ind w:firstLine="480"/>
        <w:rPr>
          <w:ins w:id="9616" w:author="冰蓝城 [2]" w:date="2019-10-22T17:17:31Z"/>
        </w:rPr>
      </w:pPr>
      <w:ins w:id="9617" w:author="冰蓝城 [2]" w:date="2019-10-22T17:17:31Z">
        <w:r>
          <w:rPr>
            <w:rFonts w:hint="eastAsia"/>
          </w:rPr>
          <w:t>本系统在设计时采用C/S的架构进行设计。产品设计分层按服务器端和客户端之间的不同来进行。其中服务器端使用apache服务器采用微服务器的架构进行设计，数据库使用SQL Server 2012数据库，编程语言使用Java。客户端使用多平台独立开发App的策略，在ios端和mac os端使用swift进行开发，在android端使用kotlin进行开发，windows端使用.Net开发框架进行开发。外部的数据接口我们采用两种策略，当显示的部分不要求相当精细时，使用百度地图的外部接口进行；当内容要求精细时，尤其是要显示地图的3D信息、地理信息等时，使用Arc GIS。</w:t>
        </w:r>
      </w:ins>
    </w:p>
    <w:p>
      <w:pPr>
        <w:pStyle w:val="2"/>
        <w:spacing w:before="120" w:after="120"/>
        <w:rPr>
          <w:ins w:id="9618" w:author="冰蓝城 [2]" w:date="2019-10-22T17:17:31Z"/>
        </w:rPr>
      </w:pPr>
      <w:ins w:id="9619" w:author="冰蓝城 [2]" w:date="2019-10-22T17:17:31Z">
        <w:r>
          <w:rPr>
            <w:rFonts w:hint="eastAsia"/>
          </w:rPr>
          <w:t>3、数据结构设计</w:t>
        </w:r>
      </w:ins>
    </w:p>
    <w:p>
      <w:pPr>
        <w:pStyle w:val="3"/>
        <w:ind w:firstLine="151"/>
        <w:rPr>
          <w:ins w:id="9620" w:author="冰蓝城 [2]" w:date="2019-10-22T17:17:31Z"/>
        </w:rPr>
      </w:pPr>
      <w:ins w:id="9621" w:author="冰蓝城 [2]" w:date="2019-10-22T17:17:31Z">
        <w:r>
          <w:rPr>
            <w:rFonts w:hint="eastAsia"/>
          </w:rPr>
          <w:t>3.1数据关系建模</w:t>
        </w:r>
      </w:ins>
    </w:p>
    <w:p>
      <w:pPr>
        <w:ind w:firstLine="480"/>
        <w:rPr>
          <w:ins w:id="9622" w:author="冰蓝城 [2]" w:date="2019-10-22T17:17:31Z"/>
        </w:rPr>
      </w:pPr>
      <w:ins w:id="9623" w:author="冰蓝城 [2]" w:date="2019-10-22T17:17:31Z">
        <w:r>
          <w:rPr>
            <w:rFonts w:hint="eastAsia"/>
          </w:rPr>
          <w:t>(</w:t>
        </w:r>
      </w:ins>
      <w:ins w:id="9624" w:author="冰蓝城 [2]" w:date="2019-10-22T17:17:31Z">
        <w:r>
          <w:rPr/>
          <w:t>ER</w:t>
        </w:r>
      </w:ins>
      <w:ins w:id="9625" w:author="冰蓝城 [2]" w:date="2019-10-22T17:17:31Z">
        <w:r>
          <w:rPr>
            <w:rFonts w:hint="eastAsia"/>
          </w:rPr>
          <w:t>图及说明)</w:t>
        </w:r>
      </w:ins>
    </w:p>
    <w:p>
      <w:pPr>
        <w:pStyle w:val="3"/>
        <w:ind w:firstLine="151"/>
        <w:rPr>
          <w:ins w:id="9626" w:author="冰蓝城 [2]" w:date="2019-10-22T17:17:31Z"/>
        </w:rPr>
      </w:pPr>
      <w:ins w:id="9627" w:author="冰蓝城 [2]" w:date="2019-10-22T17:17:31Z">
        <w:r>
          <w:rPr/>
          <w:t xml:space="preserve">3.2 </w:t>
        </w:r>
      </w:ins>
      <w:ins w:id="9628" w:author="冰蓝城 [2]" w:date="2019-10-22T17:17:31Z">
        <w:r>
          <w:rPr>
            <w:rFonts w:hint="eastAsia"/>
          </w:rPr>
          <w:t>数据结构建模</w:t>
        </w:r>
      </w:ins>
    </w:p>
    <w:p>
      <w:pPr>
        <w:pStyle w:val="4"/>
        <w:ind w:firstLine="281"/>
        <w:rPr>
          <w:ins w:id="9629" w:author="冰蓝城 [2]" w:date="2019-10-22T17:17:31Z"/>
        </w:rPr>
      </w:pPr>
      <w:ins w:id="9630" w:author="冰蓝城 [2]" w:date="2019-10-22T17:17:31Z">
        <w:r>
          <w:rPr>
            <w:rFonts w:hint="eastAsia"/>
          </w:rPr>
          <w:t>3</w:t>
        </w:r>
      </w:ins>
      <w:ins w:id="9631" w:author="冰蓝城 [2]" w:date="2019-10-22T17:17:31Z">
        <w:r>
          <w:rPr/>
          <w:t xml:space="preserve">.2.1 </w:t>
        </w:r>
      </w:ins>
      <w:ins w:id="9632" w:author="冰蓝城 [2]" w:date="2019-10-22T17:17:31Z">
        <w:r>
          <w:rPr>
            <w:rFonts w:hint="eastAsia"/>
          </w:rPr>
          <w:t>数据库表设计</w:t>
        </w:r>
      </w:ins>
    </w:p>
    <w:p>
      <w:pPr>
        <w:ind w:firstLine="480"/>
        <w:rPr>
          <w:ins w:id="9633" w:author="冰蓝城 [2]" w:date="2019-10-22T17:17:31Z"/>
        </w:rPr>
      </w:pPr>
      <w:ins w:id="9634" w:author="冰蓝城 [2]" w:date="2019-10-22T17:17:31Z">
        <w:r>
          <w:rPr>
            <w:rFonts w:hint="eastAsia"/>
          </w:rPr>
          <w:t>用户表：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635" w:author="冰蓝城 [2]" w:date="2019-10-22T17:17:31Z"/>
        </w:trPr>
        <w:tc>
          <w:tcPr>
            <w:tcW w:w="1970" w:type="dxa"/>
          </w:tcPr>
          <w:p>
            <w:pPr>
              <w:ind w:firstLine="0" w:firstLineChars="0"/>
              <w:jc w:val="center"/>
              <w:rPr>
                <w:ins w:id="9636" w:author="冰蓝城 [2]" w:date="2019-10-22T17:17:31Z"/>
                <w:b/>
              </w:rPr>
            </w:pPr>
            <w:ins w:id="9637" w:author="冰蓝城 [2]" w:date="2019-10-22T17:17:31Z">
              <w:r>
                <w:rPr>
                  <w:rFonts w:hint="eastAsia"/>
                  <w:b/>
                  <w:color w:val="auto"/>
                  <w:u w:val="none"/>
                </w:rPr>
                <w:t>字段说明</w:t>
              </w:r>
            </w:ins>
          </w:p>
        </w:tc>
        <w:tc>
          <w:tcPr>
            <w:tcW w:w="1971" w:type="dxa"/>
          </w:tcPr>
          <w:p>
            <w:pPr>
              <w:ind w:firstLine="0" w:firstLineChars="0"/>
              <w:jc w:val="center"/>
              <w:rPr>
                <w:ins w:id="9638" w:author="冰蓝城 [2]" w:date="2019-10-22T17:17:31Z"/>
                <w:b/>
              </w:rPr>
            </w:pPr>
            <w:ins w:id="9639" w:author="冰蓝城 [2]" w:date="2019-10-22T17:17:31Z">
              <w:r>
                <w:rPr>
                  <w:rFonts w:hint="eastAsia"/>
                  <w:b/>
                  <w:color w:val="auto"/>
                  <w:u w:val="none"/>
                </w:rPr>
                <w:t>名称</w:t>
              </w:r>
            </w:ins>
          </w:p>
        </w:tc>
        <w:tc>
          <w:tcPr>
            <w:tcW w:w="1971" w:type="dxa"/>
          </w:tcPr>
          <w:p>
            <w:pPr>
              <w:ind w:firstLine="0" w:firstLineChars="0"/>
              <w:jc w:val="center"/>
              <w:rPr>
                <w:ins w:id="9640" w:author="冰蓝城 [2]" w:date="2019-10-22T17:17:31Z"/>
                <w:b/>
              </w:rPr>
            </w:pPr>
            <w:ins w:id="9641" w:author="冰蓝城 [2]" w:date="2019-10-22T17:17:31Z">
              <w:r>
                <w:rPr>
                  <w:rFonts w:hint="eastAsia"/>
                  <w:b/>
                  <w:color w:val="auto"/>
                  <w:u w:val="none"/>
                </w:rPr>
                <w:t>类型</w:t>
              </w:r>
            </w:ins>
          </w:p>
        </w:tc>
        <w:tc>
          <w:tcPr>
            <w:tcW w:w="1971" w:type="dxa"/>
          </w:tcPr>
          <w:p>
            <w:pPr>
              <w:ind w:firstLine="0" w:firstLineChars="0"/>
              <w:jc w:val="center"/>
              <w:rPr>
                <w:ins w:id="9642" w:author="冰蓝城 [2]" w:date="2019-10-22T17:17:31Z"/>
                <w:b/>
              </w:rPr>
            </w:pPr>
            <w:ins w:id="9643" w:author="冰蓝城 [2]" w:date="2019-10-22T17:17:31Z">
              <w:r>
                <w:rPr>
                  <w:rFonts w:hint="eastAsia"/>
                  <w:b/>
                  <w:color w:val="auto"/>
                  <w:u w:val="none"/>
                </w:rPr>
                <w:t>长度</w:t>
              </w:r>
            </w:ins>
          </w:p>
        </w:tc>
        <w:tc>
          <w:tcPr>
            <w:tcW w:w="1971" w:type="dxa"/>
          </w:tcPr>
          <w:p>
            <w:pPr>
              <w:ind w:firstLine="0" w:firstLineChars="0"/>
              <w:jc w:val="center"/>
              <w:rPr>
                <w:ins w:id="9644" w:author="冰蓝城 [2]" w:date="2019-10-22T17:17:31Z"/>
                <w:b/>
              </w:rPr>
            </w:pPr>
            <w:ins w:id="9645" w:author="冰蓝城 [2]" w:date="2019-10-22T17:17:31Z">
              <w:r>
                <w:rPr>
                  <w:rFonts w:hint="eastAsia"/>
                  <w:b/>
                </w:rPr>
                <w:t>属性(主键/外键</w:t>
              </w:r>
            </w:ins>
            <w:ins w:id="9646" w:author="冰蓝城 [2]" w:date="2019-10-22T17:17:31Z">
              <w:r>
                <w:rPr>
                  <w:b/>
                </w:rPr>
                <w:t>)</w:t>
              </w:r>
            </w:ins>
          </w:p>
        </w:tc>
      </w:tr>
    </w:tbl>
    <w:p>
      <w:pPr>
        <w:ind w:firstLine="199" w:firstLineChars="83"/>
        <w:rPr>
          <w:ins w:id="9647" w:author="冰蓝城 [2]" w:date="2019-10-22T17:17:31Z"/>
        </w:rPr>
      </w:pPr>
    </w:p>
    <w:p>
      <w:pPr>
        <w:ind w:firstLine="480"/>
        <w:rPr>
          <w:ins w:id="9648" w:author="冰蓝城 [2]" w:date="2019-10-22T17:17:31Z"/>
        </w:rPr>
      </w:pPr>
      <w:ins w:id="9649" w:author="冰蓝城 [2]" w:date="2019-10-22T17:17:31Z">
        <w:r>
          <w:rPr>
            <w:rFonts w:hint="eastAsia"/>
          </w:rPr>
          <w:t>标记表：</w:t>
        </w:r>
      </w:ins>
    </w:p>
    <w:tbl>
      <w:tblPr>
        <w:tblStyle w:val="18"/>
        <w:tblW w:w="98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9650" w:author="冰蓝城 [2]" w:date="2019-10-22T17:17:31Z"/>
        </w:trPr>
        <w:tc>
          <w:tcPr>
            <w:tcW w:w="1970" w:type="dxa"/>
          </w:tcPr>
          <w:p>
            <w:pPr>
              <w:ind w:firstLine="0" w:firstLineChars="0"/>
              <w:jc w:val="center"/>
              <w:rPr>
                <w:ins w:id="9651" w:author="冰蓝城 [2]" w:date="2019-10-22T17:17:31Z"/>
                <w:b/>
              </w:rPr>
            </w:pPr>
            <w:ins w:id="9652" w:author="冰蓝城 [2]" w:date="2019-10-22T17:17:31Z">
              <w:r>
                <w:rPr>
                  <w:rFonts w:hint="eastAsia"/>
                  <w:b/>
                </w:rPr>
                <w:t>字段说明</w:t>
              </w:r>
            </w:ins>
          </w:p>
        </w:tc>
        <w:tc>
          <w:tcPr>
            <w:tcW w:w="1971" w:type="dxa"/>
          </w:tcPr>
          <w:p>
            <w:pPr>
              <w:ind w:firstLine="0" w:firstLineChars="0"/>
              <w:jc w:val="center"/>
              <w:rPr>
                <w:ins w:id="9653" w:author="冰蓝城 [2]" w:date="2019-10-22T17:17:31Z"/>
                <w:b/>
              </w:rPr>
            </w:pPr>
            <w:ins w:id="9654" w:author="冰蓝城 [2]" w:date="2019-10-22T17:17:31Z">
              <w:r>
                <w:rPr>
                  <w:rFonts w:hint="eastAsia"/>
                  <w:b/>
                </w:rPr>
                <w:t>名称</w:t>
              </w:r>
            </w:ins>
          </w:p>
        </w:tc>
        <w:tc>
          <w:tcPr>
            <w:tcW w:w="1971" w:type="dxa"/>
          </w:tcPr>
          <w:p>
            <w:pPr>
              <w:ind w:firstLine="0" w:firstLineChars="0"/>
              <w:jc w:val="center"/>
              <w:rPr>
                <w:ins w:id="9655" w:author="冰蓝城 [2]" w:date="2019-10-22T17:17:31Z"/>
                <w:b/>
              </w:rPr>
            </w:pPr>
            <w:ins w:id="9656" w:author="冰蓝城 [2]" w:date="2019-10-22T17:17:31Z">
              <w:r>
                <w:rPr>
                  <w:rFonts w:hint="eastAsia"/>
                  <w:b/>
                </w:rPr>
                <w:t>类型</w:t>
              </w:r>
            </w:ins>
          </w:p>
        </w:tc>
        <w:tc>
          <w:tcPr>
            <w:tcW w:w="1971" w:type="dxa"/>
          </w:tcPr>
          <w:p>
            <w:pPr>
              <w:ind w:firstLine="0" w:firstLineChars="0"/>
              <w:jc w:val="center"/>
              <w:rPr>
                <w:ins w:id="9657" w:author="冰蓝城 [2]" w:date="2019-10-22T17:17:31Z"/>
                <w:b/>
              </w:rPr>
            </w:pPr>
            <w:ins w:id="9658" w:author="冰蓝城 [2]" w:date="2019-10-22T17:17:31Z">
              <w:r>
                <w:rPr>
                  <w:rFonts w:hint="eastAsia"/>
                  <w:b/>
                </w:rPr>
                <w:t>长度</w:t>
              </w:r>
            </w:ins>
          </w:p>
        </w:tc>
        <w:tc>
          <w:tcPr>
            <w:tcW w:w="1971" w:type="dxa"/>
          </w:tcPr>
          <w:p>
            <w:pPr>
              <w:ind w:firstLine="0" w:firstLineChars="0"/>
              <w:jc w:val="center"/>
              <w:rPr>
                <w:ins w:id="9659" w:author="冰蓝城 [2]" w:date="2019-10-22T17:17:31Z"/>
                <w:b/>
              </w:rPr>
            </w:pPr>
            <w:ins w:id="9660" w:author="冰蓝城 [2]" w:date="2019-10-22T17:17:31Z">
              <w:r>
                <w:rPr>
                  <w:rFonts w:hint="eastAsia"/>
                  <w:b/>
                </w:rPr>
                <w:t>属性</w:t>
              </w:r>
            </w:ins>
          </w:p>
        </w:tc>
      </w:tr>
    </w:tbl>
    <w:p>
      <w:pPr>
        <w:ind w:firstLine="0" w:firstLineChars="0"/>
        <w:rPr>
          <w:ins w:id="9661" w:author="冰蓝城 [2]" w:date="2019-10-22T17:17:31Z"/>
        </w:rPr>
      </w:pPr>
    </w:p>
    <w:p>
      <w:pPr>
        <w:ind w:firstLine="480"/>
        <w:rPr>
          <w:ins w:id="9662" w:author="冰蓝城 [2]" w:date="2019-10-22T17:17:31Z"/>
        </w:rPr>
      </w:pPr>
      <w:ins w:id="9663" w:author="冰蓝城 [2]" w:date="2019-10-22T17:17:31Z">
        <w:r>
          <w:rPr>
            <w:rFonts w:hint="eastAsia"/>
          </w:rPr>
          <w:t>线路表：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664" w:author="冰蓝城 [2]" w:date="2019-10-22T17:17:31Z"/>
        </w:trPr>
        <w:tc>
          <w:tcPr>
            <w:tcW w:w="1970" w:type="dxa"/>
          </w:tcPr>
          <w:p>
            <w:pPr>
              <w:ind w:firstLine="0" w:firstLineChars="0"/>
              <w:jc w:val="center"/>
              <w:rPr>
                <w:ins w:id="9665" w:author="冰蓝城 [2]" w:date="2019-10-22T17:17:31Z"/>
                <w:b/>
              </w:rPr>
            </w:pPr>
            <w:ins w:id="9666" w:author="冰蓝城 [2]" w:date="2019-10-22T17:17:31Z">
              <w:r>
                <w:rPr>
                  <w:rFonts w:hint="eastAsia"/>
                  <w:b/>
                </w:rPr>
                <w:t>字段说明</w:t>
              </w:r>
            </w:ins>
          </w:p>
        </w:tc>
        <w:tc>
          <w:tcPr>
            <w:tcW w:w="1971" w:type="dxa"/>
          </w:tcPr>
          <w:p>
            <w:pPr>
              <w:ind w:firstLine="0" w:firstLineChars="0"/>
              <w:jc w:val="center"/>
              <w:rPr>
                <w:ins w:id="9667" w:author="冰蓝城 [2]" w:date="2019-10-22T17:17:31Z"/>
                <w:b/>
              </w:rPr>
            </w:pPr>
            <w:ins w:id="9668" w:author="冰蓝城 [2]" w:date="2019-10-22T17:17:31Z">
              <w:r>
                <w:rPr>
                  <w:rFonts w:hint="eastAsia"/>
                  <w:b/>
                </w:rPr>
                <w:t>名称</w:t>
              </w:r>
            </w:ins>
          </w:p>
        </w:tc>
        <w:tc>
          <w:tcPr>
            <w:tcW w:w="1971" w:type="dxa"/>
          </w:tcPr>
          <w:p>
            <w:pPr>
              <w:ind w:firstLine="0" w:firstLineChars="0"/>
              <w:jc w:val="center"/>
              <w:rPr>
                <w:ins w:id="9669" w:author="冰蓝城 [2]" w:date="2019-10-22T17:17:31Z"/>
                <w:b/>
              </w:rPr>
            </w:pPr>
            <w:ins w:id="9670" w:author="冰蓝城 [2]" w:date="2019-10-22T17:17:31Z">
              <w:r>
                <w:rPr>
                  <w:rFonts w:hint="eastAsia"/>
                  <w:b/>
                </w:rPr>
                <w:t>类型</w:t>
              </w:r>
            </w:ins>
          </w:p>
        </w:tc>
        <w:tc>
          <w:tcPr>
            <w:tcW w:w="1971" w:type="dxa"/>
          </w:tcPr>
          <w:p>
            <w:pPr>
              <w:ind w:firstLine="0" w:firstLineChars="0"/>
              <w:jc w:val="center"/>
              <w:rPr>
                <w:ins w:id="9671" w:author="冰蓝城 [2]" w:date="2019-10-22T17:17:31Z"/>
                <w:b/>
              </w:rPr>
            </w:pPr>
            <w:ins w:id="9672" w:author="冰蓝城 [2]" w:date="2019-10-22T17:17:31Z">
              <w:r>
                <w:rPr>
                  <w:rFonts w:hint="eastAsia"/>
                  <w:b/>
                </w:rPr>
                <w:t>长度</w:t>
              </w:r>
            </w:ins>
          </w:p>
        </w:tc>
        <w:tc>
          <w:tcPr>
            <w:tcW w:w="1971" w:type="dxa"/>
          </w:tcPr>
          <w:p>
            <w:pPr>
              <w:ind w:firstLine="0" w:firstLineChars="0"/>
              <w:jc w:val="center"/>
              <w:rPr>
                <w:ins w:id="9673" w:author="冰蓝城 [2]" w:date="2019-10-22T17:17:31Z"/>
                <w:b/>
              </w:rPr>
            </w:pPr>
            <w:ins w:id="9674" w:author="冰蓝城 [2]" w:date="2019-10-22T17:17:31Z">
              <w:r>
                <w:rPr>
                  <w:rFonts w:hint="eastAsia"/>
                  <w:b/>
                </w:rPr>
                <w:t>属性</w:t>
              </w:r>
            </w:ins>
          </w:p>
        </w:tc>
      </w:tr>
    </w:tbl>
    <w:p>
      <w:pPr>
        <w:ind w:firstLine="480"/>
        <w:rPr>
          <w:ins w:id="9675" w:author="冰蓝城 [2]" w:date="2019-10-22T17:17:31Z"/>
        </w:rPr>
      </w:pPr>
    </w:p>
    <w:p>
      <w:pPr>
        <w:ind w:firstLine="0" w:firstLineChars="0"/>
        <w:rPr>
          <w:ins w:id="9676" w:author="冰蓝城 [2]" w:date="2019-10-22T17:17:31Z"/>
        </w:rPr>
      </w:pPr>
      <w:ins w:id="9677" w:author="冰蓝城 [2]" w:date="2019-10-22T17:17:31Z">
        <w:r>
          <w:rPr/>
          <w:t xml:space="preserve">        </w:t>
        </w:r>
      </w:ins>
      <w:ins w:id="9678" w:author="冰蓝城 [2]" w:date="2019-10-22T17:17:31Z">
        <w:r>
          <w:rPr>
            <w:rFonts w:hint="eastAsia"/>
          </w:rPr>
          <w:t>图层表：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9679" w:author="冰蓝城 [2]" w:date="2019-10-22T17:17:31Z"/>
        </w:trPr>
        <w:tc>
          <w:tcPr>
            <w:tcW w:w="1970" w:type="dxa"/>
          </w:tcPr>
          <w:p>
            <w:pPr>
              <w:ind w:firstLine="0" w:firstLineChars="0"/>
              <w:jc w:val="center"/>
              <w:rPr>
                <w:ins w:id="9680" w:author="冰蓝城 [2]" w:date="2019-10-22T17:17:31Z"/>
                <w:b/>
              </w:rPr>
            </w:pPr>
            <w:ins w:id="9681" w:author="冰蓝城 [2]" w:date="2019-10-22T17:17:31Z">
              <w:r>
                <w:rPr>
                  <w:rFonts w:hint="eastAsia"/>
                  <w:b/>
                </w:rPr>
                <w:t>字段说明</w:t>
              </w:r>
            </w:ins>
          </w:p>
        </w:tc>
        <w:tc>
          <w:tcPr>
            <w:tcW w:w="1971" w:type="dxa"/>
          </w:tcPr>
          <w:p>
            <w:pPr>
              <w:ind w:firstLine="0" w:firstLineChars="0"/>
              <w:jc w:val="center"/>
              <w:rPr>
                <w:ins w:id="9682" w:author="冰蓝城 [2]" w:date="2019-10-22T17:17:31Z"/>
                <w:b/>
              </w:rPr>
            </w:pPr>
            <w:ins w:id="9683" w:author="冰蓝城 [2]" w:date="2019-10-22T17:17:31Z">
              <w:r>
                <w:rPr>
                  <w:rFonts w:hint="eastAsia"/>
                  <w:b/>
                </w:rPr>
                <w:t>名称</w:t>
              </w:r>
            </w:ins>
          </w:p>
        </w:tc>
        <w:tc>
          <w:tcPr>
            <w:tcW w:w="1971" w:type="dxa"/>
          </w:tcPr>
          <w:p>
            <w:pPr>
              <w:ind w:firstLine="0" w:firstLineChars="0"/>
              <w:jc w:val="center"/>
              <w:rPr>
                <w:ins w:id="9684" w:author="冰蓝城 [2]" w:date="2019-10-22T17:17:31Z"/>
                <w:b/>
              </w:rPr>
            </w:pPr>
            <w:ins w:id="9685" w:author="冰蓝城 [2]" w:date="2019-10-22T17:17:31Z">
              <w:r>
                <w:rPr>
                  <w:rFonts w:hint="eastAsia"/>
                  <w:b/>
                </w:rPr>
                <w:t>类型</w:t>
              </w:r>
            </w:ins>
          </w:p>
        </w:tc>
        <w:tc>
          <w:tcPr>
            <w:tcW w:w="1971" w:type="dxa"/>
          </w:tcPr>
          <w:p>
            <w:pPr>
              <w:ind w:firstLine="0" w:firstLineChars="0"/>
              <w:jc w:val="center"/>
              <w:rPr>
                <w:ins w:id="9686" w:author="冰蓝城 [2]" w:date="2019-10-22T17:17:31Z"/>
                <w:b/>
              </w:rPr>
            </w:pPr>
            <w:ins w:id="9687" w:author="冰蓝城 [2]" w:date="2019-10-22T17:17:31Z">
              <w:r>
                <w:rPr>
                  <w:rFonts w:hint="eastAsia"/>
                  <w:b/>
                </w:rPr>
                <w:t>长度</w:t>
              </w:r>
            </w:ins>
          </w:p>
        </w:tc>
        <w:tc>
          <w:tcPr>
            <w:tcW w:w="1971" w:type="dxa"/>
          </w:tcPr>
          <w:p>
            <w:pPr>
              <w:ind w:firstLine="0" w:firstLineChars="0"/>
              <w:jc w:val="center"/>
              <w:rPr>
                <w:ins w:id="9688" w:author="冰蓝城 [2]" w:date="2019-10-22T17:17:31Z"/>
                <w:b/>
              </w:rPr>
            </w:pPr>
            <w:ins w:id="9689" w:author="冰蓝城 [2]" w:date="2019-10-22T17:17:31Z">
              <w:r>
                <w:rPr>
                  <w:rFonts w:hint="eastAsia"/>
                  <w:b/>
                </w:rPr>
                <w:t>属性</w:t>
              </w:r>
            </w:ins>
          </w:p>
        </w:tc>
      </w:tr>
    </w:tbl>
    <w:p>
      <w:pPr>
        <w:ind w:firstLine="0" w:firstLineChars="0"/>
        <w:rPr>
          <w:ins w:id="9690" w:author="冰蓝城 [2]" w:date="2019-10-22T17:17:31Z"/>
        </w:rPr>
      </w:pPr>
    </w:p>
    <w:p>
      <w:pPr>
        <w:ind w:firstLine="0" w:firstLineChars="0"/>
        <w:rPr>
          <w:ins w:id="9691" w:author="冰蓝城 [2]" w:date="2019-10-22T17:17:31Z"/>
        </w:rPr>
      </w:pPr>
      <w:ins w:id="9692" w:author="冰蓝城 [2]" w:date="2019-10-22T17:17:31Z">
        <w:r>
          <w:rPr>
            <w:rFonts w:hint="eastAsia"/>
          </w:rPr>
          <w:t xml:space="preserve"> </w:t>
        </w:r>
      </w:ins>
      <w:ins w:id="9693" w:author="冰蓝城 [2]" w:date="2019-10-22T17:17:31Z">
        <w:r>
          <w:rPr/>
          <w:t xml:space="preserve">       </w:t>
        </w:r>
      </w:ins>
      <w:ins w:id="9694" w:author="冰蓝城 [2]" w:date="2019-10-22T17:17:31Z">
        <w:r>
          <w:rPr>
            <w:rFonts w:hint="eastAsia"/>
          </w:rPr>
          <w:t>离线标记表：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Layout w:type="fixed"/>
        </w:tblPrEx>
        <w:trPr>
          <w:ins w:id="9695" w:author="冰蓝城 [2]" w:date="2019-10-22T17:17:31Z"/>
        </w:trPr>
        <w:tc>
          <w:tcPr>
            <w:tcW w:w="1970" w:type="dxa"/>
          </w:tcPr>
          <w:p>
            <w:pPr>
              <w:ind w:firstLine="0" w:firstLineChars="0"/>
              <w:jc w:val="center"/>
              <w:rPr>
                <w:ins w:id="9696" w:author="冰蓝城 [2]" w:date="2019-10-22T17:17:31Z"/>
                <w:b/>
              </w:rPr>
            </w:pPr>
            <w:ins w:id="9697" w:author="冰蓝城 [2]" w:date="2019-10-22T17:17:31Z">
              <w:r>
                <w:rPr>
                  <w:rFonts w:hint="eastAsia"/>
                  <w:b/>
                </w:rPr>
                <w:t>字段说明</w:t>
              </w:r>
            </w:ins>
          </w:p>
        </w:tc>
        <w:tc>
          <w:tcPr>
            <w:tcW w:w="1971" w:type="dxa"/>
          </w:tcPr>
          <w:p>
            <w:pPr>
              <w:ind w:firstLine="0" w:firstLineChars="0"/>
              <w:jc w:val="center"/>
              <w:rPr>
                <w:ins w:id="9698" w:author="冰蓝城 [2]" w:date="2019-10-22T17:17:31Z"/>
                <w:b/>
              </w:rPr>
            </w:pPr>
            <w:ins w:id="9699" w:author="冰蓝城 [2]" w:date="2019-10-22T17:17:31Z">
              <w:r>
                <w:rPr>
                  <w:rFonts w:hint="eastAsia"/>
                  <w:b/>
                </w:rPr>
                <w:t>名称</w:t>
              </w:r>
            </w:ins>
          </w:p>
        </w:tc>
        <w:tc>
          <w:tcPr>
            <w:tcW w:w="1971" w:type="dxa"/>
          </w:tcPr>
          <w:p>
            <w:pPr>
              <w:ind w:firstLine="0" w:firstLineChars="0"/>
              <w:jc w:val="center"/>
              <w:rPr>
                <w:ins w:id="9700" w:author="冰蓝城 [2]" w:date="2019-10-22T17:17:31Z"/>
                <w:b/>
              </w:rPr>
            </w:pPr>
            <w:ins w:id="9701" w:author="冰蓝城 [2]" w:date="2019-10-22T17:17:31Z">
              <w:r>
                <w:rPr>
                  <w:rFonts w:hint="eastAsia"/>
                  <w:b/>
                </w:rPr>
                <w:t>类型</w:t>
              </w:r>
            </w:ins>
          </w:p>
        </w:tc>
        <w:tc>
          <w:tcPr>
            <w:tcW w:w="1971" w:type="dxa"/>
          </w:tcPr>
          <w:p>
            <w:pPr>
              <w:ind w:firstLine="0" w:firstLineChars="0"/>
              <w:jc w:val="center"/>
              <w:rPr>
                <w:ins w:id="9702" w:author="冰蓝城 [2]" w:date="2019-10-22T17:17:31Z"/>
                <w:b/>
              </w:rPr>
            </w:pPr>
            <w:ins w:id="9703" w:author="冰蓝城 [2]" w:date="2019-10-22T17:17:31Z">
              <w:r>
                <w:rPr>
                  <w:rFonts w:hint="eastAsia"/>
                  <w:b/>
                </w:rPr>
                <w:t>长度</w:t>
              </w:r>
            </w:ins>
          </w:p>
        </w:tc>
        <w:tc>
          <w:tcPr>
            <w:tcW w:w="1971" w:type="dxa"/>
          </w:tcPr>
          <w:p>
            <w:pPr>
              <w:ind w:firstLine="0" w:firstLineChars="0"/>
              <w:jc w:val="center"/>
              <w:rPr>
                <w:ins w:id="9704" w:author="冰蓝城 [2]" w:date="2019-10-22T17:17:31Z"/>
                <w:b/>
              </w:rPr>
            </w:pPr>
            <w:ins w:id="9705" w:author="冰蓝城 [2]" w:date="2019-10-22T17:17:31Z">
              <w:r>
                <w:rPr>
                  <w:rFonts w:hint="eastAsia"/>
                  <w:b/>
                </w:rPr>
                <w:t>属性</w:t>
              </w:r>
            </w:ins>
          </w:p>
        </w:tc>
      </w:tr>
    </w:tbl>
    <w:p>
      <w:pPr>
        <w:ind w:firstLine="0" w:firstLineChars="0"/>
        <w:rPr>
          <w:ins w:id="9706" w:author="冰蓝城 [2]" w:date="2019-10-22T17:17:31Z"/>
        </w:rPr>
      </w:pPr>
    </w:p>
    <w:p>
      <w:pPr>
        <w:ind w:firstLine="480" w:firstLineChars="200"/>
        <w:rPr>
          <w:ins w:id="9707" w:author="冰蓝城 [2]" w:date="2019-10-22T17:17:31Z"/>
        </w:rPr>
      </w:pPr>
      <w:ins w:id="9708" w:author="冰蓝城 [2]" w:date="2019-10-22T17:17:31Z">
        <w:r>
          <w:rPr>
            <w:rFonts w:hint="eastAsia"/>
          </w:rPr>
          <w:t>标记分享表：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09" w:author="冰蓝城 [2]" w:date="2019-10-22T17:17:31Z"/>
        </w:trPr>
        <w:tc>
          <w:tcPr>
            <w:tcW w:w="1970" w:type="dxa"/>
          </w:tcPr>
          <w:p>
            <w:pPr>
              <w:ind w:firstLine="0" w:firstLineChars="0"/>
              <w:jc w:val="center"/>
              <w:rPr>
                <w:ins w:id="9710" w:author="冰蓝城 [2]" w:date="2019-10-22T17:17:31Z"/>
                <w:b/>
              </w:rPr>
            </w:pPr>
            <w:ins w:id="9711" w:author="冰蓝城 [2]" w:date="2019-10-22T17:17:31Z">
              <w:r>
                <w:rPr>
                  <w:rFonts w:hint="eastAsia"/>
                  <w:b/>
                </w:rPr>
                <w:t>字段说明</w:t>
              </w:r>
            </w:ins>
          </w:p>
        </w:tc>
        <w:tc>
          <w:tcPr>
            <w:tcW w:w="1971" w:type="dxa"/>
          </w:tcPr>
          <w:p>
            <w:pPr>
              <w:ind w:firstLine="0" w:firstLineChars="0"/>
              <w:jc w:val="center"/>
              <w:rPr>
                <w:ins w:id="9712" w:author="冰蓝城 [2]" w:date="2019-10-22T17:17:31Z"/>
                <w:b/>
              </w:rPr>
            </w:pPr>
            <w:ins w:id="9713" w:author="冰蓝城 [2]" w:date="2019-10-22T17:17:31Z">
              <w:r>
                <w:rPr>
                  <w:rFonts w:hint="eastAsia"/>
                  <w:b/>
                </w:rPr>
                <w:t>名称</w:t>
              </w:r>
            </w:ins>
          </w:p>
        </w:tc>
        <w:tc>
          <w:tcPr>
            <w:tcW w:w="1971" w:type="dxa"/>
          </w:tcPr>
          <w:p>
            <w:pPr>
              <w:ind w:firstLine="0" w:firstLineChars="0"/>
              <w:jc w:val="center"/>
              <w:rPr>
                <w:ins w:id="9714" w:author="冰蓝城 [2]" w:date="2019-10-22T17:17:31Z"/>
                <w:b/>
              </w:rPr>
            </w:pPr>
            <w:ins w:id="9715" w:author="冰蓝城 [2]" w:date="2019-10-22T17:17:31Z">
              <w:r>
                <w:rPr>
                  <w:rFonts w:hint="eastAsia"/>
                  <w:b/>
                </w:rPr>
                <w:t>类型</w:t>
              </w:r>
            </w:ins>
          </w:p>
        </w:tc>
        <w:tc>
          <w:tcPr>
            <w:tcW w:w="1971" w:type="dxa"/>
          </w:tcPr>
          <w:p>
            <w:pPr>
              <w:ind w:firstLine="0" w:firstLineChars="0"/>
              <w:jc w:val="center"/>
              <w:rPr>
                <w:ins w:id="9716" w:author="冰蓝城 [2]" w:date="2019-10-22T17:17:31Z"/>
                <w:b/>
              </w:rPr>
            </w:pPr>
            <w:ins w:id="9717" w:author="冰蓝城 [2]" w:date="2019-10-22T17:17:31Z">
              <w:r>
                <w:rPr>
                  <w:rFonts w:hint="eastAsia"/>
                  <w:b/>
                </w:rPr>
                <w:t>长度</w:t>
              </w:r>
            </w:ins>
          </w:p>
        </w:tc>
        <w:tc>
          <w:tcPr>
            <w:tcW w:w="1971" w:type="dxa"/>
          </w:tcPr>
          <w:p>
            <w:pPr>
              <w:ind w:firstLine="0" w:firstLineChars="0"/>
              <w:jc w:val="center"/>
              <w:rPr>
                <w:ins w:id="9718" w:author="冰蓝城 [2]" w:date="2019-10-22T17:17:31Z"/>
                <w:b/>
              </w:rPr>
            </w:pPr>
            <w:ins w:id="9719" w:author="冰蓝城 [2]" w:date="2019-10-22T17:17:31Z">
              <w:r>
                <w:rPr>
                  <w:rFonts w:hint="eastAsia"/>
                  <w:b/>
                </w:rPr>
                <w:t>属性</w:t>
              </w:r>
            </w:ins>
          </w:p>
        </w:tc>
      </w:tr>
    </w:tbl>
    <w:p>
      <w:pPr>
        <w:ind w:firstLine="199" w:firstLineChars="83"/>
        <w:rPr>
          <w:ins w:id="9720" w:author="冰蓝城 [2]" w:date="2019-10-22T17:17:31Z"/>
        </w:rPr>
      </w:pPr>
    </w:p>
    <w:p>
      <w:pPr>
        <w:ind w:firstLine="199" w:firstLineChars="83"/>
        <w:rPr>
          <w:ins w:id="9721" w:author="冰蓝城 [2]" w:date="2019-10-22T17:17:31Z"/>
        </w:rPr>
      </w:pPr>
    </w:p>
    <w:p>
      <w:pPr>
        <w:ind w:firstLine="480"/>
        <w:rPr>
          <w:ins w:id="9722" w:author="冰蓝城 [2]" w:date="2019-10-22T17:17:31Z"/>
        </w:rPr>
      </w:pPr>
      <w:ins w:id="9723" w:author="冰蓝城 [2]" w:date="2019-10-22T17:17:31Z">
        <w:r>
          <w:rPr>
            <w:rFonts w:hint="eastAsia"/>
          </w:rPr>
          <w:t>线路分享表：</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1971"/>
        <w:gridCol w:w="1971"/>
        <w:gridCol w:w="1971"/>
        <w:gridCol w:w="1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724" w:author="冰蓝城 [2]" w:date="2019-10-22T17:17:31Z"/>
        </w:trPr>
        <w:tc>
          <w:tcPr>
            <w:tcW w:w="1970" w:type="dxa"/>
          </w:tcPr>
          <w:p>
            <w:pPr>
              <w:ind w:firstLine="0" w:firstLineChars="0"/>
              <w:jc w:val="center"/>
              <w:rPr>
                <w:ins w:id="9725" w:author="冰蓝城 [2]" w:date="2019-10-22T17:17:31Z"/>
                <w:b/>
              </w:rPr>
            </w:pPr>
            <w:ins w:id="9726" w:author="冰蓝城 [2]" w:date="2019-10-22T17:17:31Z">
              <w:r>
                <w:rPr>
                  <w:rFonts w:hint="eastAsia"/>
                  <w:b/>
                </w:rPr>
                <w:t>字段说明</w:t>
              </w:r>
            </w:ins>
          </w:p>
        </w:tc>
        <w:tc>
          <w:tcPr>
            <w:tcW w:w="1971" w:type="dxa"/>
          </w:tcPr>
          <w:p>
            <w:pPr>
              <w:ind w:firstLine="0" w:firstLineChars="0"/>
              <w:jc w:val="center"/>
              <w:rPr>
                <w:ins w:id="9727" w:author="冰蓝城 [2]" w:date="2019-10-22T17:17:31Z"/>
                <w:b/>
              </w:rPr>
            </w:pPr>
            <w:ins w:id="9728" w:author="冰蓝城 [2]" w:date="2019-10-22T17:17:31Z">
              <w:r>
                <w:rPr>
                  <w:rFonts w:hint="eastAsia"/>
                  <w:b/>
                </w:rPr>
                <w:t>名称</w:t>
              </w:r>
            </w:ins>
          </w:p>
        </w:tc>
        <w:tc>
          <w:tcPr>
            <w:tcW w:w="1971" w:type="dxa"/>
          </w:tcPr>
          <w:p>
            <w:pPr>
              <w:ind w:firstLine="0" w:firstLineChars="0"/>
              <w:jc w:val="center"/>
              <w:rPr>
                <w:ins w:id="9729" w:author="冰蓝城 [2]" w:date="2019-10-22T17:17:31Z"/>
                <w:b/>
              </w:rPr>
            </w:pPr>
            <w:ins w:id="9730" w:author="冰蓝城 [2]" w:date="2019-10-22T17:17:31Z">
              <w:r>
                <w:rPr>
                  <w:rFonts w:hint="eastAsia"/>
                  <w:b/>
                </w:rPr>
                <w:t>类型</w:t>
              </w:r>
            </w:ins>
          </w:p>
        </w:tc>
        <w:tc>
          <w:tcPr>
            <w:tcW w:w="1971" w:type="dxa"/>
          </w:tcPr>
          <w:p>
            <w:pPr>
              <w:ind w:firstLine="0" w:firstLineChars="0"/>
              <w:jc w:val="center"/>
              <w:rPr>
                <w:ins w:id="9731" w:author="冰蓝城 [2]" w:date="2019-10-22T17:17:31Z"/>
                <w:b/>
              </w:rPr>
            </w:pPr>
            <w:ins w:id="9732" w:author="冰蓝城 [2]" w:date="2019-10-22T17:17:31Z">
              <w:r>
                <w:rPr>
                  <w:rFonts w:hint="eastAsia"/>
                  <w:b/>
                </w:rPr>
                <w:t>长度</w:t>
              </w:r>
            </w:ins>
          </w:p>
        </w:tc>
        <w:tc>
          <w:tcPr>
            <w:tcW w:w="1971" w:type="dxa"/>
          </w:tcPr>
          <w:p>
            <w:pPr>
              <w:ind w:firstLine="0" w:firstLineChars="0"/>
              <w:jc w:val="center"/>
              <w:rPr>
                <w:ins w:id="9733" w:author="冰蓝城 [2]" w:date="2019-10-22T17:17:31Z"/>
                <w:b/>
              </w:rPr>
            </w:pPr>
            <w:ins w:id="9734" w:author="冰蓝城 [2]" w:date="2019-10-22T17:17:31Z">
              <w:r>
                <w:rPr>
                  <w:rFonts w:hint="eastAsia"/>
                  <w:b/>
                </w:rPr>
                <w:t>属性</w:t>
              </w:r>
            </w:ins>
          </w:p>
        </w:tc>
      </w:tr>
    </w:tbl>
    <w:p>
      <w:pPr>
        <w:ind w:firstLine="0" w:firstLineChars="0"/>
        <w:rPr>
          <w:ins w:id="9735" w:author="冰蓝城 [2]" w:date="2019-10-22T17:17:31Z"/>
        </w:rPr>
      </w:pPr>
    </w:p>
    <w:p>
      <w:pPr>
        <w:pStyle w:val="3"/>
        <w:ind w:firstLine="151"/>
        <w:rPr>
          <w:ins w:id="9736" w:author="冰蓝城 [2]" w:date="2019-10-22T17:17:31Z"/>
        </w:rPr>
      </w:pPr>
      <w:ins w:id="9737" w:author="冰蓝城 [2]" w:date="2019-10-22T17:17:31Z">
        <w:r>
          <w:rPr>
            <w:rFonts w:hint="eastAsia"/>
          </w:rPr>
          <w:t>3</w:t>
        </w:r>
      </w:ins>
      <w:ins w:id="9738" w:author="冰蓝城 [2]" w:date="2019-10-22T17:17:31Z">
        <w:r>
          <w:rPr/>
          <w:t xml:space="preserve">.3 </w:t>
        </w:r>
      </w:ins>
      <w:ins w:id="9739" w:author="冰蓝城 [2]" w:date="2019-10-22T17:17:31Z">
        <w:r>
          <w:rPr>
            <w:rFonts w:hint="eastAsia"/>
          </w:rPr>
          <w:t>数据库建模</w:t>
        </w:r>
      </w:ins>
    </w:p>
    <w:p>
      <w:pPr>
        <w:ind w:firstLine="480"/>
        <w:rPr>
          <w:ins w:id="9740" w:author="冰蓝城 [2]" w:date="2019-10-22T17:17:31Z"/>
        </w:rPr>
      </w:pPr>
      <w:ins w:id="9741" w:author="冰蓝城 [2]" w:date="2019-10-22T17:17:31Z">
        <w:r>
          <w:rPr>
            <w:rFonts w:hint="eastAsia"/>
          </w:rPr>
          <w:t>（建模图及说明）</w:t>
        </w:r>
      </w:ins>
    </w:p>
    <w:p>
      <w:pPr>
        <w:pStyle w:val="2"/>
        <w:spacing w:before="120" w:after="120"/>
        <w:rPr>
          <w:ins w:id="9742" w:author="冰蓝城 [2]" w:date="2019-10-22T17:17:31Z"/>
        </w:rPr>
      </w:pPr>
      <w:ins w:id="9743" w:author="冰蓝城 [2]" w:date="2019-10-22T17:17:31Z">
        <w:r>
          <w:rPr>
            <w:rFonts w:hint="eastAsia"/>
          </w:rPr>
          <w:t>4、功能设计</w:t>
        </w:r>
      </w:ins>
    </w:p>
    <w:p>
      <w:pPr>
        <w:pStyle w:val="3"/>
        <w:spacing w:before="120" w:after="120"/>
        <w:ind w:firstLine="151"/>
        <w:rPr>
          <w:ins w:id="9744" w:author="冰蓝城 [2]" w:date="2019-10-22T17:17:31Z"/>
        </w:rPr>
      </w:pPr>
      <w:ins w:id="9745" w:author="冰蓝城 [2]" w:date="2019-10-22T17:17:31Z">
        <w:r>
          <w:rPr>
            <w:rFonts w:hint="eastAsia"/>
          </w:rPr>
          <w:t>4</w:t>
        </w:r>
      </w:ins>
      <w:ins w:id="9746" w:author="冰蓝城 [2]" w:date="2019-10-22T17:17:31Z">
        <w:r>
          <w:rPr/>
          <w:t xml:space="preserve">.1 </w:t>
        </w:r>
      </w:ins>
      <w:ins w:id="9747" w:author="冰蓝城 [2]" w:date="2019-10-22T17:17:31Z">
        <w:r>
          <w:rPr>
            <w:rFonts w:hint="eastAsia"/>
          </w:rPr>
          <w:t>数据流图</w:t>
        </w:r>
      </w:ins>
    </w:p>
    <w:p>
      <w:pPr>
        <w:pStyle w:val="4"/>
        <w:spacing w:before="120" w:after="120"/>
        <w:ind w:firstLine="281"/>
        <w:rPr>
          <w:ins w:id="9748" w:author="冰蓝城 [2]" w:date="2019-10-22T17:17:31Z"/>
        </w:rPr>
      </w:pPr>
      <w:ins w:id="9749" w:author="冰蓝城 [2]" w:date="2019-10-22T17:17:31Z">
        <w:r>
          <w:rPr>
            <w:rFonts w:hint="eastAsia"/>
          </w:rPr>
          <w:t>4</w:t>
        </w:r>
      </w:ins>
      <w:ins w:id="9750" w:author="冰蓝城 [2]" w:date="2019-10-22T17:17:31Z">
        <w:r>
          <w:rPr/>
          <w:t xml:space="preserve">.1.1 </w:t>
        </w:r>
      </w:ins>
      <w:ins w:id="9751" w:author="冰蓝城 [2]" w:date="2019-10-22T17:17:31Z">
        <w:r>
          <w:rPr>
            <w:rFonts w:hint="eastAsia"/>
          </w:rPr>
          <w:t>第0层</w:t>
        </w:r>
      </w:ins>
    </w:p>
    <w:p>
      <w:pPr>
        <w:pStyle w:val="4"/>
        <w:spacing w:before="120" w:after="120"/>
        <w:ind w:firstLine="281"/>
        <w:rPr>
          <w:ins w:id="9752" w:author="冰蓝城 [2]" w:date="2019-10-22T17:17:31Z"/>
        </w:rPr>
      </w:pPr>
      <w:ins w:id="9753" w:author="冰蓝城 [2]" w:date="2019-10-22T17:17:31Z">
        <w:r>
          <w:rPr>
            <w:rFonts w:hint="eastAsia"/>
          </w:rPr>
          <w:t>4</w:t>
        </w:r>
      </w:ins>
      <w:ins w:id="9754" w:author="冰蓝城 [2]" w:date="2019-10-22T17:17:31Z">
        <w:r>
          <w:rPr/>
          <w:t xml:space="preserve">.1.2 </w:t>
        </w:r>
      </w:ins>
      <w:ins w:id="9755" w:author="冰蓝城 [2]" w:date="2019-10-22T17:17:31Z">
        <w:r>
          <w:rPr>
            <w:rFonts w:hint="eastAsia"/>
          </w:rPr>
          <w:t>第1层</w:t>
        </w:r>
      </w:ins>
    </w:p>
    <w:p>
      <w:pPr>
        <w:pStyle w:val="4"/>
        <w:spacing w:before="120" w:after="120"/>
        <w:ind w:firstLine="281"/>
        <w:rPr>
          <w:ins w:id="9756" w:author="冰蓝城 [2]" w:date="2019-10-22T17:17:31Z"/>
        </w:rPr>
      </w:pPr>
      <w:ins w:id="9757" w:author="冰蓝城 [2]" w:date="2019-10-22T17:17:31Z">
        <w:r>
          <w:rPr>
            <w:rFonts w:hint="eastAsia"/>
          </w:rPr>
          <w:t>4</w:t>
        </w:r>
      </w:ins>
      <w:ins w:id="9758" w:author="冰蓝城 [2]" w:date="2019-10-22T17:17:31Z">
        <w:r>
          <w:rPr/>
          <w:t xml:space="preserve">.1.2 </w:t>
        </w:r>
      </w:ins>
      <w:ins w:id="9759" w:author="冰蓝城 [2]" w:date="2019-10-22T17:17:31Z">
        <w:r>
          <w:rPr>
            <w:rFonts w:hint="eastAsia"/>
          </w:rPr>
          <w:t>第2层</w:t>
        </w:r>
      </w:ins>
    </w:p>
    <w:p>
      <w:pPr>
        <w:pStyle w:val="3"/>
        <w:spacing w:before="120" w:after="120"/>
        <w:ind w:firstLine="151"/>
        <w:rPr>
          <w:ins w:id="9760" w:author="冰蓝城 [2]" w:date="2019-10-22T17:17:31Z"/>
        </w:rPr>
      </w:pPr>
      <w:ins w:id="9761" w:author="冰蓝城 [2]" w:date="2019-10-22T17:17:31Z">
        <w:r>
          <w:rPr>
            <w:rFonts w:hint="eastAsia"/>
          </w:rPr>
          <w:t>4</w:t>
        </w:r>
      </w:ins>
      <w:ins w:id="9762" w:author="冰蓝城 [2]" w:date="2019-10-22T17:17:31Z">
        <w:r>
          <w:rPr/>
          <w:t xml:space="preserve">.2 </w:t>
        </w:r>
      </w:ins>
      <w:ins w:id="9763" w:author="冰蓝城 [2]" w:date="2019-10-22T17:17:31Z">
        <w:r>
          <w:rPr>
            <w:rFonts w:hint="eastAsia"/>
          </w:rPr>
          <w:t>功能实现</w:t>
        </w:r>
      </w:ins>
    </w:p>
    <w:p>
      <w:pPr>
        <w:spacing w:before="120" w:after="120"/>
        <w:ind w:firstLine="480"/>
        <w:rPr>
          <w:ins w:id="9764" w:author="冰蓝城 [2]" w:date="2019-10-22T17:17:31Z"/>
        </w:rPr>
      </w:pPr>
      <w:ins w:id="9765" w:author="冰蓝城 [2]" w:date="2019-10-22T17:17:31Z">
        <w:r>
          <w:rPr>
            <w:rFonts w:hint="eastAsia"/>
          </w:rPr>
          <w:t>（每部分包括详细介绍、流程图、</w:t>
        </w:r>
      </w:ins>
      <w:ins w:id="9766" w:author="冰蓝城 [2]" w:date="2019-10-22T17:17:31Z">
        <w:r>
          <w:rPr>
            <w:rFonts w:hint="eastAsia"/>
            <w:color w:val="FF0000"/>
            <w:u w:val="single"/>
          </w:rPr>
          <w:t>类图</w:t>
        </w:r>
      </w:ins>
      <w:ins w:id="9767" w:author="冰蓝城 [2]" w:date="2019-10-22T17:17:31Z">
        <w:r>
          <w:rPr>
            <w:rFonts w:hint="eastAsia"/>
            <w:color w:val="FF0000"/>
          </w:rPr>
          <w:t>（新增）</w:t>
        </w:r>
      </w:ins>
      <w:ins w:id="9768" w:author="冰蓝城 [2]" w:date="2019-10-22T17:17:31Z">
        <w:r>
          <w:rPr>
            <w:rFonts w:hint="eastAsia"/>
          </w:rPr>
          <w:t>、函数接口）</w:t>
        </w:r>
      </w:ins>
    </w:p>
    <w:p>
      <w:pPr>
        <w:pStyle w:val="4"/>
        <w:ind w:firstLine="281"/>
        <w:rPr>
          <w:ins w:id="9769" w:author="冰蓝城 [2]" w:date="2019-10-22T17:17:31Z"/>
        </w:rPr>
      </w:pPr>
      <w:ins w:id="9770" w:author="冰蓝城 [2]" w:date="2019-10-22T17:17:31Z">
        <w:r>
          <w:rPr>
            <w:rFonts w:hint="eastAsia"/>
          </w:rPr>
          <w:t>4.</w:t>
        </w:r>
      </w:ins>
      <w:ins w:id="9771" w:author="冰蓝城 [2]" w:date="2019-10-22T17:17:31Z">
        <w:r>
          <w:rPr/>
          <w:t>2.1</w:t>
        </w:r>
      </w:ins>
      <w:ins w:id="9772" w:author="冰蓝城 [2]" w:date="2019-10-22T17:17:31Z">
        <w:r>
          <w:rPr>
            <w:rFonts w:hint="eastAsia"/>
          </w:rPr>
          <w:t>登录注册</w:t>
        </w:r>
      </w:ins>
    </w:p>
    <w:p>
      <w:pPr>
        <w:ind w:firstLine="480"/>
        <w:rPr>
          <w:ins w:id="9773" w:author="冰蓝城 [2]" w:date="2019-10-22T17:17:31Z"/>
        </w:rPr>
      </w:pPr>
      <w:ins w:id="9774" w:author="冰蓝城 [2]" w:date="2019-10-22T17:17:31Z">
        <w:r>
          <w:rPr>
            <w:rFonts w:hint="eastAsia"/>
          </w:rPr>
          <w:t>登录注册模块主要包括登录、注册和找回密码三个功能。用户第一次打开软件时，默认界面为登录界面，此时用户可以选择使用其他端口账号登录，如微信、QQ、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ins>
    </w:p>
    <w:p>
      <w:pPr>
        <w:ind w:firstLine="480"/>
        <w:rPr>
          <w:ins w:id="9775" w:author="冰蓝城 [2]" w:date="2019-10-22T17:17:31Z"/>
        </w:rPr>
      </w:pPr>
      <w:ins w:id="9776" w:author="冰蓝城 [2]" w:date="2019-10-22T17:17:31Z">
        <w:r>
          <w:rPr>
            <w:rFonts w:hint="eastAsia"/>
          </w:rPr>
          <w:t>当用户再次打开软件时，会直接以上一次登录的账号直接登录，可以退出账号重新以其他账号进行登录。</w:t>
        </w:r>
      </w:ins>
    </w:p>
    <w:p>
      <w:pPr>
        <w:ind w:firstLine="480"/>
        <w:rPr>
          <w:ins w:id="9777" w:author="冰蓝城 [2]" w:date="2019-10-22T17:17:31Z"/>
        </w:rPr>
      </w:pPr>
      <w:ins w:id="9778" w:author="冰蓝城 [2]" w:date="2019-10-22T17:17:31Z">
        <w:r>
          <w:rPr>
            <w:rFonts w:hint="eastAsia"/>
          </w:rPr>
          <w:t>当用户忘记密码时可以选择找回密码，通过手机号的短信验证后即可重新设置密码。</w:t>
        </w:r>
      </w:ins>
    </w:p>
    <w:p>
      <w:pPr>
        <w:ind w:firstLine="480"/>
        <w:rPr>
          <w:ins w:id="9779" w:author="冰蓝城 [2]" w:date="2019-10-22T17:17:31Z"/>
        </w:rPr>
      </w:pPr>
      <w:ins w:id="9780" w:author="冰蓝城 [2]" w:date="2019-10-22T17:17:31Z">
        <w:r>
          <w:rPr>
            <w:rFonts w:hint="eastAsia"/>
          </w:rPr>
          <w:t>登录注册的流程图如下图所示：</w:t>
        </w:r>
      </w:ins>
    </w:p>
    <w:p>
      <w:pPr>
        <w:ind w:firstLine="480"/>
        <w:jc w:val="center"/>
        <w:rPr>
          <w:ins w:id="9781" w:author="冰蓝城 [2]" w:date="2019-10-22T17:17:31Z"/>
        </w:rPr>
      </w:pPr>
      <w:ins w:id="9782" w:author="冰蓝城 [2]" w:date="2019-10-22T17:17:31Z">
        <w:r>
          <w:rPr/>
          <w:drawing>
            <wp:inline distT="0" distB="0" distL="0" distR="0">
              <wp:extent cx="3253105" cy="4422775"/>
              <wp:effectExtent l="0" t="0" r="0"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0">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noFill/>
                      </a:ln>
                    </pic:spPr>
                  </pic:pic>
                </a:graphicData>
              </a:graphic>
            </wp:inline>
          </w:drawing>
        </w:r>
      </w:ins>
    </w:p>
    <w:p>
      <w:pPr>
        <w:ind w:firstLine="480"/>
        <w:rPr>
          <w:ins w:id="9784" w:author="冰蓝城 [2]" w:date="2019-10-22T17:17:31Z"/>
        </w:rPr>
      </w:pPr>
      <w:ins w:id="9785" w:author="冰蓝城 [2]" w:date="2019-10-22T17:17:31Z">
        <w:r>
          <w:rPr>
            <w:rFonts w:hint="eastAsia"/>
          </w:rPr>
          <w:t>登陆注册模块共有一个用户信息类：</w:t>
        </w:r>
      </w:ins>
    </w:p>
    <w:p>
      <w:pPr>
        <w:ind w:firstLine="480"/>
        <w:jc w:val="center"/>
        <w:rPr>
          <w:ins w:id="9786" w:author="冰蓝城 [2]" w:date="2019-10-22T17:17:31Z"/>
        </w:rPr>
      </w:pPr>
      <w:ins w:id="9787" w:author="冰蓝城 [2]" w:date="2019-10-22T17:17:31Z">
        <w:r>
          <w:rPr/>
          <w:drawing>
            <wp:inline distT="0" distB="0" distL="0" distR="0">
              <wp:extent cx="2658110" cy="1310640"/>
              <wp:effectExtent l="0" t="0" r="0" b="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1">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noFill/>
                      </a:ln>
                    </pic:spPr>
                  </pic:pic>
                </a:graphicData>
              </a:graphic>
            </wp:inline>
          </w:drawing>
        </w:r>
      </w:ins>
    </w:p>
    <w:p>
      <w:pPr>
        <w:pStyle w:val="4"/>
        <w:ind w:firstLine="281"/>
        <w:rPr>
          <w:ins w:id="9789" w:author="冰蓝城 [2]" w:date="2019-10-22T17:17:31Z"/>
        </w:rPr>
      </w:pPr>
      <w:ins w:id="9790" w:author="冰蓝城 [2]" w:date="2019-10-22T17:17:31Z">
        <w:r>
          <w:rPr>
            <w:rFonts w:hint="eastAsia"/>
          </w:rPr>
          <w:t>4</w:t>
        </w:r>
      </w:ins>
      <w:ins w:id="9791" w:author="冰蓝城 [2]" w:date="2019-10-22T17:17:31Z">
        <w:r>
          <w:rPr/>
          <w:t xml:space="preserve">.2.2 </w:t>
        </w:r>
      </w:ins>
      <w:ins w:id="9792" w:author="冰蓝城 [2]" w:date="2019-10-22T17:17:31Z">
        <w:r>
          <w:rPr>
            <w:rFonts w:hint="eastAsia"/>
          </w:rPr>
          <w:t>视图切换</w:t>
        </w:r>
      </w:ins>
    </w:p>
    <w:p>
      <w:pPr>
        <w:ind w:firstLine="480"/>
        <w:rPr>
          <w:ins w:id="9793" w:author="冰蓝城 [2]" w:date="2019-10-22T17:17:31Z"/>
        </w:rPr>
      </w:pPr>
      <w:ins w:id="9794" w:author="冰蓝城 [2]" w:date="2019-10-22T17:17:31Z">
        <w:r>
          <w:rPr>
            <w:rFonts w:hint="eastAsia"/>
          </w:rPr>
          <w:t>视图切换共包括3个功能，分别是切换2D视图、切换</w:t>
        </w:r>
      </w:ins>
      <w:ins w:id="9795" w:author="冰蓝城 [2]" w:date="2019-10-22T17:17:31Z">
        <w:r>
          <w:rPr/>
          <w:t>3</w:t>
        </w:r>
      </w:ins>
      <w:ins w:id="9796" w:author="冰蓝城 [2]" w:date="2019-10-22T17:17:31Z">
        <w:r>
          <w:rPr>
            <w:rFonts w:hint="eastAsia"/>
          </w:rPr>
          <w:t>D视图、切换</w:t>
        </w:r>
      </w:ins>
      <w:ins w:id="9797" w:author="冰蓝城 [2]" w:date="2019-10-22T17:17:31Z">
        <w:r>
          <w:rPr/>
          <w:t>4</w:t>
        </w:r>
      </w:ins>
      <w:ins w:id="9798" w:author="冰蓝城 [2]" w:date="2019-10-22T17:17:31Z">
        <w:r>
          <w:rPr>
            <w:rFonts w:hint="eastAsia"/>
          </w:rPr>
          <w:t>D视图。其显示时只有2D和3D地图可显示，4D需要加一个坐标轴来实现。</w:t>
        </w:r>
      </w:ins>
    </w:p>
    <w:p>
      <w:pPr>
        <w:ind w:firstLine="480"/>
        <w:rPr>
          <w:ins w:id="9799" w:author="冰蓝城 [2]" w:date="2019-10-22T17:17:31Z"/>
        </w:rPr>
      </w:pPr>
      <w:ins w:id="9800" w:author="冰蓝城 [2]" w:date="2019-10-22T17:17:31Z">
        <w:r>
          <w:rPr>
            <w:rFonts w:hint="eastAsia"/>
          </w:rPr>
          <w:t>用户可以通过选择“2D”、“3D”和“4D”标识来切换视图。</w:t>
        </w:r>
      </w:ins>
    </w:p>
    <w:p>
      <w:pPr>
        <w:ind w:firstLine="480"/>
        <w:rPr>
          <w:ins w:id="9801" w:author="冰蓝城 [2]" w:date="2019-10-22T17:17:31Z"/>
        </w:rPr>
      </w:pPr>
      <w:ins w:id="9802" w:author="冰蓝城 [2]" w:date="2019-10-22T17:17:31Z">
        <w:r>
          <w:rPr>
            <w:rFonts w:hint="eastAsia"/>
          </w:rPr>
          <w:t>视图切换的流程图如下图所示：</w:t>
        </w:r>
      </w:ins>
    </w:p>
    <w:p>
      <w:pPr>
        <w:ind w:firstLine="480"/>
        <w:jc w:val="center"/>
        <w:rPr>
          <w:ins w:id="9803" w:author="冰蓝城 [2]" w:date="2019-10-22T17:17:31Z"/>
        </w:rPr>
      </w:pPr>
      <w:ins w:id="9804" w:author="冰蓝城 [2]" w:date="2019-10-22T17:17:31Z">
        <w:r>
          <w:rPr/>
          <w:drawing>
            <wp:inline distT="0" distB="0" distL="0" distR="0">
              <wp:extent cx="2997835" cy="4352925"/>
              <wp:effectExtent l="0" t="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2">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noFill/>
                      </a:ln>
                    </pic:spPr>
                  </pic:pic>
                </a:graphicData>
              </a:graphic>
            </wp:inline>
          </w:drawing>
        </w:r>
      </w:ins>
    </w:p>
    <w:p>
      <w:pPr>
        <w:ind w:firstLine="480"/>
        <w:rPr>
          <w:ins w:id="9806" w:author="冰蓝城 [2]" w:date="2019-10-22T17:17:31Z"/>
        </w:rPr>
      </w:pPr>
      <w:ins w:id="9807" w:author="冰蓝城 [2]" w:date="2019-10-22T17:17:31Z">
        <w:r>
          <w:rPr>
            <w:rFonts w:hint="eastAsia"/>
          </w:rPr>
          <w:t>视图切换模块共有两个类，分别是标记类、位置类。各类的实现及它们之间的关系如下：</w:t>
        </w:r>
      </w:ins>
    </w:p>
    <w:p>
      <w:pPr>
        <w:ind w:firstLine="480"/>
        <w:jc w:val="center"/>
        <w:rPr>
          <w:ins w:id="9808" w:author="冰蓝城 [2]" w:date="2019-10-22T17:17:31Z"/>
        </w:rPr>
      </w:pPr>
      <w:ins w:id="9809" w:author="冰蓝城 [2]" w:date="2019-10-22T17:17:31Z">
        <w:r>
          <w:rPr/>
          <w:drawing>
            <wp:inline distT="0" distB="0" distL="0" distR="0">
              <wp:extent cx="4678045" cy="2138045"/>
              <wp:effectExtent l="0" t="0" r="0"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3">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noFill/>
                      </a:ln>
                    </pic:spPr>
                  </pic:pic>
                </a:graphicData>
              </a:graphic>
            </wp:inline>
          </w:drawing>
        </w:r>
      </w:ins>
    </w:p>
    <w:p>
      <w:pPr>
        <w:ind w:firstLine="480"/>
        <w:rPr>
          <w:ins w:id="9811" w:author="冰蓝城 [2]" w:date="2019-10-22T17:17:31Z"/>
        </w:rPr>
      </w:pPr>
      <w:ins w:id="9812" w:author="冰蓝城 [2]" w:date="2019-10-22T17:17:31Z">
        <w:r>
          <w:rPr>
            <w:rFonts w:hint="eastAsia"/>
          </w:rPr>
          <w:t>视图切换需要通过百度地图SDK获取地图位置信息，并筛选标记进行显示。该部分对应的接口如下表所示：</w:t>
        </w:r>
      </w:ins>
    </w:p>
    <w:p>
      <w:pPr>
        <w:ind w:firstLine="480"/>
        <w:rPr>
          <w:ins w:id="9813" w:author="冰蓝城 [2]" w:date="2019-10-22T17:17:31Z"/>
        </w:rPr>
      </w:pPr>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14" w:author="冰蓝城 [2]" w:date="2019-10-22T17:17:31Z"/>
        </w:trPr>
        <w:tc>
          <w:tcPr>
            <w:tcW w:w="2463" w:type="dxa"/>
          </w:tcPr>
          <w:p>
            <w:pPr>
              <w:ind w:firstLine="0" w:firstLineChars="0"/>
              <w:jc w:val="center"/>
              <w:rPr>
                <w:ins w:id="9815" w:author="冰蓝城 [2]" w:date="2019-10-22T17:17:31Z"/>
                <w:b/>
              </w:rPr>
            </w:pPr>
            <w:ins w:id="9816" w:author="冰蓝城 [2]" w:date="2019-10-22T17:17:31Z">
              <w:r>
                <w:rPr>
                  <w:rFonts w:hint="eastAsia"/>
                  <w:b/>
                </w:rPr>
                <w:t>接口名称</w:t>
              </w:r>
            </w:ins>
          </w:p>
        </w:tc>
        <w:tc>
          <w:tcPr>
            <w:tcW w:w="2463" w:type="dxa"/>
          </w:tcPr>
          <w:p>
            <w:pPr>
              <w:ind w:firstLine="0" w:firstLineChars="0"/>
              <w:jc w:val="center"/>
              <w:rPr>
                <w:ins w:id="9817" w:author="冰蓝城 [2]" w:date="2019-10-22T17:17:31Z"/>
                <w:b/>
              </w:rPr>
            </w:pPr>
            <w:ins w:id="9818" w:author="冰蓝城 [2]" w:date="2019-10-22T17:17:31Z">
              <w:r>
                <w:rPr>
                  <w:rFonts w:hint="eastAsia"/>
                  <w:b/>
                </w:rPr>
                <w:t>参数</w:t>
              </w:r>
            </w:ins>
          </w:p>
        </w:tc>
        <w:tc>
          <w:tcPr>
            <w:tcW w:w="2464" w:type="dxa"/>
          </w:tcPr>
          <w:p>
            <w:pPr>
              <w:ind w:firstLine="0" w:firstLineChars="0"/>
              <w:jc w:val="center"/>
              <w:rPr>
                <w:ins w:id="9819" w:author="冰蓝城 [2]" w:date="2019-10-22T17:17:31Z"/>
                <w:b/>
              </w:rPr>
            </w:pPr>
            <w:ins w:id="9820" w:author="冰蓝城 [2]" w:date="2019-10-22T17:17:31Z">
              <w:r>
                <w:rPr>
                  <w:rFonts w:hint="eastAsia"/>
                  <w:b/>
                </w:rPr>
                <w:t>返回值</w:t>
              </w:r>
            </w:ins>
          </w:p>
        </w:tc>
        <w:tc>
          <w:tcPr>
            <w:tcW w:w="2464" w:type="dxa"/>
          </w:tcPr>
          <w:p>
            <w:pPr>
              <w:ind w:firstLine="0" w:firstLineChars="0"/>
              <w:jc w:val="center"/>
              <w:rPr>
                <w:ins w:id="9821" w:author="冰蓝城 [2]" w:date="2019-10-22T17:17:31Z"/>
                <w:b/>
              </w:rPr>
            </w:pPr>
            <w:ins w:id="9822"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23" w:author="冰蓝城 [2]" w:date="2019-10-22T17:17:31Z"/>
        </w:trPr>
        <w:tc>
          <w:tcPr>
            <w:tcW w:w="2463" w:type="dxa"/>
            <w:vAlign w:val="center"/>
          </w:tcPr>
          <w:p>
            <w:pPr>
              <w:ind w:firstLine="0" w:firstLineChars="0"/>
              <w:jc w:val="center"/>
              <w:rPr>
                <w:ins w:id="9824" w:author="冰蓝城 [2]" w:date="2019-10-22T17:17:31Z"/>
              </w:rPr>
            </w:pPr>
            <w:ins w:id="9825" w:author="冰蓝城 [2]" w:date="2019-10-22T17:17:31Z">
              <w:r>
                <w:rPr/>
                <w:t>get_baidu_map_info()</w:t>
              </w:r>
            </w:ins>
          </w:p>
        </w:tc>
        <w:tc>
          <w:tcPr>
            <w:tcW w:w="2463" w:type="dxa"/>
            <w:vAlign w:val="center"/>
          </w:tcPr>
          <w:p>
            <w:pPr>
              <w:ind w:firstLine="0" w:firstLineChars="0"/>
              <w:jc w:val="center"/>
              <w:rPr>
                <w:ins w:id="9826" w:author="冰蓝城 [2]" w:date="2019-10-22T17:17:31Z"/>
              </w:rPr>
            </w:pPr>
            <w:ins w:id="9827" w:author="冰蓝城 [2]" w:date="2019-10-22T17:17:31Z">
              <w:r>
                <w:rPr/>
                <w:t>N</w:t>
              </w:r>
            </w:ins>
            <w:ins w:id="9828" w:author="冰蓝城 [2]" w:date="2019-10-22T17:17:31Z">
              <w:r>
                <w:rPr>
                  <w:rFonts w:hint="eastAsia"/>
                </w:rPr>
                <w:t>ull</w:t>
              </w:r>
            </w:ins>
          </w:p>
        </w:tc>
        <w:tc>
          <w:tcPr>
            <w:tcW w:w="2464" w:type="dxa"/>
            <w:vAlign w:val="center"/>
          </w:tcPr>
          <w:p>
            <w:pPr>
              <w:ind w:firstLine="0" w:firstLineChars="0"/>
              <w:jc w:val="center"/>
              <w:rPr>
                <w:ins w:id="9829" w:author="冰蓝城 [2]" w:date="2019-10-22T17:17:31Z"/>
              </w:rPr>
            </w:pPr>
            <w:ins w:id="9830" w:author="冰蓝城 [2]" w:date="2019-10-22T17:17:31Z">
              <w:r>
                <w:rPr>
                  <w:rFonts w:hint="eastAsia"/>
                </w:rPr>
                <w:t>MapView</w:t>
              </w:r>
            </w:ins>
          </w:p>
        </w:tc>
        <w:tc>
          <w:tcPr>
            <w:tcW w:w="2464" w:type="dxa"/>
            <w:vAlign w:val="center"/>
          </w:tcPr>
          <w:p>
            <w:pPr>
              <w:ind w:firstLine="0" w:firstLineChars="0"/>
              <w:jc w:val="center"/>
              <w:rPr>
                <w:ins w:id="9831" w:author="冰蓝城 [2]" w:date="2019-10-22T17:17:31Z"/>
              </w:rPr>
            </w:pPr>
            <w:ins w:id="9832" w:author="冰蓝城 [2]" w:date="2019-10-22T17:17:31Z">
              <w:r>
                <w:rPr>
                  <w:rFonts w:hint="eastAsia"/>
                </w:rPr>
                <w:t>根据当前位置进行选择，返回该部分地图</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33" w:author="冰蓝城 [2]" w:date="2019-10-22T17:17:31Z"/>
        </w:trPr>
        <w:tc>
          <w:tcPr>
            <w:tcW w:w="2463" w:type="dxa"/>
            <w:vAlign w:val="center"/>
          </w:tcPr>
          <w:p>
            <w:pPr>
              <w:ind w:firstLine="0" w:firstLineChars="0"/>
              <w:jc w:val="center"/>
              <w:rPr>
                <w:ins w:id="9834" w:author="冰蓝城 [2]" w:date="2019-10-22T17:17:31Z"/>
              </w:rPr>
            </w:pPr>
            <w:ins w:id="9835" w:author="冰蓝城 [2]" w:date="2019-10-22T17:17:31Z">
              <w:r>
                <w:rPr>
                  <w:rFonts w:hint="eastAsia"/>
                </w:rPr>
                <w:t>select</w:t>
              </w:r>
            </w:ins>
            <w:ins w:id="9836" w:author="冰蓝城 [2]" w:date="2019-10-22T17:17:31Z">
              <w:r>
                <w:rPr/>
                <w:t>_tag()</w:t>
              </w:r>
            </w:ins>
          </w:p>
        </w:tc>
        <w:tc>
          <w:tcPr>
            <w:tcW w:w="2463" w:type="dxa"/>
            <w:vAlign w:val="center"/>
          </w:tcPr>
          <w:p>
            <w:pPr>
              <w:ind w:firstLine="0" w:firstLineChars="0"/>
              <w:jc w:val="center"/>
              <w:rPr>
                <w:ins w:id="9837" w:author="冰蓝城 [2]" w:date="2019-10-22T17:17:31Z"/>
              </w:rPr>
            </w:pPr>
            <w:ins w:id="9838" w:author="冰蓝城 [2]" w:date="2019-10-22T17:17:31Z">
              <w:r>
                <w:rPr/>
                <w:t>enum pos</w:t>
              </w:r>
            </w:ins>
          </w:p>
        </w:tc>
        <w:tc>
          <w:tcPr>
            <w:tcW w:w="2464" w:type="dxa"/>
            <w:vAlign w:val="center"/>
          </w:tcPr>
          <w:p>
            <w:pPr>
              <w:ind w:firstLine="0" w:firstLineChars="0"/>
              <w:jc w:val="center"/>
              <w:rPr>
                <w:ins w:id="9839" w:author="冰蓝城 [2]" w:date="2019-10-22T17:17:31Z"/>
              </w:rPr>
            </w:pPr>
            <w:ins w:id="9840" w:author="冰蓝城 [2]" w:date="2019-10-22T17:17:31Z">
              <w:r>
                <w:rPr/>
                <w:t>enum tag</w:t>
              </w:r>
            </w:ins>
          </w:p>
        </w:tc>
        <w:tc>
          <w:tcPr>
            <w:tcW w:w="2464" w:type="dxa"/>
            <w:vAlign w:val="center"/>
          </w:tcPr>
          <w:p>
            <w:pPr>
              <w:ind w:firstLine="0" w:firstLineChars="0"/>
              <w:jc w:val="center"/>
              <w:rPr>
                <w:ins w:id="9841" w:author="冰蓝城 [2]" w:date="2019-10-22T17:17:31Z"/>
              </w:rPr>
            </w:pPr>
            <w:ins w:id="9842" w:author="冰蓝城 [2]" w:date="2019-10-22T17:17:31Z">
              <w:r>
                <w:rPr>
                  <w:rFonts w:hint="eastAsia"/>
                </w:rPr>
                <w:t>根据当前位置的坐标进行选择，返回tag列表</w:t>
              </w:r>
            </w:ins>
          </w:p>
        </w:tc>
      </w:tr>
    </w:tbl>
    <w:p>
      <w:pPr>
        <w:ind w:firstLine="480"/>
        <w:rPr>
          <w:ins w:id="9843" w:author="冰蓝城 [2]" w:date="2019-10-22T17:17:31Z"/>
        </w:rPr>
      </w:pPr>
    </w:p>
    <w:p>
      <w:pPr>
        <w:pStyle w:val="4"/>
        <w:ind w:firstLine="281"/>
        <w:rPr>
          <w:ins w:id="9844" w:author="冰蓝城 [2]" w:date="2019-10-22T17:17:31Z"/>
        </w:rPr>
      </w:pPr>
      <w:ins w:id="9845" w:author="冰蓝城 [2]" w:date="2019-10-22T17:17:31Z">
        <w:r>
          <w:rPr>
            <w:rFonts w:hint="eastAsia"/>
          </w:rPr>
          <w:t>4</w:t>
        </w:r>
      </w:ins>
      <w:ins w:id="9846" w:author="冰蓝城 [2]" w:date="2019-10-22T17:17:31Z">
        <w:r>
          <w:rPr/>
          <w:t xml:space="preserve">.2.3 </w:t>
        </w:r>
      </w:ins>
      <w:ins w:id="9847" w:author="冰蓝城 [2]" w:date="2019-10-22T17:17:31Z">
        <w:r>
          <w:rPr>
            <w:rFonts w:hint="eastAsia"/>
          </w:rPr>
          <w:t>即时查询</w:t>
        </w:r>
      </w:ins>
    </w:p>
    <w:p>
      <w:pPr>
        <w:ind w:firstLine="480"/>
        <w:rPr>
          <w:ins w:id="9848" w:author="冰蓝城 [2]" w:date="2019-10-22T17:17:31Z"/>
        </w:rPr>
      </w:pPr>
      <w:ins w:id="9849" w:author="冰蓝城 [2]" w:date="2019-10-22T17:17:31Z">
        <w:r>
          <w:rPr>
            <w:rFonts w:hint="eastAsia"/>
          </w:rPr>
          <w:t>即时查询可根据三种输入参数进行查询，输入标记信息及图层信息将返回从数据库中查询的标记，输入起终点为位置信息将在客户端以高德地图查询地铁路线的格式，显示线路。</w:t>
        </w:r>
      </w:ins>
    </w:p>
    <w:p>
      <w:pPr>
        <w:ind w:firstLine="480"/>
        <w:rPr>
          <w:ins w:id="9850" w:author="冰蓝城 [2]" w:date="2019-10-22T17:17:31Z"/>
        </w:rPr>
      </w:pPr>
      <w:ins w:id="9851" w:author="冰蓝城 [2]" w:date="2019-10-22T17:17:31Z">
        <w:r>
          <w:rPr>
            <w:rFonts w:hint="eastAsia"/>
          </w:rPr>
          <w:t>当用户想对所需信息进行查询时，首先进入查询页面，再选择三种查询模式中的一种，输入查询信息进行搜索及结果显示。</w:t>
        </w:r>
      </w:ins>
    </w:p>
    <w:p>
      <w:pPr>
        <w:ind w:firstLine="400"/>
        <w:jc w:val="center"/>
        <w:rPr>
          <w:ins w:id="9852" w:author="冰蓝城 [2]" w:date="2019-10-22T17:17:31Z"/>
          <w:rFonts w:asciiTheme="majorHAnsi" w:hAnsiTheme="majorHAnsi" w:cstheme="minorHAnsi"/>
          <w:sz w:val="20"/>
          <w:szCs w:val="20"/>
        </w:rPr>
      </w:pPr>
      <w:ins w:id="9853" w:author="冰蓝城 [2]" w:date="2019-10-22T17:17:31Z">
        <w:r>
          <w:rPr>
            <w:rFonts w:hint="eastAsia" w:asciiTheme="majorHAnsi" w:hAnsiTheme="majorHAnsi" w:cstheme="minorHAnsi"/>
            <w:sz w:val="20"/>
            <w:szCs w:val="20"/>
          </w:rPr>
          <w:t>图片</w:t>
        </w:r>
      </w:ins>
      <w:ins w:id="9854" w:author="冰蓝城 [2]" w:date="2019-10-22T17:17:31Z">
        <w:r>
          <w:rPr>
            <w:rFonts w:asciiTheme="majorHAnsi" w:hAnsiTheme="majorHAnsi" w:cstheme="minorHAnsi"/>
            <w:sz w:val="20"/>
            <w:szCs w:val="20"/>
          </w:rPr>
          <w:t xml:space="preserve"> </w:t>
        </w:r>
      </w:ins>
      <w:ins w:id="9855" w:author="冰蓝城 [2]" w:date="2019-10-22T17:17:31Z">
        <w:r>
          <w:rPr>
            <w:rFonts w:asciiTheme="majorHAnsi" w:hAnsiTheme="majorHAnsi" w:cstheme="minorHAnsi"/>
            <w:sz w:val="20"/>
            <w:szCs w:val="20"/>
          </w:rPr>
          <w:fldChar w:fldCharType="begin"/>
        </w:r>
      </w:ins>
      <w:ins w:id="9856" w:author="冰蓝城 [2]" w:date="2019-10-22T17:17:31Z">
        <w:r>
          <w:rPr>
            <w:rFonts w:asciiTheme="majorHAnsi" w:hAnsiTheme="majorHAnsi" w:cstheme="minorHAnsi"/>
            <w:sz w:val="20"/>
            <w:szCs w:val="20"/>
          </w:rPr>
          <w:instrText xml:space="preserve"> SEQ 表格 \* ARABIC </w:instrText>
        </w:r>
      </w:ins>
      <w:ins w:id="9857" w:author="冰蓝城 [2]" w:date="2019-10-22T17:17:31Z">
        <w:r>
          <w:rPr>
            <w:rFonts w:asciiTheme="majorHAnsi" w:hAnsiTheme="majorHAnsi" w:cstheme="minorHAnsi"/>
            <w:sz w:val="20"/>
            <w:szCs w:val="20"/>
          </w:rPr>
          <w:fldChar w:fldCharType="separate"/>
        </w:r>
      </w:ins>
      <w:ins w:id="9858" w:author="冰蓝城 [2]" w:date="2019-10-22T17:17:31Z">
        <w:r>
          <w:rPr>
            <w:rFonts w:asciiTheme="majorHAnsi" w:hAnsiTheme="majorHAnsi" w:cstheme="minorHAnsi"/>
            <w:sz w:val="20"/>
            <w:szCs w:val="20"/>
          </w:rPr>
          <w:t>1</w:t>
        </w:r>
      </w:ins>
      <w:ins w:id="9859" w:author="冰蓝城 [2]" w:date="2019-10-22T17:17:31Z">
        <w:r>
          <w:rPr>
            <w:rFonts w:asciiTheme="majorHAnsi" w:hAnsiTheme="majorHAnsi" w:cstheme="minorHAnsi"/>
            <w:sz w:val="20"/>
            <w:szCs w:val="20"/>
          </w:rPr>
          <w:fldChar w:fldCharType="end"/>
        </w:r>
      </w:ins>
      <w:ins w:id="9860" w:author="冰蓝城 [2]" w:date="2019-10-22T17:17:31Z">
        <w:r>
          <w:rPr>
            <w:rFonts w:asciiTheme="majorHAnsi" w:hAnsiTheme="majorHAnsi" w:cstheme="minorHAnsi"/>
            <w:sz w:val="20"/>
            <w:szCs w:val="20"/>
          </w:rPr>
          <w:t xml:space="preserve"> </w:t>
        </w:r>
      </w:ins>
      <w:ins w:id="9861" w:author="冰蓝城 [2]" w:date="2019-10-22T17:17:31Z">
        <w:r>
          <w:rPr>
            <w:rFonts w:hint="eastAsia" w:asciiTheme="majorHAnsi" w:hAnsiTheme="majorHAnsi" w:cstheme="minorHAnsi"/>
            <w:sz w:val="20"/>
            <w:szCs w:val="20"/>
          </w:rPr>
          <w:t>即时查询流程图</w:t>
        </w:r>
      </w:ins>
    </w:p>
    <w:p>
      <w:pPr>
        <w:ind w:firstLine="480"/>
        <w:rPr>
          <w:ins w:id="9862" w:author="冰蓝城 [2]" w:date="2019-10-22T17:17:31Z"/>
        </w:rPr>
      </w:pPr>
    </w:p>
    <w:p>
      <w:pPr>
        <w:ind w:firstLine="480"/>
        <w:jc w:val="center"/>
        <w:rPr>
          <w:ins w:id="9863" w:author="冰蓝城 [2]" w:date="2019-10-22T17:17:31Z"/>
        </w:rPr>
      </w:pPr>
      <w:ins w:id="9864" w:author="冰蓝城 [2]" w:date="2019-10-22T17:17:31Z">
        <w:r>
          <w:rPr/>
          <w:drawing>
            <wp:inline distT="0" distB="0" distL="0" distR="0">
              <wp:extent cx="3680460" cy="2743835"/>
              <wp:effectExtent l="0" t="0" r="2540" b="247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694625" cy="2754712"/>
                      </a:xfrm>
                      <a:prstGeom prst="rect">
                        <a:avLst/>
                      </a:prstGeom>
                    </pic:spPr>
                  </pic:pic>
                </a:graphicData>
              </a:graphic>
            </wp:inline>
          </w:drawing>
        </w:r>
      </w:ins>
    </w:p>
    <w:p>
      <w:pPr>
        <w:ind w:firstLine="400"/>
        <w:jc w:val="center"/>
        <w:rPr>
          <w:ins w:id="9866" w:author="冰蓝城 [2]" w:date="2019-10-22T17:17:31Z"/>
          <w:rFonts w:asciiTheme="majorHAnsi" w:hAnsiTheme="majorHAnsi" w:cstheme="minorHAnsi"/>
          <w:sz w:val="20"/>
          <w:szCs w:val="20"/>
        </w:rPr>
      </w:pPr>
      <w:ins w:id="9867" w:author="冰蓝城 [2]" w:date="2019-10-22T17:17:31Z">
        <w:r>
          <w:rPr>
            <w:rFonts w:asciiTheme="majorHAnsi" w:hAnsiTheme="majorHAnsi" w:cstheme="minorHAnsi"/>
            <w:sz w:val="20"/>
            <w:szCs w:val="20"/>
          </w:rPr>
          <w:t xml:space="preserve">表格 </w:t>
        </w:r>
      </w:ins>
      <w:ins w:id="9868" w:author="冰蓝城 [2]" w:date="2019-10-22T17:17:31Z">
        <w:r>
          <w:rPr>
            <w:rFonts w:asciiTheme="majorHAnsi" w:hAnsiTheme="majorHAnsi" w:cstheme="minorHAnsi"/>
            <w:sz w:val="20"/>
            <w:szCs w:val="20"/>
          </w:rPr>
          <w:fldChar w:fldCharType="begin"/>
        </w:r>
      </w:ins>
      <w:ins w:id="9869" w:author="冰蓝城 [2]" w:date="2019-10-22T17:17:31Z">
        <w:r>
          <w:rPr>
            <w:rFonts w:asciiTheme="majorHAnsi" w:hAnsiTheme="majorHAnsi" w:cstheme="minorHAnsi"/>
            <w:sz w:val="20"/>
            <w:szCs w:val="20"/>
          </w:rPr>
          <w:instrText xml:space="preserve"> SEQ 表格 \* ARABIC </w:instrText>
        </w:r>
      </w:ins>
      <w:ins w:id="9870" w:author="冰蓝城 [2]" w:date="2019-10-22T17:17:31Z">
        <w:r>
          <w:rPr>
            <w:rFonts w:asciiTheme="majorHAnsi" w:hAnsiTheme="majorHAnsi" w:cstheme="minorHAnsi"/>
            <w:sz w:val="20"/>
            <w:szCs w:val="20"/>
          </w:rPr>
          <w:fldChar w:fldCharType="separate"/>
        </w:r>
      </w:ins>
      <w:ins w:id="9871" w:author="冰蓝城 [2]" w:date="2019-10-22T17:17:31Z">
        <w:r>
          <w:rPr>
            <w:rFonts w:asciiTheme="majorHAnsi" w:hAnsiTheme="majorHAnsi" w:cstheme="minorHAnsi"/>
            <w:sz w:val="20"/>
            <w:szCs w:val="20"/>
          </w:rPr>
          <w:t>1</w:t>
        </w:r>
      </w:ins>
      <w:ins w:id="9872" w:author="冰蓝城 [2]" w:date="2019-10-22T17:17:31Z">
        <w:r>
          <w:rPr>
            <w:rFonts w:asciiTheme="majorHAnsi" w:hAnsiTheme="majorHAnsi" w:cstheme="minorHAnsi"/>
            <w:sz w:val="20"/>
            <w:szCs w:val="20"/>
          </w:rPr>
          <w:fldChar w:fldCharType="end"/>
        </w:r>
      </w:ins>
      <w:ins w:id="9873" w:author="冰蓝城 [2]" w:date="2019-10-22T17:17:31Z">
        <w:r>
          <w:rPr>
            <w:rFonts w:asciiTheme="majorHAnsi" w:hAnsiTheme="majorHAnsi" w:cstheme="minorHAnsi"/>
            <w:sz w:val="20"/>
            <w:szCs w:val="20"/>
          </w:rPr>
          <w:t xml:space="preserve"> </w:t>
        </w:r>
      </w:ins>
      <w:ins w:id="9874" w:author="冰蓝城 [2]" w:date="2019-10-22T17:17:31Z">
        <w:r>
          <w:rPr>
            <w:rFonts w:hint="eastAsia" w:asciiTheme="majorHAnsi" w:hAnsiTheme="majorHAnsi" w:cstheme="minorHAnsi"/>
            <w:sz w:val="20"/>
            <w:szCs w:val="20"/>
          </w:rPr>
          <w:t>即时查询</w:t>
        </w:r>
      </w:ins>
      <w:ins w:id="9875" w:author="冰蓝城 [2]" w:date="2019-10-22T17:17:31Z">
        <w:r>
          <w:rPr>
            <w:rFonts w:asciiTheme="majorHAnsi" w:hAnsiTheme="majorHAnsi" w:cstheme="minorHAnsi"/>
            <w:sz w:val="20"/>
            <w:szCs w:val="20"/>
          </w:rPr>
          <w:t>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76" w:author="冰蓝城 [2]" w:date="2019-10-22T17:17:31Z"/>
        </w:trPr>
        <w:tc>
          <w:tcPr>
            <w:tcW w:w="2463" w:type="dxa"/>
          </w:tcPr>
          <w:p>
            <w:pPr>
              <w:spacing w:before="120" w:after="120"/>
              <w:ind w:firstLine="0" w:firstLineChars="0"/>
              <w:jc w:val="center"/>
              <w:rPr>
                <w:ins w:id="9877" w:author="冰蓝城 [2]" w:date="2019-10-22T17:17:31Z"/>
                <w:b/>
              </w:rPr>
            </w:pPr>
            <w:ins w:id="9878" w:author="冰蓝城 [2]" w:date="2019-10-22T17:17:31Z">
              <w:r>
                <w:rPr>
                  <w:rFonts w:hint="eastAsia"/>
                  <w:b/>
                </w:rPr>
                <w:t>接口名称</w:t>
              </w:r>
            </w:ins>
          </w:p>
        </w:tc>
        <w:tc>
          <w:tcPr>
            <w:tcW w:w="2463" w:type="dxa"/>
          </w:tcPr>
          <w:p>
            <w:pPr>
              <w:spacing w:before="120" w:after="120"/>
              <w:ind w:firstLine="0" w:firstLineChars="0"/>
              <w:jc w:val="center"/>
              <w:rPr>
                <w:ins w:id="9879" w:author="冰蓝城 [2]" w:date="2019-10-22T17:17:31Z"/>
                <w:b/>
              </w:rPr>
            </w:pPr>
            <w:ins w:id="9880" w:author="冰蓝城 [2]" w:date="2019-10-22T17:17:31Z">
              <w:r>
                <w:rPr>
                  <w:rFonts w:hint="eastAsia"/>
                  <w:b/>
                </w:rPr>
                <w:t>参数</w:t>
              </w:r>
            </w:ins>
          </w:p>
        </w:tc>
        <w:tc>
          <w:tcPr>
            <w:tcW w:w="2464" w:type="dxa"/>
          </w:tcPr>
          <w:p>
            <w:pPr>
              <w:spacing w:before="120" w:after="120"/>
              <w:ind w:firstLine="0" w:firstLineChars="0"/>
              <w:jc w:val="center"/>
              <w:rPr>
                <w:ins w:id="9881" w:author="冰蓝城 [2]" w:date="2019-10-22T17:17:31Z"/>
                <w:b/>
              </w:rPr>
            </w:pPr>
            <w:ins w:id="9882" w:author="冰蓝城 [2]" w:date="2019-10-22T17:17:31Z">
              <w:r>
                <w:rPr>
                  <w:rFonts w:hint="eastAsia"/>
                  <w:b/>
                </w:rPr>
                <w:t>返回值</w:t>
              </w:r>
            </w:ins>
          </w:p>
        </w:tc>
        <w:tc>
          <w:tcPr>
            <w:tcW w:w="2464" w:type="dxa"/>
          </w:tcPr>
          <w:p>
            <w:pPr>
              <w:spacing w:before="120" w:after="120"/>
              <w:ind w:firstLine="0" w:firstLineChars="0"/>
              <w:jc w:val="center"/>
              <w:rPr>
                <w:ins w:id="9883" w:author="冰蓝城 [2]" w:date="2019-10-22T17:17:31Z"/>
                <w:b/>
              </w:rPr>
            </w:pPr>
            <w:ins w:id="9884"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85" w:author="冰蓝城 [2]" w:date="2019-10-22T17:17:31Z"/>
        </w:trPr>
        <w:tc>
          <w:tcPr>
            <w:tcW w:w="2463" w:type="dxa"/>
            <w:vAlign w:val="center"/>
          </w:tcPr>
          <w:p>
            <w:pPr>
              <w:spacing w:before="120" w:after="120"/>
              <w:ind w:firstLine="0" w:firstLineChars="0"/>
              <w:jc w:val="center"/>
              <w:rPr>
                <w:ins w:id="9886" w:author="冰蓝城 [2]" w:date="2019-10-22T17:17:31Z"/>
                <w:b/>
                <w:bCs/>
                <w:kern w:val="44"/>
              </w:rPr>
            </w:pPr>
            <w:ins w:id="9887" w:author="冰蓝城 [2]" w:date="2019-10-22T17:17:31Z">
              <w:r>
                <w:rPr/>
                <w:t>query_tag_send()</w:t>
              </w:r>
            </w:ins>
          </w:p>
        </w:tc>
        <w:tc>
          <w:tcPr>
            <w:tcW w:w="2463" w:type="dxa"/>
            <w:vAlign w:val="center"/>
          </w:tcPr>
          <w:p>
            <w:pPr>
              <w:spacing w:before="120" w:after="120"/>
              <w:ind w:firstLine="0" w:firstLineChars="0"/>
              <w:jc w:val="center"/>
              <w:rPr>
                <w:ins w:id="9888" w:author="冰蓝城 [2]" w:date="2019-10-22T17:17:31Z"/>
                <w:b/>
                <w:bCs/>
                <w:kern w:val="44"/>
              </w:rPr>
            </w:pPr>
            <w:ins w:id="9889" w:author="冰蓝城 [2]" w:date="2019-10-22T17:17:31Z">
              <w:r>
                <w:rPr/>
                <w:t>string query_tag_info</w:t>
              </w:r>
            </w:ins>
          </w:p>
        </w:tc>
        <w:tc>
          <w:tcPr>
            <w:tcW w:w="2464" w:type="dxa"/>
            <w:vAlign w:val="center"/>
          </w:tcPr>
          <w:p>
            <w:pPr>
              <w:spacing w:before="120" w:after="120"/>
              <w:ind w:firstLine="0" w:firstLineChars="0"/>
              <w:jc w:val="center"/>
              <w:rPr>
                <w:ins w:id="9890" w:author="冰蓝城 [2]" w:date="2019-10-22T17:17:31Z"/>
                <w:b/>
                <w:bCs/>
                <w:kern w:val="44"/>
              </w:rPr>
            </w:pPr>
            <w:ins w:id="9891" w:author="冰蓝城 [2]" w:date="2019-10-22T17:17:31Z">
              <w:r>
                <w:rPr>
                  <w:rFonts w:hint="eastAsia"/>
                </w:rPr>
                <w:t>b</w:t>
              </w:r>
            </w:ins>
            <w:ins w:id="9892" w:author="冰蓝城 [2]" w:date="2019-10-22T17:17:31Z">
              <w:r>
                <w:rPr/>
                <w:t>ool</w:t>
              </w:r>
            </w:ins>
          </w:p>
        </w:tc>
        <w:tc>
          <w:tcPr>
            <w:tcW w:w="2464" w:type="dxa"/>
            <w:vAlign w:val="center"/>
          </w:tcPr>
          <w:p>
            <w:pPr>
              <w:spacing w:before="120" w:after="120"/>
              <w:ind w:firstLine="0" w:firstLineChars="0"/>
              <w:rPr>
                <w:ins w:id="9893" w:author="冰蓝城 [2]" w:date="2019-10-22T17:17:31Z"/>
              </w:rPr>
            </w:pPr>
            <w:ins w:id="9894" w:author="冰蓝城 [2]" w:date="2019-10-22T17:17:31Z">
              <w:r>
                <w:rPr>
                  <w:rFonts w:hint="eastAsia"/>
                </w:rPr>
                <w:t>输入标记的信息（经度，维度，高度，时间）或标记的名字。</w:t>
              </w:r>
            </w:ins>
          </w:p>
          <w:p>
            <w:pPr>
              <w:spacing w:before="120" w:after="120"/>
              <w:ind w:firstLine="0" w:firstLineChars="0"/>
              <w:jc w:val="center"/>
              <w:rPr>
                <w:ins w:id="9895" w:author="冰蓝城 [2]" w:date="2019-10-22T17:17:31Z"/>
              </w:rPr>
            </w:pPr>
            <w:ins w:id="9896" w:author="冰蓝城 [2]" w:date="2019-10-22T17:17:31Z">
              <w:r>
                <w:rPr>
                  <w:rFonts w:hint="eastAsia"/>
                </w:rPr>
                <w:t>对标记表执行查询操作，将查询到的标记信息进行格式转换以及维度扩充 ,在客户端地图上展示从数据库中查询到的标记。返回是否查询成功。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897" w:author="冰蓝城 [2]" w:date="2019-10-22T17:17:31Z"/>
        </w:trPr>
        <w:tc>
          <w:tcPr>
            <w:tcW w:w="2463" w:type="dxa"/>
            <w:vAlign w:val="center"/>
          </w:tcPr>
          <w:p>
            <w:pPr>
              <w:ind w:firstLine="0" w:firstLineChars="0"/>
              <w:jc w:val="center"/>
              <w:rPr>
                <w:ins w:id="9898" w:author="冰蓝城 [2]" w:date="2019-10-22T17:17:31Z"/>
              </w:rPr>
            </w:pPr>
            <w:ins w:id="9899" w:author="冰蓝城 [2]" w:date="2019-10-22T17:17:31Z">
              <w:r>
                <w:rPr/>
                <w:t>query_layer_send()</w:t>
              </w:r>
            </w:ins>
          </w:p>
        </w:tc>
        <w:tc>
          <w:tcPr>
            <w:tcW w:w="2463" w:type="dxa"/>
            <w:vAlign w:val="center"/>
          </w:tcPr>
          <w:p>
            <w:pPr>
              <w:ind w:firstLine="0" w:firstLineChars="0"/>
              <w:jc w:val="center"/>
              <w:rPr>
                <w:ins w:id="9900" w:author="冰蓝城 [2]" w:date="2019-10-22T17:17:31Z"/>
              </w:rPr>
            </w:pPr>
            <w:ins w:id="9901" w:author="冰蓝城 [2]" w:date="2019-10-22T17:17:31Z">
              <w:r>
                <w:rPr/>
                <w:t>string query_layer_info</w:t>
              </w:r>
            </w:ins>
          </w:p>
        </w:tc>
        <w:tc>
          <w:tcPr>
            <w:tcW w:w="2464" w:type="dxa"/>
            <w:vAlign w:val="center"/>
          </w:tcPr>
          <w:p>
            <w:pPr>
              <w:ind w:firstLine="0" w:firstLineChars="0"/>
              <w:jc w:val="center"/>
              <w:rPr>
                <w:ins w:id="9902" w:author="冰蓝城 [2]" w:date="2019-10-22T17:17:31Z"/>
              </w:rPr>
            </w:pPr>
            <w:ins w:id="9903" w:author="冰蓝城 [2]" w:date="2019-10-22T17:17:31Z">
              <w:r>
                <w:rPr>
                  <w:rFonts w:hint="eastAsia"/>
                </w:rPr>
                <w:t>b</w:t>
              </w:r>
            </w:ins>
            <w:ins w:id="9904" w:author="冰蓝城 [2]" w:date="2019-10-22T17:17:31Z">
              <w:r>
                <w:rPr/>
                <w:t>ool</w:t>
              </w:r>
            </w:ins>
          </w:p>
        </w:tc>
        <w:tc>
          <w:tcPr>
            <w:tcW w:w="2464" w:type="dxa"/>
            <w:vAlign w:val="center"/>
          </w:tcPr>
          <w:p>
            <w:pPr>
              <w:ind w:firstLine="0" w:firstLineChars="0"/>
              <w:jc w:val="center"/>
              <w:rPr>
                <w:ins w:id="9905" w:author="冰蓝城 [2]" w:date="2019-10-22T17:17:31Z"/>
              </w:rPr>
            </w:pPr>
            <w:ins w:id="9906" w:author="冰蓝城 [2]" w:date="2019-10-22T17:17:31Z">
              <w:r>
                <w:rPr>
                  <w:rFonts w:hint="eastAsia"/>
                  <w:szCs w:val="24"/>
                </w:rPr>
                <w:t>输入图层名称。对标</w:t>
              </w:r>
            </w:ins>
            <w:ins w:id="9907" w:author="冰蓝城 [2]" w:date="2019-10-22T17:17:31Z">
              <w:r>
                <w:rPr>
                  <w:rFonts w:hint="eastAsia"/>
                </w:rPr>
                <w:t>记表执行查询操作，将查询到的标记信息进行格式转换以及维度扩充，在地图上显示。返回是否查询成功。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908" w:author="冰蓝城 [2]" w:date="2019-10-22T17:17:31Z"/>
        </w:trPr>
        <w:tc>
          <w:tcPr>
            <w:tcW w:w="2463" w:type="dxa"/>
            <w:vAlign w:val="center"/>
          </w:tcPr>
          <w:p>
            <w:pPr>
              <w:ind w:firstLine="0" w:firstLineChars="0"/>
              <w:jc w:val="center"/>
              <w:rPr>
                <w:ins w:id="9909" w:author="冰蓝城 [2]" w:date="2019-10-22T17:17:31Z"/>
              </w:rPr>
            </w:pPr>
            <w:ins w:id="9910" w:author="冰蓝城 [2]" w:date="2019-10-22T17:17:31Z">
              <w:r>
                <w:rPr/>
                <w:t>Query_liner_send()</w:t>
              </w:r>
            </w:ins>
          </w:p>
        </w:tc>
        <w:tc>
          <w:tcPr>
            <w:tcW w:w="2463" w:type="dxa"/>
            <w:vAlign w:val="center"/>
          </w:tcPr>
          <w:p>
            <w:pPr>
              <w:ind w:firstLine="0" w:firstLineChars="0"/>
              <w:jc w:val="center"/>
              <w:rPr>
                <w:ins w:id="9911" w:author="冰蓝城 [2]" w:date="2019-10-22T17:17:31Z"/>
              </w:rPr>
            </w:pPr>
            <w:ins w:id="9912" w:author="冰蓝城 [2]" w:date="2019-10-22T17:17:31Z">
              <w:r>
                <w:rPr/>
                <w:t>string query_begin_place,query_end_place</w:t>
              </w:r>
            </w:ins>
          </w:p>
        </w:tc>
        <w:tc>
          <w:tcPr>
            <w:tcW w:w="2464" w:type="dxa"/>
            <w:vAlign w:val="center"/>
          </w:tcPr>
          <w:p>
            <w:pPr>
              <w:ind w:firstLine="0" w:firstLineChars="0"/>
              <w:jc w:val="center"/>
              <w:rPr>
                <w:ins w:id="9913" w:author="冰蓝城 [2]" w:date="2019-10-22T17:17:31Z"/>
              </w:rPr>
            </w:pPr>
            <w:ins w:id="9914" w:author="冰蓝城 [2]" w:date="2019-10-22T17:17:31Z">
              <w:r>
                <w:rPr>
                  <w:rFonts w:hint="eastAsia"/>
                </w:rPr>
                <w:t>b</w:t>
              </w:r>
            </w:ins>
            <w:ins w:id="9915" w:author="冰蓝城 [2]" w:date="2019-10-22T17:17:31Z">
              <w:r>
                <w:rPr/>
                <w:t>ool</w:t>
              </w:r>
            </w:ins>
          </w:p>
        </w:tc>
        <w:tc>
          <w:tcPr>
            <w:tcW w:w="2464" w:type="dxa"/>
            <w:vAlign w:val="center"/>
          </w:tcPr>
          <w:p>
            <w:pPr>
              <w:ind w:firstLine="0" w:firstLineChars="0"/>
              <w:rPr>
                <w:ins w:id="9916" w:author="冰蓝城 [2]" w:date="2019-10-22T17:17:31Z"/>
              </w:rPr>
            </w:pPr>
            <w:ins w:id="9917" w:author="冰蓝城 [2]" w:date="2019-10-22T17:17:31Z">
              <w:r>
                <w:rPr>
                  <w:rFonts w:hint="eastAsia"/>
                </w:rPr>
                <w:t>输入起点及终点信息。对线路表执行查询操作，并按照路程进行升序排序，将查询到的线路进行格式转换，在客户端显示。返回是否查询成功。</w:t>
              </w:r>
            </w:ins>
          </w:p>
        </w:tc>
      </w:tr>
    </w:tbl>
    <w:p>
      <w:pPr>
        <w:ind w:firstLine="480"/>
        <w:rPr>
          <w:ins w:id="9918" w:author="冰蓝城 [2]" w:date="2019-10-22T17:17:31Z"/>
        </w:rPr>
      </w:pPr>
    </w:p>
    <w:p>
      <w:pPr>
        <w:ind w:firstLine="480"/>
        <w:rPr>
          <w:ins w:id="9919" w:author="冰蓝城 [2]" w:date="2019-10-22T17:17:31Z"/>
        </w:rPr>
      </w:pPr>
    </w:p>
    <w:p>
      <w:pPr>
        <w:pStyle w:val="4"/>
        <w:ind w:firstLine="281"/>
        <w:rPr>
          <w:ins w:id="9920" w:author="冰蓝城 [2]" w:date="2019-10-22T17:17:31Z"/>
        </w:rPr>
      </w:pPr>
      <w:ins w:id="9921" w:author="冰蓝城 [2]" w:date="2019-10-22T17:17:31Z">
        <w:r>
          <w:rPr>
            <w:rFonts w:hint="eastAsia"/>
          </w:rPr>
          <w:t>4</w:t>
        </w:r>
      </w:ins>
      <w:ins w:id="9922" w:author="冰蓝城 [2]" w:date="2019-10-22T17:17:31Z">
        <w:r>
          <w:rPr/>
          <w:t xml:space="preserve">.2.4 </w:t>
        </w:r>
      </w:ins>
      <w:ins w:id="9923" w:author="冰蓝城 [2]" w:date="2019-10-22T17:17:31Z">
        <w:r>
          <w:rPr>
            <w:rFonts w:hint="eastAsia"/>
          </w:rPr>
          <w:t>离线数据同步</w:t>
        </w:r>
      </w:ins>
    </w:p>
    <w:p>
      <w:pPr>
        <w:ind w:firstLine="480"/>
        <w:rPr>
          <w:ins w:id="9924" w:author="冰蓝城 [2]" w:date="2019-10-22T17:17:31Z"/>
        </w:rPr>
      </w:pPr>
      <w:ins w:id="9925" w:author="冰蓝城 [2]" w:date="2019-10-22T17:17:31Z">
        <w:r>
          <w:rPr>
            <w:rFonts w:hint="eastAsia"/>
          </w:rPr>
          <w:t>离线数据同步共包括4个功能，分别是离线标记、标记逐条上传、在线集中上传和本地数据同步。用户在添加标记后，可以选择“提交”或“提交并上传”功能，若选择“提交”，则仅将标记保存在本地数据库，该</w:t>
        </w:r>
      </w:ins>
      <w:ins w:id="9926" w:author="冰蓝城 [2]" w:date="2019-10-22T17:17:31Z">
        <w:r>
          <w:rPr/>
          <w:tab/>
        </w:r>
      </w:ins>
      <w:ins w:id="9927" w:author="冰蓝城 [2]" w:date="2019-10-22T17:17:31Z">
        <w:r>
          <w:rPr>
            <w:rFonts w:hint="eastAsia"/>
          </w:rPr>
          <w:t>标记为离线标记，显示“未上传”按钮标识。</w:t>
        </w:r>
      </w:ins>
    </w:p>
    <w:p>
      <w:pPr>
        <w:ind w:firstLine="480"/>
        <w:rPr>
          <w:ins w:id="9928" w:author="冰蓝城 [2]" w:date="2019-10-22T17:17:31Z"/>
        </w:rPr>
      </w:pPr>
      <w:ins w:id="9929" w:author="冰蓝城 [2]" w:date="2019-10-22T17:17:31Z">
        <w:r>
          <w:rPr>
            <w:rFonts w:hint="eastAsia"/>
          </w:rPr>
          <w:t>当用户想上传某条标记时，点击“未上传”按钮，进行上传，上传时会根据网络状态判断上传是否成功并返回给用户。</w:t>
        </w:r>
      </w:ins>
    </w:p>
    <w:p>
      <w:pPr>
        <w:ind w:firstLine="480"/>
        <w:rPr>
          <w:ins w:id="9930" w:author="冰蓝城 [2]" w:date="2019-10-22T17:17:31Z"/>
        </w:rPr>
      </w:pPr>
      <w:ins w:id="9931" w:author="冰蓝城 [2]" w:date="2019-10-22T17:17:31Z">
        <w:r>
          <w:rPr>
            <w:rFonts w:hint="eastAsia"/>
          </w:rPr>
          <w:t>用户可以长按标记进入选择模式，可选择多条或全选标记，进行集中上传。</w:t>
        </w:r>
      </w:ins>
    </w:p>
    <w:p>
      <w:pPr>
        <w:ind w:firstLine="480"/>
        <w:rPr>
          <w:ins w:id="9932" w:author="冰蓝城 [2]" w:date="2019-10-22T17:17:31Z"/>
        </w:rPr>
      </w:pPr>
      <w:ins w:id="9933" w:author="冰蓝城 [2]" w:date="2019-10-22T17:17:31Z">
        <w:r>
          <w:rPr>
            <w:rFonts w:hint="eastAsia"/>
          </w:rPr>
          <w:t>用户下拉界面，更新信息，自动进行本地数据与服务端数据同步（参考Q</w:t>
        </w:r>
      </w:ins>
      <w:ins w:id="9934" w:author="冰蓝城 [2]" w:date="2019-10-22T17:17:31Z">
        <w:r>
          <w:rPr/>
          <w:t>Q</w:t>
        </w:r>
      </w:ins>
      <w:ins w:id="9935" w:author="冰蓝城 [2]" w:date="2019-10-22T17:17:31Z">
        <w:r>
          <w:rPr>
            <w:rFonts w:hint="eastAsia"/>
          </w:rPr>
          <w:t>消息刷新功能）。</w:t>
        </w:r>
      </w:ins>
    </w:p>
    <w:p>
      <w:pPr>
        <w:ind w:firstLine="480"/>
        <w:rPr>
          <w:ins w:id="9936" w:author="冰蓝城 [2]" w:date="2019-10-22T17:17:31Z"/>
        </w:rPr>
      </w:pPr>
      <w:ins w:id="9937" w:author="冰蓝城 [2]" w:date="2019-10-22T17:17:31Z">
        <w:r>
          <w:rPr>
            <w:rFonts w:hint="eastAsia"/>
          </w:rPr>
          <w:t>离线数据同步的流程图如下图所示：</w:t>
        </w:r>
      </w:ins>
    </w:p>
    <w:p>
      <w:pPr>
        <w:keepNext/>
        <w:ind w:firstLine="0" w:firstLineChars="0"/>
        <w:rPr>
          <w:ins w:id="9938" w:author="冰蓝城 [2]" w:date="2019-10-22T17:17:31Z"/>
        </w:rPr>
      </w:pPr>
      <w:ins w:id="9939" w:author="冰蓝城 [2]" w:date="2019-10-22T17:17:31Z">
        <w:r>
          <w:rPr>
            <w:color w:val="auto"/>
            <w:u w:val="none"/>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9941" w:author="冰蓝城 [2]" w:date="2019-10-22T17:17:31Z"/>
        </w:rPr>
      </w:pPr>
      <w:ins w:id="9942" w:author="冰蓝城 [2]" w:date="2019-10-22T17:17:31Z">
        <w:r>
          <w:rPr>
            <w:rFonts w:hint="eastAsia"/>
          </w:rPr>
          <w:t xml:space="preserve">图 </w:t>
        </w:r>
      </w:ins>
      <w:ins w:id="9943" w:author="冰蓝城 [2]" w:date="2019-10-22T17:17:31Z">
        <w:r>
          <w:rPr/>
          <w:fldChar w:fldCharType="begin"/>
        </w:r>
      </w:ins>
      <w:ins w:id="9944" w:author="冰蓝城 [2]" w:date="2019-10-22T17:17:31Z">
        <w:r>
          <w:rPr/>
          <w:instrText xml:space="preserve"> </w:instrText>
        </w:r>
      </w:ins>
      <w:ins w:id="9945" w:author="冰蓝城 [2]" w:date="2019-10-22T17:17:31Z">
        <w:r>
          <w:rPr>
            <w:rFonts w:hint="eastAsia"/>
          </w:rPr>
          <w:instrText xml:space="preserve">SEQ 图 \* ARABIC</w:instrText>
        </w:r>
      </w:ins>
      <w:ins w:id="9946" w:author="冰蓝城 [2]" w:date="2019-10-22T17:17:31Z">
        <w:r>
          <w:rPr/>
          <w:instrText xml:space="preserve"> </w:instrText>
        </w:r>
      </w:ins>
      <w:ins w:id="9947" w:author="冰蓝城 [2]" w:date="2019-10-22T17:17:31Z">
        <w:r>
          <w:rPr/>
          <w:fldChar w:fldCharType="separate"/>
        </w:r>
      </w:ins>
      <w:ins w:id="9948" w:author="冰蓝城 [2]" w:date="2019-10-22T17:17:31Z">
        <w:r>
          <w:rPr/>
          <w:t>1</w:t>
        </w:r>
      </w:ins>
      <w:ins w:id="9949" w:author="冰蓝城 [2]" w:date="2019-10-22T17:17:31Z">
        <w:r>
          <w:rPr/>
          <w:fldChar w:fldCharType="end"/>
        </w:r>
      </w:ins>
      <w:ins w:id="9950" w:author="冰蓝城 [2]" w:date="2019-10-22T17:17:31Z">
        <w:r>
          <w:rPr/>
          <w:t xml:space="preserve"> </w:t>
        </w:r>
      </w:ins>
      <w:ins w:id="9951" w:author="冰蓝城 [2]" w:date="2019-10-22T17:17:31Z">
        <w:r>
          <w:rPr>
            <w:rFonts w:hint="eastAsia"/>
          </w:rPr>
          <w:t>离线数据同步流程图</w:t>
        </w:r>
      </w:ins>
    </w:p>
    <w:p>
      <w:pPr>
        <w:ind w:firstLine="480"/>
        <w:rPr>
          <w:ins w:id="9952" w:author="冰蓝城 [2]" w:date="2019-10-22T17:17:31Z"/>
        </w:rPr>
      </w:pPr>
      <w:ins w:id="9953" w:author="冰蓝城 [2]" w:date="2019-10-22T17:17:31Z">
        <w:r>
          <w:rPr>
            <w:rFonts w:hint="eastAsia"/>
          </w:rPr>
          <w:t>离线数据同步模块共有4个类，分别是离线标记类、标记类、位置类、上传信息类。各类的实现及它们之间的关系如下：</w:t>
        </w:r>
      </w:ins>
    </w:p>
    <w:p>
      <w:pPr>
        <w:keepNext/>
        <w:ind w:firstLine="0" w:firstLineChars="0"/>
        <w:rPr>
          <w:ins w:id="9954" w:author="冰蓝城 [2]" w:date="2019-10-22T17:17:31Z"/>
        </w:rPr>
      </w:pPr>
      <w:ins w:id="9955" w:author="冰蓝城 [2]" w:date="2019-10-22T17:17:31Z">
        <w:r>
          <w:rPr>
            <w:color w:val="auto"/>
            <w:u w:val="none"/>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9957" w:author="冰蓝城 [2]" w:date="2019-10-22T17:17:31Z"/>
        </w:rPr>
      </w:pPr>
      <w:ins w:id="9958" w:author="冰蓝城 [2]" w:date="2019-10-22T17:17:31Z">
        <w:r>
          <w:rPr>
            <w:rFonts w:hint="eastAsia"/>
          </w:rPr>
          <w:t xml:space="preserve">图 </w:t>
        </w:r>
      </w:ins>
      <w:ins w:id="9959" w:author="冰蓝城 [2]" w:date="2019-10-22T17:17:31Z">
        <w:r>
          <w:rPr/>
          <w:fldChar w:fldCharType="begin"/>
        </w:r>
      </w:ins>
      <w:ins w:id="9960" w:author="冰蓝城 [2]" w:date="2019-10-22T17:17:31Z">
        <w:r>
          <w:rPr/>
          <w:instrText xml:space="preserve"> </w:instrText>
        </w:r>
      </w:ins>
      <w:ins w:id="9961" w:author="冰蓝城 [2]" w:date="2019-10-22T17:17:31Z">
        <w:r>
          <w:rPr>
            <w:rFonts w:hint="eastAsia"/>
          </w:rPr>
          <w:instrText xml:space="preserve">SEQ 图 \* ARABIC</w:instrText>
        </w:r>
      </w:ins>
      <w:ins w:id="9962" w:author="冰蓝城 [2]" w:date="2019-10-22T17:17:31Z">
        <w:r>
          <w:rPr/>
          <w:instrText xml:space="preserve"> </w:instrText>
        </w:r>
      </w:ins>
      <w:ins w:id="9963" w:author="冰蓝城 [2]" w:date="2019-10-22T17:17:31Z">
        <w:r>
          <w:rPr/>
          <w:fldChar w:fldCharType="separate"/>
        </w:r>
      </w:ins>
      <w:ins w:id="9964" w:author="冰蓝城 [2]" w:date="2019-10-22T17:17:31Z">
        <w:r>
          <w:rPr/>
          <w:t>2</w:t>
        </w:r>
      </w:ins>
      <w:ins w:id="9965" w:author="冰蓝城 [2]" w:date="2019-10-22T17:17:31Z">
        <w:r>
          <w:rPr/>
          <w:fldChar w:fldCharType="end"/>
        </w:r>
      </w:ins>
      <w:ins w:id="9966" w:author="冰蓝城 [2]" w:date="2019-10-22T17:17:31Z">
        <w:r>
          <w:rPr/>
          <w:t xml:space="preserve"> </w:t>
        </w:r>
      </w:ins>
      <w:ins w:id="9967" w:author="冰蓝城 [2]" w:date="2019-10-22T17:17:31Z">
        <w:r>
          <w:rPr>
            <w:rFonts w:hint="eastAsia"/>
          </w:rPr>
          <w:t>离线数据同步类图</w:t>
        </w:r>
      </w:ins>
    </w:p>
    <w:p>
      <w:pPr>
        <w:ind w:firstLine="439" w:firstLineChars="183"/>
        <w:rPr>
          <w:ins w:id="9968" w:author="冰蓝城 [2]" w:date="2019-10-22T17:17:31Z"/>
        </w:rPr>
      </w:pPr>
      <w:ins w:id="9969" w:author="冰蓝城 [2]" w:date="2019-10-22T17:17:31Z">
        <w:r>
          <w:rPr>
            <w:rFonts w:hint="eastAsia"/>
          </w:rPr>
          <w:t>离线数据同步需要显示离线标记信息，并对选择上传的标记进行上传操作。该部分对应的接口如下表所示：</w:t>
        </w:r>
      </w:ins>
    </w:p>
    <w:p>
      <w:pPr>
        <w:pStyle w:val="5"/>
        <w:keepNext/>
        <w:ind w:firstLine="400"/>
        <w:jc w:val="center"/>
        <w:rPr>
          <w:ins w:id="9970" w:author="冰蓝城 [2]" w:date="2019-10-22T17:17:31Z"/>
        </w:rPr>
      </w:pPr>
      <w:ins w:id="9971" w:author="冰蓝城 [2]" w:date="2019-10-22T17:17:31Z">
        <w:r>
          <w:rPr>
            <w:rFonts w:hint="eastAsia"/>
          </w:rPr>
          <w:t xml:space="preserve">表格 </w:t>
        </w:r>
      </w:ins>
      <w:ins w:id="9972" w:author="冰蓝城 [2]" w:date="2019-10-22T17:17:31Z">
        <w:r>
          <w:rPr/>
          <w:fldChar w:fldCharType="begin"/>
        </w:r>
      </w:ins>
      <w:ins w:id="9973" w:author="冰蓝城 [2]" w:date="2019-10-22T17:17:31Z">
        <w:r>
          <w:rPr/>
          <w:instrText xml:space="preserve"> </w:instrText>
        </w:r>
      </w:ins>
      <w:ins w:id="9974" w:author="冰蓝城 [2]" w:date="2019-10-22T17:17:31Z">
        <w:r>
          <w:rPr>
            <w:rFonts w:hint="eastAsia"/>
          </w:rPr>
          <w:instrText xml:space="preserve">SEQ 表格 \* ARABIC</w:instrText>
        </w:r>
      </w:ins>
      <w:ins w:id="9975" w:author="冰蓝城 [2]" w:date="2019-10-22T17:17:31Z">
        <w:r>
          <w:rPr/>
          <w:instrText xml:space="preserve"> </w:instrText>
        </w:r>
      </w:ins>
      <w:ins w:id="9976" w:author="冰蓝城 [2]" w:date="2019-10-22T17:17:31Z">
        <w:r>
          <w:rPr/>
          <w:fldChar w:fldCharType="separate"/>
        </w:r>
      </w:ins>
      <w:ins w:id="9977" w:author="冰蓝城 [2]" w:date="2019-10-22T17:17:31Z">
        <w:r>
          <w:rPr/>
          <w:t>1</w:t>
        </w:r>
      </w:ins>
      <w:ins w:id="9978" w:author="冰蓝城 [2]" w:date="2019-10-22T17:17:31Z">
        <w:r>
          <w:rPr/>
          <w:fldChar w:fldCharType="end"/>
        </w:r>
      </w:ins>
      <w:ins w:id="9979" w:author="冰蓝城 [2]" w:date="2019-10-22T17:17:31Z">
        <w:r>
          <w:rPr/>
          <w:t xml:space="preserve"> </w:t>
        </w:r>
      </w:ins>
      <w:ins w:id="9980" w:author="冰蓝城 [2]" w:date="2019-10-22T17:17:31Z">
        <w:r>
          <w:rPr>
            <w:rFonts w:hint="eastAsia"/>
          </w:rPr>
          <w:t>离线数据同步接口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981" w:author="冰蓝城 [2]" w:date="2019-10-22T17:17:31Z"/>
        </w:trPr>
        <w:tc>
          <w:tcPr>
            <w:tcW w:w="2463" w:type="dxa"/>
          </w:tcPr>
          <w:p>
            <w:pPr>
              <w:keepNext w:val="0"/>
              <w:keepLines w:val="0"/>
              <w:spacing w:before="120" w:beforeLines="-2147483648" w:after="120" w:afterLines="-2147483648"/>
              <w:ind w:firstLine="0" w:firstLineChars="0"/>
              <w:jc w:val="center"/>
              <w:outlineLvl w:val="9"/>
              <w:rPr>
                <w:ins w:id="9982" w:author="冰蓝城 [2]" w:date="2019-10-22T17:17:31Z"/>
                <w:b/>
                <w:bCs w:val="0"/>
                <w:kern w:val="0"/>
              </w:rPr>
            </w:pPr>
            <w:ins w:id="9983" w:author="冰蓝城 [2]" w:date="2019-10-22T17:17:31Z">
              <w:r>
                <w:rPr>
                  <w:rFonts w:hint="eastAsia"/>
                  <w:b/>
                  <w:color w:val="auto"/>
                  <w:u w:val="none"/>
                </w:rPr>
                <w:t>接口名称</w:t>
              </w:r>
            </w:ins>
          </w:p>
        </w:tc>
        <w:tc>
          <w:tcPr>
            <w:tcW w:w="2463" w:type="dxa"/>
          </w:tcPr>
          <w:p>
            <w:pPr>
              <w:keepNext w:val="0"/>
              <w:keepLines w:val="0"/>
              <w:spacing w:before="120" w:beforeLines="-2147483648" w:after="120" w:afterLines="-2147483648"/>
              <w:ind w:firstLine="0" w:firstLineChars="0"/>
              <w:jc w:val="center"/>
              <w:outlineLvl w:val="9"/>
              <w:rPr>
                <w:ins w:id="9984" w:author="冰蓝城 [2]" w:date="2019-10-22T17:17:31Z"/>
                <w:b/>
                <w:bCs w:val="0"/>
                <w:kern w:val="0"/>
              </w:rPr>
            </w:pPr>
            <w:ins w:id="9985" w:author="冰蓝城 [2]" w:date="2019-10-22T17:17:31Z">
              <w:r>
                <w:rPr>
                  <w:rFonts w:hint="eastAsia"/>
                  <w:b/>
                  <w:color w:val="auto"/>
                  <w:u w:val="none"/>
                </w:rPr>
                <w:t>参数</w:t>
              </w:r>
            </w:ins>
          </w:p>
        </w:tc>
        <w:tc>
          <w:tcPr>
            <w:tcW w:w="2464" w:type="dxa"/>
          </w:tcPr>
          <w:p>
            <w:pPr>
              <w:keepNext w:val="0"/>
              <w:keepLines w:val="0"/>
              <w:spacing w:before="120" w:beforeLines="-2147483648" w:after="120" w:afterLines="-2147483648"/>
              <w:ind w:firstLine="0" w:firstLineChars="0"/>
              <w:jc w:val="center"/>
              <w:outlineLvl w:val="9"/>
              <w:rPr>
                <w:ins w:id="9986" w:author="冰蓝城 [2]" w:date="2019-10-22T17:17:31Z"/>
                <w:b/>
                <w:bCs w:val="0"/>
                <w:kern w:val="0"/>
              </w:rPr>
            </w:pPr>
            <w:ins w:id="9987" w:author="冰蓝城 [2]" w:date="2019-10-22T17:17:31Z">
              <w:r>
                <w:rPr>
                  <w:rFonts w:hint="eastAsia"/>
                  <w:b/>
                  <w:color w:val="auto"/>
                  <w:u w:val="none"/>
                </w:rPr>
                <w:t>返回值</w:t>
              </w:r>
            </w:ins>
          </w:p>
        </w:tc>
        <w:tc>
          <w:tcPr>
            <w:tcW w:w="2464" w:type="dxa"/>
          </w:tcPr>
          <w:p>
            <w:pPr>
              <w:keepNext w:val="0"/>
              <w:keepLines w:val="0"/>
              <w:spacing w:before="120" w:beforeLines="-2147483648" w:after="120" w:afterLines="-2147483648"/>
              <w:ind w:firstLine="0" w:firstLineChars="0"/>
              <w:jc w:val="center"/>
              <w:outlineLvl w:val="9"/>
              <w:rPr>
                <w:ins w:id="9988" w:author="冰蓝城 [2]" w:date="2019-10-22T17:17:31Z"/>
                <w:b/>
                <w:bCs w:val="0"/>
                <w:kern w:val="0"/>
              </w:rPr>
            </w:pPr>
            <w:ins w:id="9989" w:author="冰蓝城 [2]" w:date="2019-10-22T17:17:31Z">
              <w:r>
                <w:rPr>
                  <w:rFonts w:hint="eastAsia"/>
                  <w:b/>
                  <w:color w:val="auto"/>
                  <w:u w:val="none"/>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9990" w:author="冰蓝城 [2]" w:date="2019-10-22T17:17:31Z"/>
        </w:trPr>
        <w:tc>
          <w:tcPr>
            <w:tcW w:w="2463" w:type="dxa"/>
            <w:vAlign w:val="center"/>
          </w:tcPr>
          <w:p>
            <w:pPr>
              <w:keepNext w:val="0"/>
              <w:keepLines w:val="0"/>
              <w:spacing w:before="120" w:beforeLines="-2147483648" w:after="120" w:afterLines="-2147483648"/>
              <w:ind w:firstLine="0" w:firstLineChars="0"/>
              <w:jc w:val="center"/>
              <w:outlineLvl w:val="9"/>
              <w:rPr>
                <w:ins w:id="9991" w:author="冰蓝城 [2]" w:date="2019-10-22T17:17:31Z"/>
                <w:b/>
                <w:bCs/>
                <w:kern w:val="44"/>
              </w:rPr>
            </w:pPr>
            <w:ins w:id="9992" w:author="冰蓝城 [2]" w:date="2019-10-22T17:17:31Z">
              <w:r>
                <w:rPr/>
                <w:t>show_offline_tag()</w:t>
              </w:r>
            </w:ins>
          </w:p>
        </w:tc>
        <w:tc>
          <w:tcPr>
            <w:tcW w:w="2463" w:type="dxa"/>
            <w:vAlign w:val="center"/>
          </w:tcPr>
          <w:p>
            <w:pPr>
              <w:keepNext w:val="0"/>
              <w:keepLines w:val="0"/>
              <w:spacing w:before="120" w:beforeLines="-2147483648" w:after="120" w:afterLines="-2147483648"/>
              <w:ind w:firstLine="0" w:firstLineChars="0"/>
              <w:jc w:val="center"/>
              <w:outlineLvl w:val="9"/>
              <w:rPr>
                <w:ins w:id="9993" w:author="冰蓝城 [2]" w:date="2019-10-22T17:17:31Z"/>
                <w:b/>
                <w:bCs/>
                <w:kern w:val="44"/>
              </w:rPr>
            </w:pPr>
            <w:ins w:id="9994" w:author="冰蓝城 [2]" w:date="2019-10-22T17:17:31Z">
              <w:r>
                <w:rPr/>
                <w:t>int offline_tag_id</w:t>
              </w:r>
            </w:ins>
          </w:p>
        </w:tc>
        <w:tc>
          <w:tcPr>
            <w:tcW w:w="2464" w:type="dxa"/>
            <w:vAlign w:val="center"/>
          </w:tcPr>
          <w:p>
            <w:pPr>
              <w:keepNext w:val="0"/>
              <w:keepLines w:val="0"/>
              <w:spacing w:before="120" w:beforeLines="-2147483648" w:after="120" w:afterLines="-2147483648"/>
              <w:ind w:firstLine="0" w:firstLineChars="0"/>
              <w:jc w:val="center"/>
              <w:outlineLvl w:val="9"/>
              <w:rPr>
                <w:ins w:id="9995" w:author="冰蓝城 [2]" w:date="2019-10-22T17:17:31Z"/>
                <w:b/>
                <w:bCs/>
                <w:kern w:val="44"/>
              </w:rPr>
            </w:pPr>
            <w:ins w:id="9996" w:author="冰蓝城 [2]" w:date="2019-10-22T17:17:31Z">
              <w:r>
                <w:rPr>
                  <w:rFonts w:hint="eastAsia"/>
                </w:rPr>
                <w:t>b</w:t>
              </w:r>
            </w:ins>
            <w:ins w:id="9997" w:author="冰蓝城 [2]" w:date="2019-10-22T17:17:31Z">
              <w:r>
                <w:rPr/>
                <w:t>ool</w:t>
              </w:r>
            </w:ins>
          </w:p>
        </w:tc>
        <w:tc>
          <w:tcPr>
            <w:tcW w:w="2464" w:type="dxa"/>
            <w:vAlign w:val="center"/>
          </w:tcPr>
          <w:p>
            <w:pPr>
              <w:keepNext w:val="0"/>
              <w:keepLines w:val="0"/>
              <w:spacing w:before="120" w:beforeLines="-2147483648" w:after="120" w:afterLines="-2147483648"/>
              <w:ind w:firstLine="0" w:firstLineChars="0"/>
              <w:jc w:val="center"/>
              <w:outlineLvl w:val="9"/>
              <w:rPr>
                <w:ins w:id="9998" w:author="冰蓝城 [2]" w:date="2019-10-22T17:17:31Z"/>
                <w:b/>
                <w:bCs/>
                <w:kern w:val="44"/>
              </w:rPr>
            </w:pPr>
            <w:ins w:id="9999" w:author="冰蓝城 [2]" w:date="2019-10-22T17:17:31Z">
              <w:r>
                <w:rPr>
                  <w:rFonts w:hint="eastAsia"/>
                </w:rPr>
                <w:t>根据离线标记的id显示离线比较（包括“未上传”标识按钮），返回是否显示成功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000" w:author="冰蓝城 [2]" w:date="2019-10-22T17:17:31Z"/>
        </w:trPr>
        <w:tc>
          <w:tcPr>
            <w:tcW w:w="2463" w:type="dxa"/>
            <w:vAlign w:val="center"/>
          </w:tcPr>
          <w:p>
            <w:pPr>
              <w:ind w:firstLine="0" w:firstLineChars="0"/>
              <w:jc w:val="center"/>
              <w:rPr>
                <w:ins w:id="10001" w:author="冰蓝城 [2]" w:date="2019-10-22T17:17:31Z"/>
              </w:rPr>
            </w:pPr>
            <w:ins w:id="10002" w:author="冰蓝城 [2]" w:date="2019-10-22T17:17:31Z">
              <w:r>
                <w:rPr/>
                <w:t>upload_offline_tag()</w:t>
              </w:r>
            </w:ins>
          </w:p>
        </w:tc>
        <w:tc>
          <w:tcPr>
            <w:tcW w:w="2463" w:type="dxa"/>
            <w:vAlign w:val="center"/>
          </w:tcPr>
          <w:p>
            <w:pPr>
              <w:ind w:firstLine="0" w:firstLineChars="0"/>
              <w:jc w:val="center"/>
              <w:rPr>
                <w:ins w:id="10003" w:author="冰蓝城 [2]" w:date="2019-10-22T17:17:31Z"/>
              </w:rPr>
            </w:pPr>
            <w:ins w:id="10004" w:author="冰蓝城 [2]" w:date="2019-10-22T17:17:31Z">
              <w:r>
                <w:rPr/>
                <w:t>int select_tag_id</w:t>
              </w:r>
            </w:ins>
          </w:p>
        </w:tc>
        <w:tc>
          <w:tcPr>
            <w:tcW w:w="2464" w:type="dxa"/>
            <w:vAlign w:val="center"/>
          </w:tcPr>
          <w:p>
            <w:pPr>
              <w:ind w:firstLine="0" w:firstLineChars="0"/>
              <w:jc w:val="center"/>
              <w:rPr>
                <w:ins w:id="10005" w:author="冰蓝城 [2]" w:date="2019-10-22T17:17:31Z"/>
              </w:rPr>
            </w:pPr>
            <w:ins w:id="10006" w:author="冰蓝城 [2]" w:date="2019-10-22T17:17:31Z">
              <w:r>
                <w:rPr>
                  <w:rFonts w:hint="eastAsia"/>
                </w:rPr>
                <w:t>b</w:t>
              </w:r>
            </w:ins>
            <w:ins w:id="10007" w:author="冰蓝城 [2]" w:date="2019-10-22T17:17:31Z">
              <w:r>
                <w:rPr/>
                <w:t>ool</w:t>
              </w:r>
            </w:ins>
          </w:p>
        </w:tc>
        <w:tc>
          <w:tcPr>
            <w:tcW w:w="2464" w:type="dxa"/>
            <w:vAlign w:val="center"/>
          </w:tcPr>
          <w:p>
            <w:pPr>
              <w:ind w:firstLine="0" w:firstLineChars="0"/>
              <w:jc w:val="center"/>
              <w:rPr>
                <w:ins w:id="10008" w:author="冰蓝城 [2]" w:date="2019-10-22T17:17:31Z"/>
              </w:rPr>
            </w:pPr>
            <w:ins w:id="10009" w:author="冰蓝城 [2]" w:date="2019-10-22T17:17:31Z">
              <w:r>
                <w:rPr>
                  <w:rFonts w:hint="eastAsia"/>
                </w:rPr>
                <w:t>根据选择标记的id将标记上传至服务器</w:t>
              </w:r>
            </w:ins>
          </w:p>
        </w:tc>
      </w:tr>
    </w:tbl>
    <w:p>
      <w:pPr>
        <w:ind w:firstLine="0" w:firstLineChars="0"/>
        <w:rPr>
          <w:ins w:id="10010" w:author="冰蓝城 [2]" w:date="2019-10-22T17:17:31Z"/>
        </w:rPr>
      </w:pPr>
    </w:p>
    <w:p>
      <w:pPr>
        <w:pStyle w:val="4"/>
        <w:ind w:firstLine="281"/>
        <w:rPr>
          <w:ins w:id="10011" w:author="冰蓝城 [2]" w:date="2019-10-22T17:17:31Z"/>
        </w:rPr>
      </w:pPr>
      <w:ins w:id="10012" w:author="冰蓝城 [2]" w:date="2019-10-22T17:17:31Z">
        <w:r>
          <w:rPr/>
          <w:t xml:space="preserve">4.2.5 </w:t>
        </w:r>
      </w:ins>
      <w:ins w:id="10013" w:author="冰蓝城 [2]" w:date="2019-10-22T17:17:31Z">
        <w:r>
          <w:rPr>
            <w:rFonts w:hint="eastAsia"/>
          </w:rPr>
          <w:t>标记信息分享</w:t>
        </w:r>
      </w:ins>
    </w:p>
    <w:p>
      <w:pPr>
        <w:ind w:firstLine="480"/>
        <w:rPr>
          <w:ins w:id="10014" w:author="冰蓝城 [2]" w:date="2019-10-22T17:17:31Z"/>
        </w:rPr>
      </w:pPr>
      <w:ins w:id="10015" w:author="冰蓝城 [2]" w:date="2019-10-22T17:17:31Z">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ins>
    </w:p>
    <w:p>
      <w:pPr>
        <w:ind w:firstLine="480"/>
        <w:rPr>
          <w:ins w:id="10016" w:author="冰蓝城 [2]" w:date="2019-10-22T17:17:31Z"/>
        </w:rPr>
      </w:pPr>
      <w:ins w:id="10017" w:author="冰蓝城 [2]" w:date="2019-10-22T17:17:31Z">
        <w:r>
          <w:rPr>
            <w:rFonts w:hint="eastAsia"/>
          </w:rPr>
          <w:t>标记信息分享的流程图如下图所示：</w:t>
        </w:r>
      </w:ins>
    </w:p>
    <w:p>
      <w:pPr>
        <w:keepNext/>
        <w:ind w:firstLine="0" w:firstLineChars="0"/>
        <w:jc w:val="center"/>
        <w:rPr>
          <w:ins w:id="10018" w:author="冰蓝城 [2]" w:date="2019-10-22T17:17:31Z"/>
        </w:rPr>
      </w:pPr>
      <w:ins w:id="10019" w:author="冰蓝城 [2]" w:date="2019-10-22T17:17:31Z">
        <w:r>
          <w:rPr>
            <w:color w:val="auto"/>
            <w:u w:val="none"/>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10021" w:author="冰蓝城 [2]" w:date="2019-10-22T17:17:31Z"/>
        </w:rPr>
      </w:pPr>
      <w:ins w:id="10022" w:author="冰蓝城 [2]" w:date="2019-10-22T17:17:31Z">
        <w:r>
          <w:rPr>
            <w:rFonts w:hint="eastAsia"/>
          </w:rPr>
          <w:t xml:space="preserve">图 </w:t>
        </w:r>
      </w:ins>
      <w:ins w:id="10023" w:author="冰蓝城 [2]" w:date="2019-10-22T17:17:31Z">
        <w:r>
          <w:rPr/>
          <w:fldChar w:fldCharType="begin"/>
        </w:r>
      </w:ins>
      <w:ins w:id="10024" w:author="冰蓝城 [2]" w:date="2019-10-22T17:17:31Z">
        <w:r>
          <w:rPr/>
          <w:instrText xml:space="preserve"> </w:instrText>
        </w:r>
      </w:ins>
      <w:ins w:id="10025" w:author="冰蓝城 [2]" w:date="2019-10-22T17:17:31Z">
        <w:r>
          <w:rPr>
            <w:rFonts w:hint="eastAsia"/>
          </w:rPr>
          <w:instrText xml:space="preserve">SEQ 图 \* ARABIC</w:instrText>
        </w:r>
      </w:ins>
      <w:ins w:id="10026" w:author="冰蓝城 [2]" w:date="2019-10-22T17:17:31Z">
        <w:r>
          <w:rPr/>
          <w:instrText xml:space="preserve"> </w:instrText>
        </w:r>
      </w:ins>
      <w:ins w:id="10027" w:author="冰蓝城 [2]" w:date="2019-10-22T17:17:31Z">
        <w:r>
          <w:rPr/>
          <w:fldChar w:fldCharType="separate"/>
        </w:r>
      </w:ins>
      <w:ins w:id="10028" w:author="冰蓝城 [2]" w:date="2019-10-22T17:17:31Z">
        <w:r>
          <w:rPr/>
          <w:t>3</w:t>
        </w:r>
      </w:ins>
      <w:ins w:id="10029" w:author="冰蓝城 [2]" w:date="2019-10-22T17:17:31Z">
        <w:r>
          <w:rPr/>
          <w:fldChar w:fldCharType="end"/>
        </w:r>
      </w:ins>
      <w:ins w:id="10030" w:author="冰蓝城 [2]" w:date="2019-10-22T17:17:31Z">
        <w:r>
          <w:rPr/>
          <w:t xml:space="preserve"> </w:t>
        </w:r>
      </w:ins>
      <w:ins w:id="10031" w:author="冰蓝城 [2]" w:date="2019-10-22T17:17:31Z">
        <w:r>
          <w:rPr>
            <w:rFonts w:hint="eastAsia"/>
          </w:rPr>
          <w:t>标记信息分享流程图</w:t>
        </w:r>
      </w:ins>
    </w:p>
    <w:p>
      <w:pPr>
        <w:ind w:firstLine="480"/>
        <w:rPr>
          <w:ins w:id="10032" w:author="冰蓝城 [2]" w:date="2019-10-22T17:17:31Z"/>
        </w:rPr>
      </w:pPr>
      <w:ins w:id="10033" w:author="冰蓝城 [2]" w:date="2019-10-22T17:17:31Z">
        <w:r>
          <w:rPr>
            <w:rFonts w:hint="eastAsia"/>
          </w:rPr>
          <w:t>标记信息分享模块共有</w:t>
        </w:r>
      </w:ins>
      <w:ins w:id="10034" w:author="冰蓝城 [2]" w:date="2019-10-22T17:17:31Z">
        <w:r>
          <w:rPr/>
          <w:t>6</w:t>
        </w:r>
      </w:ins>
      <w:ins w:id="10035" w:author="冰蓝城 [2]" w:date="2019-10-22T17:17:31Z">
        <w:r>
          <w:rPr>
            <w:rFonts w:hint="eastAsia"/>
          </w:rPr>
          <w:t>个类，分别是分享类、分享标记类、分享线路类、链路类、位置类、上传信息类。各类的实现及它们之间的关系如下：</w:t>
        </w:r>
      </w:ins>
    </w:p>
    <w:p>
      <w:pPr>
        <w:keepNext/>
        <w:ind w:firstLine="0" w:firstLineChars="0"/>
        <w:jc w:val="center"/>
        <w:rPr>
          <w:ins w:id="10036" w:author="冰蓝城 [2]" w:date="2019-10-22T17:17:31Z"/>
        </w:rPr>
      </w:pPr>
      <w:ins w:id="10037" w:author="冰蓝城 [2]" w:date="2019-10-22T17:17:31Z">
        <w:r>
          <w:rPr>
            <w:color w:val="auto"/>
            <w:u w:val="none"/>
          </w:rPr>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ins>
    </w:p>
    <w:p>
      <w:pPr>
        <w:pStyle w:val="5"/>
        <w:ind w:firstLine="400"/>
        <w:jc w:val="center"/>
        <w:rPr>
          <w:ins w:id="10039" w:author="冰蓝城 [2]" w:date="2019-10-22T17:17:31Z"/>
        </w:rPr>
      </w:pPr>
      <w:ins w:id="10040" w:author="冰蓝城 [2]" w:date="2019-10-22T17:17:31Z">
        <w:r>
          <w:rPr>
            <w:rFonts w:hint="eastAsia"/>
          </w:rPr>
          <w:t xml:space="preserve">图 </w:t>
        </w:r>
      </w:ins>
      <w:ins w:id="10041" w:author="冰蓝城 [2]" w:date="2019-10-22T17:17:31Z">
        <w:r>
          <w:rPr/>
          <w:fldChar w:fldCharType="begin"/>
        </w:r>
      </w:ins>
      <w:ins w:id="10042" w:author="冰蓝城 [2]" w:date="2019-10-22T17:17:31Z">
        <w:r>
          <w:rPr/>
          <w:instrText xml:space="preserve"> </w:instrText>
        </w:r>
      </w:ins>
      <w:ins w:id="10043" w:author="冰蓝城 [2]" w:date="2019-10-22T17:17:31Z">
        <w:r>
          <w:rPr>
            <w:rFonts w:hint="eastAsia"/>
          </w:rPr>
          <w:instrText xml:space="preserve">SEQ 图 \* ARABIC</w:instrText>
        </w:r>
      </w:ins>
      <w:ins w:id="10044" w:author="冰蓝城 [2]" w:date="2019-10-22T17:17:31Z">
        <w:r>
          <w:rPr/>
          <w:instrText xml:space="preserve"> </w:instrText>
        </w:r>
      </w:ins>
      <w:ins w:id="10045" w:author="冰蓝城 [2]" w:date="2019-10-22T17:17:31Z">
        <w:r>
          <w:rPr/>
          <w:fldChar w:fldCharType="separate"/>
        </w:r>
      </w:ins>
      <w:ins w:id="10046" w:author="冰蓝城 [2]" w:date="2019-10-22T17:17:31Z">
        <w:r>
          <w:rPr/>
          <w:t>4</w:t>
        </w:r>
      </w:ins>
      <w:ins w:id="10047" w:author="冰蓝城 [2]" w:date="2019-10-22T17:17:31Z">
        <w:r>
          <w:rPr/>
          <w:fldChar w:fldCharType="end"/>
        </w:r>
      </w:ins>
      <w:ins w:id="10048" w:author="冰蓝城 [2]" w:date="2019-10-22T17:17:31Z">
        <w:r>
          <w:rPr/>
          <w:t xml:space="preserve"> </w:t>
        </w:r>
      </w:ins>
      <w:ins w:id="10049" w:author="冰蓝城 [2]" w:date="2019-10-22T17:17:31Z">
        <w:r>
          <w:rPr>
            <w:rFonts w:hint="eastAsia"/>
          </w:rPr>
          <w:t>标记分享类图</w:t>
        </w:r>
      </w:ins>
    </w:p>
    <w:p>
      <w:pPr>
        <w:ind w:firstLine="439" w:firstLineChars="183"/>
        <w:rPr>
          <w:ins w:id="10050" w:author="冰蓝城 [2]" w:date="2019-10-22T17:17:31Z"/>
        </w:rPr>
      </w:pPr>
      <w:ins w:id="10051" w:author="冰蓝城 [2]" w:date="2019-10-22T17:17:31Z">
        <w:r>
          <w:rPr>
            <w:rFonts w:hint="eastAsia"/>
          </w:rPr>
          <w:t>标记信息分享需要选择要分享的标记或路线，添加分享信息，选择第三方平台并分享。该部分对应的接口如下表所示：</w:t>
        </w:r>
      </w:ins>
    </w:p>
    <w:p>
      <w:pPr>
        <w:pStyle w:val="5"/>
        <w:keepNext/>
        <w:ind w:firstLine="400"/>
        <w:jc w:val="center"/>
        <w:rPr>
          <w:ins w:id="10052" w:author="冰蓝城 [2]" w:date="2019-10-22T17:17:31Z"/>
        </w:rPr>
      </w:pPr>
      <w:ins w:id="10053" w:author="冰蓝城 [2]" w:date="2019-10-22T17:17:31Z">
        <w:r>
          <w:rPr>
            <w:rFonts w:hint="eastAsia"/>
          </w:rPr>
          <w:t xml:space="preserve">表格 </w:t>
        </w:r>
      </w:ins>
      <w:ins w:id="10054" w:author="冰蓝城 [2]" w:date="2019-10-22T17:17:31Z">
        <w:r>
          <w:rPr/>
          <w:fldChar w:fldCharType="begin"/>
        </w:r>
      </w:ins>
      <w:ins w:id="10055" w:author="冰蓝城 [2]" w:date="2019-10-22T17:17:31Z">
        <w:r>
          <w:rPr/>
          <w:instrText xml:space="preserve"> </w:instrText>
        </w:r>
      </w:ins>
      <w:ins w:id="10056" w:author="冰蓝城 [2]" w:date="2019-10-22T17:17:31Z">
        <w:r>
          <w:rPr>
            <w:rFonts w:hint="eastAsia"/>
          </w:rPr>
          <w:instrText xml:space="preserve">SEQ 表格 \* ARABIC</w:instrText>
        </w:r>
      </w:ins>
      <w:ins w:id="10057" w:author="冰蓝城 [2]" w:date="2019-10-22T17:17:31Z">
        <w:r>
          <w:rPr/>
          <w:instrText xml:space="preserve"> </w:instrText>
        </w:r>
      </w:ins>
      <w:ins w:id="10058" w:author="冰蓝城 [2]" w:date="2019-10-22T17:17:31Z">
        <w:r>
          <w:rPr/>
          <w:fldChar w:fldCharType="separate"/>
        </w:r>
      </w:ins>
      <w:ins w:id="10059" w:author="冰蓝城 [2]" w:date="2019-10-22T17:17:31Z">
        <w:r>
          <w:rPr/>
          <w:t>2</w:t>
        </w:r>
      </w:ins>
      <w:ins w:id="10060" w:author="冰蓝城 [2]" w:date="2019-10-22T17:17:31Z">
        <w:r>
          <w:rPr/>
          <w:fldChar w:fldCharType="end"/>
        </w:r>
      </w:ins>
      <w:ins w:id="10061" w:author="冰蓝城 [2]" w:date="2019-10-22T17:17:31Z">
        <w:r>
          <w:rPr/>
          <w:t xml:space="preserve"> </w:t>
        </w:r>
      </w:ins>
      <w:ins w:id="10062" w:author="冰蓝城 [2]" w:date="2019-10-22T17:17:31Z">
        <w:r>
          <w:rPr>
            <w:rFonts w:hint="eastAsia"/>
          </w:rPr>
          <w:t>标记分享接口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063" w:author="冰蓝城 [2]" w:date="2019-10-22T17:17:31Z"/>
        </w:trPr>
        <w:tc>
          <w:tcPr>
            <w:tcW w:w="2463" w:type="dxa"/>
          </w:tcPr>
          <w:p>
            <w:pPr>
              <w:ind w:firstLine="0" w:firstLineChars="0"/>
              <w:jc w:val="center"/>
              <w:rPr>
                <w:ins w:id="10064" w:author="冰蓝城 [2]" w:date="2019-10-22T17:17:31Z"/>
                <w:b/>
              </w:rPr>
            </w:pPr>
            <w:ins w:id="10065" w:author="冰蓝城 [2]" w:date="2019-10-22T17:17:31Z">
              <w:r>
                <w:rPr>
                  <w:rFonts w:hint="eastAsia"/>
                  <w:b/>
                </w:rPr>
                <w:t>接口名称</w:t>
              </w:r>
            </w:ins>
          </w:p>
        </w:tc>
        <w:tc>
          <w:tcPr>
            <w:tcW w:w="2463" w:type="dxa"/>
          </w:tcPr>
          <w:p>
            <w:pPr>
              <w:ind w:firstLine="0" w:firstLineChars="0"/>
              <w:jc w:val="center"/>
              <w:rPr>
                <w:ins w:id="10066" w:author="冰蓝城 [2]" w:date="2019-10-22T17:17:31Z"/>
                <w:b/>
              </w:rPr>
            </w:pPr>
            <w:ins w:id="10067" w:author="冰蓝城 [2]" w:date="2019-10-22T17:17:31Z">
              <w:r>
                <w:rPr>
                  <w:rFonts w:hint="eastAsia"/>
                  <w:b/>
                </w:rPr>
                <w:t>参数</w:t>
              </w:r>
            </w:ins>
          </w:p>
        </w:tc>
        <w:tc>
          <w:tcPr>
            <w:tcW w:w="2464" w:type="dxa"/>
          </w:tcPr>
          <w:p>
            <w:pPr>
              <w:ind w:firstLine="0" w:firstLineChars="0"/>
              <w:jc w:val="center"/>
              <w:rPr>
                <w:ins w:id="10068" w:author="冰蓝城 [2]" w:date="2019-10-22T17:17:31Z"/>
                <w:b/>
              </w:rPr>
            </w:pPr>
            <w:ins w:id="10069" w:author="冰蓝城 [2]" w:date="2019-10-22T17:17:31Z">
              <w:r>
                <w:rPr>
                  <w:rFonts w:hint="eastAsia"/>
                  <w:b/>
                </w:rPr>
                <w:t>返回值</w:t>
              </w:r>
            </w:ins>
          </w:p>
        </w:tc>
        <w:tc>
          <w:tcPr>
            <w:tcW w:w="2464" w:type="dxa"/>
          </w:tcPr>
          <w:p>
            <w:pPr>
              <w:ind w:firstLine="0" w:firstLineChars="0"/>
              <w:jc w:val="center"/>
              <w:rPr>
                <w:ins w:id="10070" w:author="冰蓝城 [2]" w:date="2019-10-22T17:17:31Z"/>
                <w:b/>
              </w:rPr>
            </w:pPr>
            <w:ins w:id="10071" w:author="冰蓝城 [2]" w:date="2019-10-22T17:17:31Z">
              <w:r>
                <w:rPr>
                  <w:rFonts w:hint="eastAsia"/>
                  <w:b/>
                </w:rPr>
                <w:t>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072" w:author="冰蓝城 [2]" w:date="2019-10-22T17:17:31Z"/>
        </w:trPr>
        <w:tc>
          <w:tcPr>
            <w:tcW w:w="2463" w:type="dxa"/>
            <w:vAlign w:val="center"/>
          </w:tcPr>
          <w:p>
            <w:pPr>
              <w:ind w:firstLine="0" w:firstLineChars="0"/>
              <w:jc w:val="center"/>
              <w:rPr>
                <w:ins w:id="10073" w:author="冰蓝城 [2]" w:date="2019-10-22T17:17:31Z"/>
              </w:rPr>
            </w:pPr>
            <w:ins w:id="10074" w:author="冰蓝城 [2]" w:date="2019-10-22T17:17:31Z">
              <w:r>
                <w:rPr>
                  <w:rFonts w:hint="eastAsia"/>
                </w:rPr>
                <w:t>select</w:t>
              </w:r>
            </w:ins>
            <w:ins w:id="10075" w:author="冰蓝城 [2]" w:date="2019-10-22T17:17:31Z">
              <w:r>
                <w:rPr/>
                <w:t>_</w:t>
              </w:r>
            </w:ins>
            <w:ins w:id="10076" w:author="冰蓝城 [2]" w:date="2019-10-22T17:17:31Z">
              <w:r>
                <w:rPr>
                  <w:rFonts w:hint="eastAsia"/>
                </w:rPr>
                <w:t>share</w:t>
              </w:r>
            </w:ins>
            <w:ins w:id="10077" w:author="冰蓝城 [2]" w:date="2019-10-22T17:17:31Z">
              <w:r>
                <w:rPr/>
                <w:t>_tag()</w:t>
              </w:r>
            </w:ins>
          </w:p>
        </w:tc>
        <w:tc>
          <w:tcPr>
            <w:tcW w:w="2463" w:type="dxa"/>
            <w:vAlign w:val="center"/>
          </w:tcPr>
          <w:p>
            <w:pPr>
              <w:ind w:firstLine="0" w:firstLineChars="0"/>
              <w:jc w:val="center"/>
              <w:rPr>
                <w:ins w:id="10078" w:author="冰蓝城 [2]" w:date="2019-10-22T17:17:31Z"/>
              </w:rPr>
            </w:pPr>
            <w:ins w:id="10079" w:author="冰蓝城 [2]" w:date="2019-10-22T17:17:31Z">
              <w:r>
                <w:rPr/>
                <w:t xml:space="preserve">int </w:t>
              </w:r>
            </w:ins>
            <w:ins w:id="10080" w:author="冰蓝城 [2]" w:date="2019-10-22T17:17:31Z">
              <w:r>
                <w:rPr>
                  <w:rFonts w:hint="eastAsia"/>
                </w:rPr>
                <w:t>select</w:t>
              </w:r>
            </w:ins>
            <w:ins w:id="10081" w:author="冰蓝城 [2]" w:date="2019-10-22T17:17:31Z">
              <w:r>
                <w:rPr/>
                <w:t>_tag_id</w:t>
              </w:r>
            </w:ins>
          </w:p>
        </w:tc>
        <w:tc>
          <w:tcPr>
            <w:tcW w:w="2464" w:type="dxa"/>
            <w:vAlign w:val="center"/>
          </w:tcPr>
          <w:p>
            <w:pPr>
              <w:ind w:firstLine="0" w:firstLineChars="0"/>
              <w:jc w:val="center"/>
              <w:rPr>
                <w:ins w:id="10082" w:author="冰蓝城 [2]" w:date="2019-10-22T17:17:31Z"/>
              </w:rPr>
            </w:pPr>
            <w:ins w:id="10083" w:author="冰蓝城 [2]" w:date="2019-10-22T17:17:31Z">
              <w:r>
                <w:rPr>
                  <w:rFonts w:hint="eastAsia"/>
                </w:rPr>
                <w:t>int</w:t>
              </w:r>
            </w:ins>
          </w:p>
        </w:tc>
        <w:tc>
          <w:tcPr>
            <w:tcW w:w="2464" w:type="dxa"/>
            <w:vAlign w:val="center"/>
          </w:tcPr>
          <w:p>
            <w:pPr>
              <w:ind w:firstLine="0" w:firstLineChars="0"/>
              <w:jc w:val="center"/>
              <w:rPr>
                <w:ins w:id="10084" w:author="冰蓝城 [2]" w:date="2019-10-22T17:17:31Z"/>
              </w:rPr>
            </w:pPr>
            <w:ins w:id="10085" w:author="冰蓝城 [2]" w:date="2019-10-22T17:17:31Z">
              <w:r>
                <w:rPr>
                  <w:rFonts w:hint="eastAsia"/>
                </w:rPr>
                <w:t>根据选择标记的id进行选择，返回其id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086" w:author="冰蓝城 [2]" w:date="2019-10-22T17:17:31Z"/>
        </w:trPr>
        <w:tc>
          <w:tcPr>
            <w:tcW w:w="2463" w:type="dxa"/>
            <w:vAlign w:val="center"/>
          </w:tcPr>
          <w:p>
            <w:pPr>
              <w:ind w:firstLine="0" w:firstLineChars="0"/>
              <w:jc w:val="center"/>
              <w:rPr>
                <w:ins w:id="10087" w:author="冰蓝城 [2]" w:date="2019-10-22T17:17:31Z"/>
              </w:rPr>
            </w:pPr>
            <w:ins w:id="10088" w:author="冰蓝城 [2]" w:date="2019-10-22T17:17:31Z">
              <w:r>
                <w:rPr>
                  <w:rFonts w:hint="eastAsia"/>
                </w:rPr>
                <w:t>select</w:t>
              </w:r>
            </w:ins>
            <w:ins w:id="10089" w:author="冰蓝城 [2]" w:date="2019-10-22T17:17:31Z">
              <w:r>
                <w:rPr/>
                <w:t>_</w:t>
              </w:r>
            </w:ins>
            <w:ins w:id="10090" w:author="冰蓝城 [2]" w:date="2019-10-22T17:17:31Z">
              <w:r>
                <w:rPr>
                  <w:rFonts w:hint="eastAsia"/>
                </w:rPr>
                <w:t>share</w:t>
              </w:r>
            </w:ins>
            <w:ins w:id="10091" w:author="冰蓝城 [2]" w:date="2019-10-22T17:17:31Z">
              <w:r>
                <w:rPr/>
                <w:t>_</w:t>
              </w:r>
            </w:ins>
            <w:ins w:id="10092" w:author="冰蓝城 [2]" w:date="2019-10-22T17:17:31Z">
              <w:r>
                <w:rPr>
                  <w:rFonts w:hint="eastAsia"/>
                </w:rPr>
                <w:t>line</w:t>
              </w:r>
            </w:ins>
            <w:ins w:id="10093" w:author="冰蓝城 [2]" w:date="2019-10-22T17:17:31Z">
              <w:r>
                <w:rPr/>
                <w:t>()</w:t>
              </w:r>
            </w:ins>
          </w:p>
        </w:tc>
        <w:tc>
          <w:tcPr>
            <w:tcW w:w="2463" w:type="dxa"/>
            <w:vAlign w:val="center"/>
          </w:tcPr>
          <w:p>
            <w:pPr>
              <w:ind w:firstLine="0" w:firstLineChars="0"/>
              <w:jc w:val="center"/>
              <w:rPr>
                <w:ins w:id="10094" w:author="冰蓝城 [2]" w:date="2019-10-22T17:17:31Z"/>
              </w:rPr>
            </w:pPr>
            <w:ins w:id="10095" w:author="冰蓝城 [2]" w:date="2019-10-22T17:17:31Z">
              <w:r>
                <w:rPr/>
                <w:t>int select_</w:t>
              </w:r>
            </w:ins>
            <w:ins w:id="10096" w:author="冰蓝城 [2]" w:date="2019-10-22T17:17:31Z">
              <w:r>
                <w:rPr>
                  <w:rFonts w:hint="eastAsia"/>
                </w:rPr>
                <w:t>line</w:t>
              </w:r>
            </w:ins>
            <w:ins w:id="10097" w:author="冰蓝城 [2]" w:date="2019-10-22T17:17:31Z">
              <w:r>
                <w:rPr/>
                <w:t>_id</w:t>
              </w:r>
            </w:ins>
          </w:p>
        </w:tc>
        <w:tc>
          <w:tcPr>
            <w:tcW w:w="2464" w:type="dxa"/>
            <w:vAlign w:val="center"/>
          </w:tcPr>
          <w:p>
            <w:pPr>
              <w:ind w:firstLine="0" w:firstLineChars="0"/>
              <w:jc w:val="center"/>
              <w:rPr>
                <w:ins w:id="10098" w:author="冰蓝城 [2]" w:date="2019-10-22T17:17:31Z"/>
              </w:rPr>
            </w:pPr>
            <w:ins w:id="10099" w:author="冰蓝城 [2]" w:date="2019-10-22T17:17:31Z">
              <w:r>
                <w:rPr>
                  <w:rFonts w:hint="eastAsia"/>
                </w:rPr>
                <w:t>int</w:t>
              </w:r>
            </w:ins>
          </w:p>
        </w:tc>
        <w:tc>
          <w:tcPr>
            <w:tcW w:w="2464" w:type="dxa"/>
            <w:vAlign w:val="center"/>
          </w:tcPr>
          <w:p>
            <w:pPr>
              <w:ind w:firstLine="0" w:firstLineChars="0"/>
              <w:jc w:val="center"/>
              <w:rPr>
                <w:ins w:id="10100" w:author="冰蓝城 [2]" w:date="2019-10-22T17:17:31Z"/>
              </w:rPr>
            </w:pPr>
            <w:ins w:id="10101" w:author="冰蓝城 [2]" w:date="2019-10-22T17:17:31Z">
              <w:r>
                <w:rPr>
                  <w:rFonts w:hint="eastAsia"/>
                </w:rPr>
                <w:t>根据选择线路的id进行选择，返回其id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102" w:author="冰蓝城 [2]" w:date="2019-10-22T17:17:31Z"/>
        </w:trPr>
        <w:tc>
          <w:tcPr>
            <w:tcW w:w="2463" w:type="dxa"/>
            <w:vAlign w:val="center"/>
          </w:tcPr>
          <w:p>
            <w:pPr>
              <w:ind w:firstLine="0" w:firstLineChars="0"/>
              <w:jc w:val="center"/>
              <w:rPr>
                <w:ins w:id="10103" w:author="冰蓝城 [2]" w:date="2019-10-22T17:17:31Z"/>
              </w:rPr>
            </w:pPr>
            <w:ins w:id="10104" w:author="冰蓝城 [2]" w:date="2019-10-22T17:17:31Z">
              <w:r>
                <w:rPr/>
                <w:t>add_share_info()</w:t>
              </w:r>
            </w:ins>
          </w:p>
        </w:tc>
        <w:tc>
          <w:tcPr>
            <w:tcW w:w="2463" w:type="dxa"/>
            <w:vAlign w:val="center"/>
          </w:tcPr>
          <w:p>
            <w:pPr>
              <w:ind w:firstLine="0" w:firstLineChars="0"/>
              <w:jc w:val="center"/>
              <w:rPr>
                <w:ins w:id="10105" w:author="冰蓝城 [2]" w:date="2019-10-22T17:17:31Z"/>
              </w:rPr>
            </w:pPr>
            <w:ins w:id="10106" w:author="冰蓝城 [2]" w:date="2019-10-22T17:17:31Z">
              <w:r>
                <w:rPr/>
                <w:t>string share_info</w:t>
              </w:r>
            </w:ins>
          </w:p>
        </w:tc>
        <w:tc>
          <w:tcPr>
            <w:tcW w:w="2464" w:type="dxa"/>
            <w:vAlign w:val="center"/>
          </w:tcPr>
          <w:p>
            <w:pPr>
              <w:ind w:firstLine="0" w:firstLineChars="0"/>
              <w:jc w:val="center"/>
              <w:rPr>
                <w:ins w:id="10107" w:author="冰蓝城 [2]" w:date="2019-10-22T17:17:31Z"/>
              </w:rPr>
            </w:pPr>
            <w:ins w:id="10108" w:author="冰蓝城 [2]" w:date="2019-10-22T17:17:31Z">
              <w:r>
                <w:rPr>
                  <w:rFonts w:hint="eastAsia"/>
                </w:rPr>
                <w:t>b</w:t>
              </w:r>
            </w:ins>
            <w:ins w:id="10109" w:author="冰蓝城 [2]" w:date="2019-10-22T17:17:31Z">
              <w:r>
                <w:rPr/>
                <w:t>ool</w:t>
              </w:r>
            </w:ins>
          </w:p>
        </w:tc>
        <w:tc>
          <w:tcPr>
            <w:tcW w:w="2464" w:type="dxa"/>
            <w:vAlign w:val="center"/>
          </w:tcPr>
          <w:p>
            <w:pPr>
              <w:ind w:firstLine="0" w:firstLineChars="0"/>
              <w:jc w:val="center"/>
              <w:rPr>
                <w:ins w:id="10110" w:author="冰蓝城 [2]" w:date="2019-10-22T17:17:31Z"/>
              </w:rPr>
            </w:pPr>
            <w:ins w:id="10111" w:author="冰蓝城 [2]" w:date="2019-10-22T17:17:31Z">
              <w:r>
                <w:rPr>
                  <w:rFonts w:hint="eastAsia"/>
                </w:rPr>
                <w:t>添加分享内容，返回是否添加成功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112" w:author="冰蓝城 [2]" w:date="2019-10-22T17:17:31Z"/>
        </w:trPr>
        <w:tc>
          <w:tcPr>
            <w:tcW w:w="2463" w:type="dxa"/>
            <w:vAlign w:val="center"/>
          </w:tcPr>
          <w:p>
            <w:pPr>
              <w:ind w:firstLine="0" w:firstLineChars="0"/>
              <w:jc w:val="center"/>
              <w:rPr>
                <w:ins w:id="10113" w:author="冰蓝城 [2]" w:date="2019-10-22T17:17:31Z"/>
              </w:rPr>
            </w:pPr>
            <w:ins w:id="10114" w:author="冰蓝城 [2]" w:date="2019-10-22T17:17:31Z">
              <w:r>
                <w:rPr/>
                <w:t>select_platform()</w:t>
              </w:r>
            </w:ins>
          </w:p>
        </w:tc>
        <w:tc>
          <w:tcPr>
            <w:tcW w:w="2463" w:type="dxa"/>
            <w:vAlign w:val="center"/>
          </w:tcPr>
          <w:p>
            <w:pPr>
              <w:ind w:firstLine="0" w:firstLineChars="0"/>
              <w:jc w:val="center"/>
              <w:rPr>
                <w:ins w:id="10115" w:author="冰蓝城 [2]" w:date="2019-10-22T17:17:31Z"/>
              </w:rPr>
            </w:pPr>
            <w:ins w:id="10116" w:author="冰蓝城 [2]" w:date="2019-10-22T17:17:31Z">
              <w:r>
                <w:rPr/>
                <w:t>int platform_id</w:t>
              </w:r>
            </w:ins>
          </w:p>
        </w:tc>
        <w:tc>
          <w:tcPr>
            <w:tcW w:w="2464" w:type="dxa"/>
            <w:vAlign w:val="center"/>
          </w:tcPr>
          <w:p>
            <w:pPr>
              <w:ind w:firstLine="0" w:firstLineChars="0"/>
              <w:jc w:val="center"/>
              <w:rPr>
                <w:ins w:id="10117" w:author="冰蓝城 [2]" w:date="2019-10-22T17:17:31Z"/>
              </w:rPr>
            </w:pPr>
            <w:ins w:id="10118" w:author="冰蓝城 [2]" w:date="2019-10-22T17:17:31Z">
              <w:r>
                <w:rPr>
                  <w:rFonts w:hint="eastAsia"/>
                </w:rPr>
                <w:t>i</w:t>
              </w:r>
            </w:ins>
            <w:ins w:id="10119" w:author="冰蓝城 [2]" w:date="2019-10-22T17:17:31Z">
              <w:r>
                <w:rPr/>
                <w:t>nt</w:t>
              </w:r>
            </w:ins>
          </w:p>
        </w:tc>
        <w:tc>
          <w:tcPr>
            <w:tcW w:w="2464" w:type="dxa"/>
            <w:vAlign w:val="center"/>
          </w:tcPr>
          <w:p>
            <w:pPr>
              <w:ind w:firstLine="0" w:firstLineChars="0"/>
              <w:jc w:val="center"/>
              <w:rPr>
                <w:ins w:id="10120" w:author="冰蓝城 [2]" w:date="2019-10-22T17:17:31Z"/>
              </w:rPr>
            </w:pPr>
            <w:ins w:id="10121" w:author="冰蓝城 [2]" w:date="2019-10-22T17:17:31Z">
              <w:r>
                <w:rPr>
                  <w:rFonts w:hint="eastAsia"/>
                </w:rPr>
                <w:t>根据第三方平台的id进行选择，返回其id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122" w:author="冰蓝城 [2]" w:date="2019-10-22T17:17:31Z"/>
        </w:trPr>
        <w:tc>
          <w:tcPr>
            <w:tcW w:w="2463" w:type="dxa"/>
            <w:vAlign w:val="center"/>
          </w:tcPr>
          <w:p>
            <w:pPr>
              <w:ind w:firstLine="0" w:firstLineChars="0"/>
              <w:jc w:val="center"/>
              <w:rPr>
                <w:ins w:id="10123" w:author="冰蓝城 [2]" w:date="2019-10-22T17:17:31Z"/>
              </w:rPr>
            </w:pPr>
            <w:ins w:id="10124" w:author="冰蓝城 [2]" w:date="2019-10-22T17:17:31Z">
              <w:r>
                <w:rPr>
                  <w:rFonts w:hint="eastAsia"/>
                </w:rPr>
                <w:t>share</w:t>
              </w:r>
            </w:ins>
            <w:ins w:id="10125" w:author="冰蓝城 [2]" w:date="2019-10-22T17:17:31Z">
              <w:r>
                <w:rPr/>
                <w:t>()</w:t>
              </w:r>
            </w:ins>
          </w:p>
        </w:tc>
        <w:tc>
          <w:tcPr>
            <w:tcW w:w="2463" w:type="dxa"/>
            <w:vAlign w:val="center"/>
          </w:tcPr>
          <w:p>
            <w:pPr>
              <w:ind w:firstLine="0" w:firstLineChars="0"/>
              <w:jc w:val="center"/>
              <w:rPr>
                <w:ins w:id="10126" w:author="冰蓝城 [2]" w:date="2019-10-22T17:17:31Z"/>
              </w:rPr>
            </w:pPr>
            <w:ins w:id="10127" w:author="冰蓝城 [2]" w:date="2019-10-22T17:17:31Z">
              <w:r>
                <w:rPr/>
                <w:t>int share_platform_id</w:t>
              </w:r>
            </w:ins>
          </w:p>
        </w:tc>
        <w:tc>
          <w:tcPr>
            <w:tcW w:w="2464" w:type="dxa"/>
            <w:vAlign w:val="center"/>
          </w:tcPr>
          <w:p>
            <w:pPr>
              <w:ind w:firstLine="0" w:firstLineChars="0"/>
              <w:jc w:val="center"/>
              <w:rPr>
                <w:ins w:id="10128" w:author="冰蓝城 [2]" w:date="2019-10-22T17:17:31Z"/>
              </w:rPr>
            </w:pPr>
            <w:ins w:id="10129" w:author="冰蓝城 [2]" w:date="2019-10-22T17:17:31Z">
              <w:r>
                <w:rPr/>
                <w:t>bool</w:t>
              </w:r>
            </w:ins>
          </w:p>
        </w:tc>
        <w:tc>
          <w:tcPr>
            <w:tcW w:w="2464" w:type="dxa"/>
            <w:vAlign w:val="center"/>
          </w:tcPr>
          <w:p>
            <w:pPr>
              <w:ind w:firstLine="0" w:firstLineChars="0"/>
              <w:jc w:val="center"/>
              <w:rPr>
                <w:ins w:id="10130" w:author="冰蓝城 [2]" w:date="2019-10-22T17:17:31Z"/>
              </w:rPr>
            </w:pPr>
            <w:ins w:id="10131" w:author="冰蓝城 [2]" w:date="2019-10-22T17:17:31Z">
              <w:r>
                <w:rPr>
                  <w:rFonts w:hint="eastAsia"/>
                </w:rPr>
                <w:t>将分享类中的实例化内容分享至所选平台，返回是否成功</w:t>
              </w:r>
            </w:ins>
          </w:p>
        </w:tc>
      </w:tr>
    </w:tbl>
    <w:p>
      <w:pPr>
        <w:ind w:firstLine="0" w:firstLineChars="0"/>
        <w:rPr>
          <w:ins w:id="10132" w:author="冰蓝城 [2]" w:date="2019-10-22T17:17:31Z"/>
        </w:rPr>
      </w:pPr>
    </w:p>
    <w:p>
      <w:pPr>
        <w:ind w:firstLine="480"/>
        <w:rPr>
          <w:ins w:id="10133" w:author="冰蓝城 [2]" w:date="2019-10-22T17:17:31Z"/>
        </w:rPr>
      </w:pPr>
    </w:p>
    <w:p>
      <w:pPr>
        <w:pStyle w:val="4"/>
        <w:ind w:firstLine="281"/>
        <w:rPr>
          <w:ins w:id="10134" w:author="冰蓝城 [2]" w:date="2019-10-22T17:17:31Z"/>
        </w:rPr>
      </w:pPr>
      <w:ins w:id="10135" w:author="冰蓝城 [2]" w:date="2019-10-22T17:17:31Z">
        <w:r>
          <w:rPr>
            <w:rFonts w:hint="eastAsia"/>
          </w:rPr>
          <w:t>4</w:t>
        </w:r>
      </w:ins>
      <w:ins w:id="10136" w:author="冰蓝城 [2]" w:date="2019-10-22T17:17:31Z">
        <w:r>
          <w:rPr/>
          <w:t xml:space="preserve">.2.6 </w:t>
        </w:r>
      </w:ins>
      <w:ins w:id="10137" w:author="冰蓝城 [2]" w:date="2019-10-22T17:17:31Z">
        <w:r>
          <w:rPr>
            <w:rFonts w:hint="eastAsia"/>
          </w:rPr>
          <w:t>信息标记</w:t>
        </w:r>
      </w:ins>
    </w:p>
    <w:p>
      <w:pPr>
        <w:ind w:firstLine="480"/>
        <w:rPr>
          <w:ins w:id="10138" w:author="冰蓝城 [2]" w:date="2019-10-22T17:17:31Z"/>
        </w:rPr>
      </w:pPr>
      <w:ins w:id="10139" w:author="冰蓝城 [2]" w:date="2019-10-22T17:17:31Z">
        <w:r>
          <w:rPr>
            <w:rFonts w:hint="eastAsia"/>
          </w:rPr>
          <w:t>用户可以在地图的指定位置进行信息标记，并可以在标记处添加具体标记内容。之后可以将标记保存至相应图层，也可以将不同位置标记连接起来，保存至路径标记。</w:t>
        </w:r>
      </w:ins>
    </w:p>
    <w:p>
      <w:pPr>
        <w:ind w:firstLine="480"/>
        <w:rPr>
          <w:ins w:id="10140" w:author="冰蓝城 [2]" w:date="2019-10-22T17:17:31Z"/>
        </w:rPr>
      </w:pPr>
      <w:ins w:id="10141" w:author="冰蓝城 [2]" w:date="2019-10-22T17:17:31Z">
        <w:r>
          <w:rPr>
            <w:rFonts w:hint="eastAsia"/>
          </w:rPr>
          <w:t>位置标记的流程图如下图所示：</w:t>
        </w:r>
      </w:ins>
    </w:p>
    <w:p>
      <w:pPr>
        <w:keepNext/>
        <w:ind w:firstLine="480"/>
        <w:rPr>
          <w:ins w:id="10142" w:author="冰蓝城 [2]" w:date="2019-10-22T17:17:31Z"/>
        </w:rPr>
      </w:pPr>
      <w:ins w:id="10143" w:author="冰蓝城 [2]" w:date="2019-10-22T17:17:31Z"/>
      <w:ins w:id="10144" w:author="冰蓝城 [2]" w:date="2019-10-22T17:17:31Z"/>
      <w:ins w:id="10145" w:author="冰蓝城 [2]" w:date="2019-10-22T17:17:31Z"/>
      <w:ins w:id="10146" w:author="冰蓝城 [2]" w:date="2019-10-22T17:17:31Z">
        <w:r>
          <w:rPr/>
          <w:object>
            <v:shape id="_x0000_i1029" o:spt="75" type="#_x0000_t75" style="height:585pt;width:451.8pt;" o:ole="t" filled="f" o:preferrelative="t" stroked="f" coordsize="21600,21600">
              <v:path/>
              <v:fill on="f" focussize="0,0"/>
              <v:stroke on="f" joinstyle="miter"/>
              <v:imagedata r:id="rId21" o:title=""/>
              <o:lock v:ext="edit" aspectratio="t"/>
              <w10:wrap type="none"/>
              <w10:anchorlock/>
            </v:shape>
            <o:OLEObject Type="Embed" ProgID="Visio.Drawing.15" ShapeID="_x0000_i1029" DrawAspect="Content" ObjectID="_1468075726" r:id="rId56">
              <o:LockedField>false</o:LockedField>
            </o:OLEObject>
          </w:object>
        </w:r>
      </w:ins>
      <w:ins w:id="10148" w:author="冰蓝城 [2]" w:date="2019-10-22T17:17:31Z"/>
    </w:p>
    <w:p>
      <w:pPr>
        <w:pStyle w:val="5"/>
        <w:ind w:firstLine="420"/>
        <w:jc w:val="center"/>
        <w:rPr>
          <w:ins w:id="10149" w:author="冰蓝城 [2]" w:date="2019-10-22T17:17:31Z"/>
          <w:rFonts w:ascii="楷体" w:hAnsi="楷体" w:eastAsia="楷体"/>
          <w:sz w:val="21"/>
          <w:szCs w:val="21"/>
        </w:rPr>
      </w:pPr>
      <w:ins w:id="10150" w:author="冰蓝城 [2]" w:date="2019-10-22T17:17:31Z">
        <w:r>
          <w:rPr>
            <w:rFonts w:hint="eastAsia" w:ascii="楷体" w:hAnsi="楷体" w:eastAsia="楷体"/>
            <w:color w:val="auto"/>
            <w:sz w:val="21"/>
            <w:szCs w:val="21"/>
            <w:u w:val="none"/>
          </w:rPr>
          <w:t>图</w:t>
        </w:r>
      </w:ins>
      <w:ins w:id="10151" w:author="冰蓝城 [2]" w:date="2019-10-22T17:17:31Z">
        <w:r>
          <w:rPr>
            <w:rFonts w:ascii="楷体" w:hAnsi="楷体" w:eastAsia="楷体"/>
            <w:color w:val="auto"/>
            <w:sz w:val="21"/>
            <w:szCs w:val="21"/>
            <w:u w:val="none"/>
          </w:rPr>
          <w:t xml:space="preserve">1 </w:t>
        </w:r>
      </w:ins>
      <w:ins w:id="10152" w:author="冰蓝城 [2]" w:date="2019-10-22T17:17:31Z">
        <w:r>
          <w:rPr>
            <w:rFonts w:hint="eastAsia" w:ascii="楷体" w:hAnsi="楷体" w:eastAsia="楷体"/>
            <w:color w:val="auto"/>
            <w:sz w:val="21"/>
            <w:szCs w:val="21"/>
            <w:u w:val="none"/>
          </w:rPr>
          <w:t>位置标记</w:t>
        </w:r>
      </w:ins>
      <w:ins w:id="10153" w:author="冰蓝城 [2]" w:date="2019-10-22T17:17:31Z">
        <w:r>
          <w:rPr>
            <w:rFonts w:hint="eastAsia" w:ascii="楷体" w:hAnsi="楷体" w:eastAsia="楷体"/>
            <w:sz w:val="21"/>
            <w:szCs w:val="21"/>
          </w:rPr>
          <w:t>流程图</w:t>
        </w:r>
      </w:ins>
    </w:p>
    <w:p>
      <w:pPr>
        <w:ind w:firstLine="480"/>
        <w:rPr>
          <w:ins w:id="10154" w:author="冰蓝城 [2]" w:date="2019-10-22T17:17:31Z"/>
        </w:rPr>
      </w:pPr>
      <w:ins w:id="10155" w:author="冰蓝城 [2]" w:date="2019-10-22T17:17:31Z">
        <w:r>
          <w:rPr>
            <w:rFonts w:hint="eastAsia"/>
          </w:rPr>
          <w:t>线路标记的流程图如下图：</w:t>
        </w:r>
      </w:ins>
    </w:p>
    <w:p>
      <w:pPr>
        <w:ind w:firstLine="480"/>
        <w:jc w:val="center"/>
        <w:rPr>
          <w:ins w:id="10156" w:author="冰蓝城 [2]" w:date="2019-10-22T17:17:31Z"/>
        </w:rPr>
      </w:pPr>
      <w:ins w:id="10157" w:author="冰蓝城 [2]" w:date="2019-10-22T17:17:31Z">
        <w:r>
          <w:rPr/>
          <w:drawing>
            <wp:inline distT="0" distB="0" distL="114300" distR="114300">
              <wp:extent cx="3596640" cy="7299960"/>
              <wp:effectExtent l="0" t="0" r="0" b="1524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2"/>
                      <a:stretch>
                        <a:fillRect/>
                      </a:stretch>
                    </pic:blipFill>
                    <pic:spPr>
                      <a:xfrm>
                        <a:off x="0" y="0"/>
                        <a:ext cx="3596640" cy="7299960"/>
                      </a:xfrm>
                      <a:prstGeom prst="rect">
                        <a:avLst/>
                      </a:prstGeom>
                      <a:noFill/>
                      <a:ln w="9525">
                        <a:noFill/>
                      </a:ln>
                    </pic:spPr>
                  </pic:pic>
                </a:graphicData>
              </a:graphic>
            </wp:inline>
          </w:drawing>
        </w:r>
      </w:ins>
    </w:p>
    <w:p>
      <w:pPr>
        <w:ind w:firstLine="420"/>
        <w:jc w:val="center"/>
        <w:rPr>
          <w:ins w:id="10159" w:author="冰蓝城 [2]" w:date="2019-10-22T17:17:31Z"/>
        </w:rPr>
      </w:pPr>
      <w:ins w:id="10160" w:author="冰蓝城 [2]" w:date="2019-10-22T17:17:31Z">
        <w:r>
          <w:rPr>
            <w:rFonts w:hint="eastAsia" w:ascii="楷体" w:hAnsi="楷体" w:eastAsia="楷体"/>
            <w:sz w:val="21"/>
            <w:szCs w:val="21"/>
          </w:rPr>
          <w:t>图2</w:t>
        </w:r>
      </w:ins>
      <w:ins w:id="10161" w:author="冰蓝城 [2]" w:date="2019-10-22T17:17:31Z">
        <w:r>
          <w:rPr>
            <w:rFonts w:ascii="楷体" w:hAnsi="楷体" w:eastAsia="楷体"/>
            <w:sz w:val="21"/>
            <w:szCs w:val="21"/>
          </w:rPr>
          <w:t xml:space="preserve"> </w:t>
        </w:r>
      </w:ins>
      <w:ins w:id="10162" w:author="冰蓝城 [2]" w:date="2019-10-22T17:17:31Z">
        <w:r>
          <w:rPr>
            <w:rFonts w:hint="eastAsia" w:ascii="楷体" w:hAnsi="楷体" w:eastAsia="楷体"/>
            <w:sz w:val="21"/>
            <w:szCs w:val="21"/>
          </w:rPr>
          <w:t>路线标记流程图</w:t>
        </w:r>
      </w:ins>
    </w:p>
    <w:p>
      <w:pPr>
        <w:ind w:firstLine="480"/>
        <w:rPr>
          <w:ins w:id="10163" w:author="冰蓝城 [2]" w:date="2019-10-22T17:17:31Z"/>
        </w:rPr>
      </w:pPr>
      <w:ins w:id="10164" w:author="冰蓝城 [2]" w:date="2019-10-22T17:17:31Z">
        <w:r>
          <w:rPr>
            <w:rFonts w:hint="eastAsia"/>
          </w:rPr>
          <w:t>保存图层的流程图如下图：</w:t>
        </w:r>
      </w:ins>
    </w:p>
    <w:p>
      <w:pPr>
        <w:ind w:firstLine="480"/>
        <w:jc w:val="center"/>
        <w:rPr>
          <w:ins w:id="10165" w:author="冰蓝城 [2]" w:date="2019-10-22T17:17:31Z"/>
        </w:rPr>
      </w:pPr>
      <w:ins w:id="10166" w:author="冰蓝城 [2]" w:date="2019-10-22T17:17:31Z">
        <w:r>
          <w:rPr/>
          <w:drawing>
            <wp:inline distT="0" distB="0" distL="114300" distR="114300">
              <wp:extent cx="3108960" cy="5516880"/>
              <wp:effectExtent l="0" t="0" r="0" b="203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3"/>
                      <a:stretch>
                        <a:fillRect/>
                      </a:stretch>
                    </pic:blipFill>
                    <pic:spPr>
                      <a:xfrm>
                        <a:off x="0" y="0"/>
                        <a:ext cx="3108960" cy="5516880"/>
                      </a:xfrm>
                      <a:prstGeom prst="rect">
                        <a:avLst/>
                      </a:prstGeom>
                      <a:noFill/>
                      <a:ln w="9525">
                        <a:noFill/>
                      </a:ln>
                    </pic:spPr>
                  </pic:pic>
                </a:graphicData>
              </a:graphic>
            </wp:inline>
          </w:drawing>
        </w:r>
      </w:ins>
    </w:p>
    <w:p>
      <w:pPr>
        <w:ind w:firstLine="420"/>
        <w:jc w:val="center"/>
        <w:rPr>
          <w:ins w:id="10168" w:author="冰蓝城 [2]" w:date="2019-10-22T17:17:31Z"/>
          <w:rFonts w:ascii="楷体" w:hAnsi="楷体" w:eastAsia="楷体"/>
          <w:sz w:val="21"/>
          <w:szCs w:val="21"/>
        </w:rPr>
      </w:pPr>
      <w:ins w:id="10169" w:author="冰蓝城 [2]" w:date="2019-10-22T17:17:31Z">
        <w:r>
          <w:rPr>
            <w:rFonts w:hint="eastAsia" w:ascii="楷体" w:hAnsi="楷体" w:eastAsia="楷体"/>
            <w:sz w:val="21"/>
            <w:szCs w:val="21"/>
          </w:rPr>
          <w:t>图3</w:t>
        </w:r>
      </w:ins>
      <w:ins w:id="10170" w:author="冰蓝城 [2]" w:date="2019-10-22T17:17:31Z">
        <w:r>
          <w:rPr>
            <w:rFonts w:ascii="楷体" w:hAnsi="楷体" w:eastAsia="楷体"/>
            <w:sz w:val="21"/>
            <w:szCs w:val="21"/>
          </w:rPr>
          <w:t xml:space="preserve"> </w:t>
        </w:r>
      </w:ins>
      <w:ins w:id="10171" w:author="冰蓝城 [2]" w:date="2019-10-22T17:17:31Z">
        <w:r>
          <w:rPr>
            <w:rFonts w:hint="eastAsia" w:ascii="楷体" w:hAnsi="楷体" w:eastAsia="楷体"/>
            <w:sz w:val="21"/>
            <w:szCs w:val="21"/>
          </w:rPr>
          <w:t>图层保存流程图</w:t>
        </w:r>
      </w:ins>
    </w:p>
    <w:p>
      <w:pPr>
        <w:ind w:firstLine="480"/>
        <w:rPr>
          <w:ins w:id="10172" w:author="冰蓝城 [2]" w:date="2019-10-22T17:17:31Z"/>
        </w:rPr>
      </w:pPr>
      <w:ins w:id="10173" w:author="冰蓝城 [2]" w:date="2019-10-22T17:17:31Z">
        <w:r>
          <w:rPr>
            <w:rFonts w:hint="eastAsia"/>
          </w:rPr>
          <w:t>信息标记需要选择选择指定位置，添加位置标记和内容标记，并将其保存至相应路线，也可将其保存至相应图层，其接口信息如下表所示：</w:t>
        </w:r>
      </w:ins>
    </w:p>
    <w:p>
      <w:pPr>
        <w:pStyle w:val="5"/>
        <w:keepNext/>
        <w:ind w:firstLine="420"/>
        <w:jc w:val="center"/>
        <w:rPr>
          <w:ins w:id="10174" w:author="冰蓝城 [2]" w:date="2019-10-22T17:17:31Z"/>
          <w:rFonts w:ascii="楷体" w:hAnsi="楷体" w:eastAsia="楷体"/>
          <w:sz w:val="21"/>
          <w:szCs w:val="21"/>
        </w:rPr>
      </w:pPr>
      <w:ins w:id="10175" w:author="冰蓝城 [2]" w:date="2019-10-22T17:17:31Z">
        <w:r>
          <w:rPr>
            <w:rFonts w:hint="eastAsia" w:ascii="楷体" w:hAnsi="楷体" w:eastAsia="楷体"/>
            <w:sz w:val="21"/>
            <w:szCs w:val="21"/>
          </w:rPr>
          <w:t>表格1</w:t>
        </w:r>
      </w:ins>
      <w:ins w:id="10176" w:author="冰蓝城 [2]" w:date="2019-10-22T17:17:31Z">
        <w:r>
          <w:rPr>
            <w:rFonts w:ascii="楷体" w:hAnsi="楷体" w:eastAsia="楷体"/>
            <w:sz w:val="21"/>
            <w:szCs w:val="21"/>
          </w:rPr>
          <w:t xml:space="preserve"> </w:t>
        </w:r>
      </w:ins>
      <w:ins w:id="10177" w:author="冰蓝城 [2]" w:date="2019-10-22T17:17:31Z">
        <w:r>
          <w:rPr>
            <w:rFonts w:hint="eastAsia" w:ascii="楷体" w:hAnsi="楷体" w:eastAsia="楷体"/>
            <w:sz w:val="21"/>
            <w:szCs w:val="21"/>
          </w:rPr>
          <w:t>信息标记模块接口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551"/>
        <w:gridCol w:w="993"/>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178" w:author="冰蓝城 [2]" w:date="2019-10-22T17:17:31Z"/>
        </w:trPr>
        <w:tc>
          <w:tcPr>
            <w:tcW w:w="2660" w:type="dxa"/>
          </w:tcPr>
          <w:p>
            <w:pPr>
              <w:ind w:firstLine="0" w:firstLineChars="0"/>
              <w:jc w:val="center"/>
              <w:rPr>
                <w:ins w:id="10179" w:author="冰蓝城 [2]" w:date="2019-10-22T17:17:31Z"/>
              </w:rPr>
            </w:pPr>
            <w:ins w:id="10180" w:author="冰蓝城 [2]" w:date="2019-10-22T17:17:31Z">
              <w:r>
                <w:rPr>
                  <w:rFonts w:hint="eastAsia"/>
                  <w:b/>
                </w:rPr>
                <w:t>接口名称</w:t>
              </w:r>
            </w:ins>
          </w:p>
        </w:tc>
        <w:tc>
          <w:tcPr>
            <w:tcW w:w="2551" w:type="dxa"/>
          </w:tcPr>
          <w:p>
            <w:pPr>
              <w:ind w:firstLine="0" w:firstLineChars="0"/>
              <w:jc w:val="center"/>
              <w:rPr>
                <w:ins w:id="10181" w:author="冰蓝城 [2]" w:date="2019-10-22T17:17:31Z"/>
              </w:rPr>
            </w:pPr>
            <w:ins w:id="10182" w:author="冰蓝城 [2]" w:date="2019-10-22T17:17:31Z">
              <w:r>
                <w:rPr>
                  <w:rFonts w:hint="eastAsia"/>
                  <w:b/>
                </w:rPr>
                <w:t>参数</w:t>
              </w:r>
            </w:ins>
          </w:p>
        </w:tc>
        <w:tc>
          <w:tcPr>
            <w:tcW w:w="993" w:type="dxa"/>
          </w:tcPr>
          <w:p>
            <w:pPr>
              <w:ind w:firstLine="0" w:firstLineChars="0"/>
              <w:jc w:val="center"/>
              <w:rPr>
                <w:ins w:id="10183" w:author="冰蓝城 [2]" w:date="2019-10-22T17:17:31Z"/>
              </w:rPr>
            </w:pPr>
            <w:ins w:id="10184" w:author="冰蓝城 [2]" w:date="2019-10-22T17:17:31Z">
              <w:r>
                <w:rPr>
                  <w:rFonts w:hint="eastAsia"/>
                  <w:b/>
                </w:rPr>
                <w:t>返回值</w:t>
              </w:r>
            </w:ins>
          </w:p>
        </w:tc>
        <w:tc>
          <w:tcPr>
            <w:tcW w:w="3650" w:type="dxa"/>
          </w:tcPr>
          <w:p>
            <w:pPr>
              <w:ind w:firstLine="0" w:firstLineChars="0"/>
              <w:jc w:val="center"/>
              <w:rPr>
                <w:ins w:id="10185" w:author="冰蓝城 [2]" w:date="2019-10-22T17:17:31Z"/>
              </w:rPr>
            </w:pPr>
            <w:ins w:id="10186" w:author="冰蓝城 [2]" w:date="2019-10-22T17:17:31Z">
              <w:r>
                <w:rPr>
                  <w:rFonts w:hint="eastAsia"/>
                  <w:b/>
                </w:rPr>
                <w:t>说明</w:t>
              </w:r>
            </w:ins>
          </w:p>
        </w:tc>
      </w:tr>
      <w:tr>
        <w:tblPrEx>
          <w:tblLayout w:type="fixed"/>
        </w:tblPrEx>
        <w:trPr>
          <w:ins w:id="10187" w:author="冰蓝城 [2]" w:date="2019-10-22T17:17:31Z"/>
        </w:trPr>
        <w:tc>
          <w:tcPr>
            <w:tcW w:w="2660" w:type="dxa"/>
          </w:tcPr>
          <w:p>
            <w:pPr>
              <w:ind w:firstLine="0" w:firstLineChars="0"/>
              <w:jc w:val="center"/>
              <w:rPr>
                <w:ins w:id="10188" w:author="冰蓝城 [2]" w:date="2019-10-22T17:17:31Z"/>
              </w:rPr>
            </w:pPr>
            <w:ins w:id="10189" w:author="冰蓝城 [2]" w:date="2019-10-22T17:17:31Z">
              <w:r>
                <w:rPr>
                  <w:rFonts w:hint="eastAsia"/>
                </w:rPr>
                <w:t>select</w:t>
              </w:r>
            </w:ins>
            <w:ins w:id="10190" w:author="冰蓝城 [2]" w:date="2019-10-22T17:17:31Z">
              <w:r>
                <w:rPr/>
                <w:t>_location()</w:t>
              </w:r>
            </w:ins>
          </w:p>
        </w:tc>
        <w:tc>
          <w:tcPr>
            <w:tcW w:w="2551" w:type="dxa"/>
          </w:tcPr>
          <w:p>
            <w:pPr>
              <w:ind w:firstLine="0" w:firstLineChars="0"/>
              <w:jc w:val="center"/>
              <w:rPr>
                <w:ins w:id="10191" w:author="冰蓝城 [2]" w:date="2019-10-22T17:17:31Z"/>
              </w:rPr>
            </w:pPr>
            <w:ins w:id="10192" w:author="冰蓝城 [2]" w:date="2019-10-22T17:17:31Z">
              <w:r>
                <w:rPr>
                  <w:rFonts w:hint="eastAsia"/>
                </w:rPr>
                <w:t>d</w:t>
              </w:r>
            </w:ins>
            <w:ins w:id="10193" w:author="冰蓝城 [2]" w:date="2019-10-22T17:17:31Z">
              <w:r>
                <w:rPr/>
                <w:t>ouble&amp; longitude,</w:t>
              </w:r>
            </w:ins>
          </w:p>
          <w:p>
            <w:pPr>
              <w:ind w:firstLine="0" w:firstLineChars="0"/>
              <w:jc w:val="center"/>
              <w:rPr>
                <w:ins w:id="10194" w:author="冰蓝城 [2]" w:date="2019-10-22T17:17:31Z"/>
              </w:rPr>
            </w:pPr>
            <w:ins w:id="10195" w:author="冰蓝城 [2]" w:date="2019-10-22T17:17:31Z">
              <w:r>
                <w:rPr/>
                <w:t>double&amp; latitude,</w:t>
              </w:r>
            </w:ins>
          </w:p>
          <w:p>
            <w:pPr>
              <w:ind w:firstLine="0" w:firstLineChars="0"/>
              <w:jc w:val="center"/>
              <w:rPr>
                <w:ins w:id="10196" w:author="冰蓝城 [2]" w:date="2019-10-22T17:17:31Z"/>
              </w:rPr>
            </w:pPr>
            <w:ins w:id="10197" w:author="冰蓝城 [2]" w:date="2019-10-22T17:17:31Z">
              <w:r>
                <w:rPr/>
                <w:t>double&amp; height</w:t>
              </w:r>
            </w:ins>
          </w:p>
        </w:tc>
        <w:tc>
          <w:tcPr>
            <w:tcW w:w="993" w:type="dxa"/>
          </w:tcPr>
          <w:p>
            <w:pPr>
              <w:ind w:firstLine="0" w:firstLineChars="0"/>
              <w:jc w:val="center"/>
              <w:rPr>
                <w:ins w:id="10198" w:author="冰蓝城 [2]" w:date="2019-10-22T17:17:31Z"/>
              </w:rPr>
            </w:pPr>
            <w:ins w:id="10199" w:author="冰蓝城 [2]" w:date="2019-10-22T17:17:31Z">
              <w:r>
                <w:rPr>
                  <w:rFonts w:hint="eastAsia"/>
                </w:rPr>
                <w:t>v</w:t>
              </w:r>
            </w:ins>
            <w:ins w:id="10200" w:author="冰蓝城 [2]" w:date="2019-10-22T17:17:31Z">
              <w:r>
                <w:rPr/>
                <w:t>oid</w:t>
              </w:r>
            </w:ins>
          </w:p>
        </w:tc>
        <w:tc>
          <w:tcPr>
            <w:tcW w:w="3650" w:type="dxa"/>
          </w:tcPr>
          <w:p>
            <w:pPr>
              <w:ind w:firstLine="0" w:firstLineChars="0"/>
              <w:jc w:val="center"/>
              <w:rPr>
                <w:ins w:id="10201" w:author="冰蓝城 [2]" w:date="2019-10-22T17:17:31Z"/>
              </w:rPr>
            </w:pPr>
            <w:ins w:id="10202" w:author="冰蓝城 [2]" w:date="2019-10-22T17:17:31Z">
              <w:r>
                <w:rPr>
                  <w:rFonts w:hint="eastAsia"/>
                </w:rPr>
                <w:t>将该位置的位置信息保存在引用类型的数据中</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203" w:author="冰蓝城 [2]" w:date="2019-10-22T17:17:31Z"/>
        </w:trPr>
        <w:tc>
          <w:tcPr>
            <w:tcW w:w="2660" w:type="dxa"/>
          </w:tcPr>
          <w:p>
            <w:pPr>
              <w:ind w:firstLine="0" w:firstLineChars="0"/>
              <w:jc w:val="center"/>
              <w:rPr>
                <w:ins w:id="10204" w:author="冰蓝城 [2]" w:date="2019-10-22T17:17:31Z"/>
              </w:rPr>
            </w:pPr>
            <w:ins w:id="10205" w:author="冰蓝城 [2]" w:date="2019-10-22T17:17:31Z">
              <w:r>
                <w:rPr>
                  <w:rFonts w:hint="eastAsia"/>
                </w:rPr>
                <w:t>add</w:t>
              </w:r>
            </w:ins>
            <w:ins w:id="10206" w:author="冰蓝城 [2]" w:date="2019-10-22T17:17:31Z">
              <w:r>
                <w:rPr/>
                <w:t>_location_tag()</w:t>
              </w:r>
            </w:ins>
          </w:p>
        </w:tc>
        <w:tc>
          <w:tcPr>
            <w:tcW w:w="2551" w:type="dxa"/>
          </w:tcPr>
          <w:p>
            <w:pPr>
              <w:ind w:firstLine="0" w:firstLineChars="0"/>
              <w:jc w:val="center"/>
              <w:rPr>
                <w:ins w:id="10207" w:author="冰蓝城 [2]" w:date="2019-10-22T17:17:31Z"/>
              </w:rPr>
            </w:pPr>
            <w:ins w:id="10208" w:author="冰蓝城 [2]" w:date="2019-10-22T17:17:31Z">
              <w:r>
                <w:rPr/>
                <w:t>void</w:t>
              </w:r>
            </w:ins>
          </w:p>
        </w:tc>
        <w:tc>
          <w:tcPr>
            <w:tcW w:w="993" w:type="dxa"/>
          </w:tcPr>
          <w:p>
            <w:pPr>
              <w:ind w:firstLine="0" w:firstLineChars="0"/>
              <w:jc w:val="center"/>
              <w:rPr>
                <w:ins w:id="10209" w:author="冰蓝城 [2]" w:date="2019-10-22T17:17:31Z"/>
              </w:rPr>
            </w:pPr>
            <w:ins w:id="10210" w:author="冰蓝城 [2]" w:date="2019-10-22T17:17:31Z">
              <w:r>
                <w:rPr>
                  <w:rFonts w:hint="eastAsia"/>
                </w:rPr>
                <w:t>i</w:t>
              </w:r>
            </w:ins>
            <w:ins w:id="10211" w:author="冰蓝城 [2]" w:date="2019-10-22T17:17:31Z">
              <w:r>
                <w:rPr/>
                <w:t>nt</w:t>
              </w:r>
            </w:ins>
          </w:p>
        </w:tc>
        <w:tc>
          <w:tcPr>
            <w:tcW w:w="3650" w:type="dxa"/>
          </w:tcPr>
          <w:p>
            <w:pPr>
              <w:ind w:firstLine="0" w:firstLineChars="0"/>
              <w:jc w:val="center"/>
              <w:rPr>
                <w:ins w:id="10212" w:author="冰蓝城 [2]" w:date="2019-10-22T17:17:31Z"/>
              </w:rPr>
            </w:pPr>
            <w:ins w:id="10213" w:author="冰蓝城 [2]" w:date="2019-10-22T17:17:31Z">
              <w:r>
                <w:rPr>
                  <w:rFonts w:hint="eastAsia"/>
                </w:rPr>
                <w:t>在该位置新建一个location_tag对象，并添加位置标记信息，返回该标记序号</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214" w:author="冰蓝城 [2]" w:date="2019-10-22T17:17:31Z"/>
        </w:trPr>
        <w:tc>
          <w:tcPr>
            <w:tcW w:w="2660" w:type="dxa"/>
          </w:tcPr>
          <w:p>
            <w:pPr>
              <w:ind w:firstLine="0" w:firstLineChars="0"/>
              <w:jc w:val="center"/>
              <w:rPr>
                <w:ins w:id="10215" w:author="冰蓝城 [2]" w:date="2019-10-22T17:17:31Z"/>
              </w:rPr>
            </w:pPr>
            <w:ins w:id="10216" w:author="冰蓝城 [2]" w:date="2019-10-22T17:17:31Z">
              <w:r>
                <w:rPr>
                  <w:rFonts w:hint="eastAsia"/>
                </w:rPr>
                <w:t>a</w:t>
              </w:r>
            </w:ins>
            <w:ins w:id="10217" w:author="冰蓝城 [2]" w:date="2019-10-22T17:17:31Z">
              <w:r>
                <w:rPr/>
                <w:t>dd_content_tag()</w:t>
              </w:r>
            </w:ins>
          </w:p>
        </w:tc>
        <w:tc>
          <w:tcPr>
            <w:tcW w:w="2551" w:type="dxa"/>
          </w:tcPr>
          <w:p>
            <w:pPr>
              <w:ind w:firstLine="0" w:firstLineChars="0"/>
              <w:jc w:val="center"/>
              <w:rPr>
                <w:ins w:id="10218" w:author="冰蓝城 [2]" w:date="2019-10-22T17:17:31Z"/>
              </w:rPr>
            </w:pPr>
            <w:ins w:id="10219" w:author="冰蓝城 [2]" w:date="2019-10-22T17:17:31Z">
              <w:r>
                <w:rPr>
                  <w:rFonts w:hint="eastAsia"/>
                </w:rPr>
                <w:t>v</w:t>
              </w:r>
            </w:ins>
            <w:ins w:id="10220" w:author="冰蓝城 [2]" w:date="2019-10-22T17:17:31Z">
              <w:r>
                <w:rPr/>
                <w:t>oid</w:t>
              </w:r>
            </w:ins>
          </w:p>
        </w:tc>
        <w:tc>
          <w:tcPr>
            <w:tcW w:w="993" w:type="dxa"/>
          </w:tcPr>
          <w:p>
            <w:pPr>
              <w:ind w:firstLine="0" w:firstLineChars="0"/>
              <w:jc w:val="center"/>
              <w:rPr>
                <w:ins w:id="10221" w:author="冰蓝城 [2]" w:date="2019-10-22T17:17:31Z"/>
              </w:rPr>
            </w:pPr>
            <w:ins w:id="10222" w:author="冰蓝城 [2]" w:date="2019-10-22T17:17:31Z">
              <w:r>
                <w:rPr>
                  <w:rFonts w:hint="eastAsia"/>
                </w:rPr>
                <w:t>i</w:t>
              </w:r>
            </w:ins>
            <w:ins w:id="10223" w:author="冰蓝城 [2]" w:date="2019-10-22T17:17:31Z">
              <w:r>
                <w:rPr/>
                <w:t>nt</w:t>
              </w:r>
            </w:ins>
          </w:p>
        </w:tc>
        <w:tc>
          <w:tcPr>
            <w:tcW w:w="3650" w:type="dxa"/>
          </w:tcPr>
          <w:p>
            <w:pPr>
              <w:ind w:firstLine="0" w:firstLineChars="0"/>
              <w:jc w:val="center"/>
              <w:rPr>
                <w:ins w:id="10224" w:author="冰蓝城 [2]" w:date="2019-10-22T17:17:31Z"/>
              </w:rPr>
            </w:pPr>
            <w:ins w:id="10225" w:author="冰蓝城 [2]" w:date="2019-10-22T17:17:31Z">
              <w:r>
                <w:rPr>
                  <w:rFonts w:hint="eastAsia"/>
                </w:rPr>
                <w:t>在该位置新建一个</w:t>
              </w:r>
            </w:ins>
            <w:ins w:id="10226" w:author="冰蓝城 [2]" w:date="2019-10-22T17:17:31Z">
              <w:r>
                <w:rPr/>
                <w:t>content</w:t>
              </w:r>
            </w:ins>
            <w:ins w:id="10227" w:author="冰蓝城 [2]" w:date="2019-10-22T17:17:31Z">
              <w:r>
                <w:rPr>
                  <w:rFonts w:hint="eastAsia"/>
                </w:rPr>
                <w:t>_tag对象，并添加内容标记信息，返回该标记序号</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228" w:author="冰蓝城 [2]" w:date="2019-10-22T17:17:31Z"/>
        </w:trPr>
        <w:tc>
          <w:tcPr>
            <w:tcW w:w="2660" w:type="dxa"/>
          </w:tcPr>
          <w:p>
            <w:pPr>
              <w:ind w:firstLine="0" w:firstLineChars="0"/>
              <w:jc w:val="center"/>
              <w:rPr>
                <w:ins w:id="10229" w:author="冰蓝城 [2]" w:date="2019-10-22T17:17:31Z"/>
              </w:rPr>
            </w:pPr>
            <w:ins w:id="10230" w:author="冰蓝城 [2]" w:date="2019-10-22T17:17:31Z">
              <w:r>
                <w:rPr>
                  <w:rFonts w:hint="eastAsia"/>
                </w:rPr>
                <w:t>save</w:t>
              </w:r>
            </w:ins>
            <w:ins w:id="10231" w:author="冰蓝城 [2]" w:date="2019-10-22T17:17:31Z">
              <w:r>
                <w:rPr/>
                <w:t>_layer()</w:t>
              </w:r>
            </w:ins>
          </w:p>
        </w:tc>
        <w:tc>
          <w:tcPr>
            <w:tcW w:w="2551" w:type="dxa"/>
          </w:tcPr>
          <w:p>
            <w:pPr>
              <w:ind w:firstLine="0" w:firstLineChars="0"/>
              <w:jc w:val="center"/>
              <w:rPr>
                <w:ins w:id="10232" w:author="冰蓝城 [2]" w:date="2019-10-22T17:17:31Z"/>
              </w:rPr>
            </w:pPr>
            <w:ins w:id="10233" w:author="冰蓝城 [2]" w:date="2019-10-22T17:17:31Z">
              <w:r>
                <w:rPr>
                  <w:rFonts w:hint="eastAsia"/>
                </w:rPr>
                <w:t>int</w:t>
              </w:r>
            </w:ins>
            <w:ins w:id="10234" w:author="冰蓝城 [2]" w:date="2019-10-22T17:17:31Z">
              <w:r>
                <w:rPr/>
                <w:t>* tags</w:t>
              </w:r>
            </w:ins>
            <w:ins w:id="10235" w:author="冰蓝城 [2]" w:date="2019-10-22T17:17:31Z">
              <w:r>
                <w:rPr>
                  <w:rFonts w:hint="eastAsia"/>
                </w:rPr>
                <w:t>,</w:t>
              </w:r>
            </w:ins>
            <w:ins w:id="10236" w:author="冰蓝城 [2]" w:date="2019-10-22T17:17:31Z">
              <w:r>
                <w:rPr/>
                <w:t xml:space="preserve"> int layer</w:t>
              </w:r>
            </w:ins>
          </w:p>
        </w:tc>
        <w:tc>
          <w:tcPr>
            <w:tcW w:w="993" w:type="dxa"/>
          </w:tcPr>
          <w:p>
            <w:pPr>
              <w:ind w:firstLine="0" w:firstLineChars="0"/>
              <w:jc w:val="center"/>
              <w:rPr>
                <w:ins w:id="10237" w:author="冰蓝城 [2]" w:date="2019-10-22T17:17:31Z"/>
              </w:rPr>
            </w:pPr>
            <w:ins w:id="10238" w:author="冰蓝城 [2]" w:date="2019-10-22T17:17:31Z">
              <w:r>
                <w:rPr/>
                <w:t>int</w:t>
              </w:r>
            </w:ins>
          </w:p>
        </w:tc>
        <w:tc>
          <w:tcPr>
            <w:tcW w:w="3650" w:type="dxa"/>
          </w:tcPr>
          <w:p>
            <w:pPr>
              <w:ind w:firstLine="0" w:firstLineChars="0"/>
              <w:jc w:val="center"/>
              <w:rPr>
                <w:ins w:id="10239" w:author="冰蓝城 [2]" w:date="2019-10-22T17:17:31Z"/>
              </w:rPr>
            </w:pPr>
            <w:ins w:id="10240" w:author="冰蓝城 [2]" w:date="2019-10-22T17:17:31Z">
              <w:r>
                <w:rPr>
                  <w:rFonts w:hint="eastAsia"/>
                </w:rPr>
                <w:t>将标记内容保存至指定图层，并返回图层编号，失败则返回-1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10241" w:author="冰蓝城 [2]" w:date="2019-10-22T17:17:31Z"/>
        </w:trPr>
        <w:tc>
          <w:tcPr>
            <w:tcW w:w="2660" w:type="dxa"/>
          </w:tcPr>
          <w:p>
            <w:pPr>
              <w:ind w:firstLine="0" w:firstLineChars="0"/>
              <w:jc w:val="center"/>
              <w:rPr>
                <w:ins w:id="10242" w:author="冰蓝城 [2]" w:date="2019-10-22T17:17:31Z"/>
              </w:rPr>
            </w:pPr>
            <w:ins w:id="10243" w:author="冰蓝城 [2]" w:date="2019-10-22T17:17:31Z">
              <w:r>
                <w:rPr>
                  <w:rFonts w:hint="eastAsia"/>
                </w:rPr>
                <w:t>save</w:t>
              </w:r>
            </w:ins>
            <w:ins w:id="10244" w:author="冰蓝城 [2]" w:date="2019-10-22T17:17:31Z">
              <w:r>
                <w:rPr/>
                <w:t>_routine()</w:t>
              </w:r>
            </w:ins>
          </w:p>
        </w:tc>
        <w:tc>
          <w:tcPr>
            <w:tcW w:w="2551" w:type="dxa"/>
          </w:tcPr>
          <w:p>
            <w:pPr>
              <w:ind w:firstLine="0" w:firstLineChars="0"/>
              <w:jc w:val="center"/>
              <w:rPr>
                <w:ins w:id="10245" w:author="冰蓝城 [2]" w:date="2019-10-22T17:17:31Z"/>
              </w:rPr>
            </w:pPr>
            <w:ins w:id="10246" w:author="冰蓝城 [2]" w:date="2019-10-22T17:17:31Z">
              <w:r>
                <w:rPr>
                  <w:rFonts w:hint="eastAsia"/>
                </w:rPr>
                <w:t>i</w:t>
              </w:r>
            </w:ins>
            <w:ins w:id="10247" w:author="冰蓝城 [2]" w:date="2019-10-22T17:17:31Z">
              <w:r>
                <w:rPr/>
                <w:t xml:space="preserve">nt* tags,  </w:t>
              </w:r>
            </w:ins>
            <w:ins w:id="10248" w:author="冰蓝城 [2]" w:date="2019-10-22T17:17:31Z">
              <w:r>
                <w:rPr>
                  <w:rFonts w:hint="eastAsia"/>
                </w:rPr>
                <w:t>int</w:t>
              </w:r>
            </w:ins>
            <w:ins w:id="10249" w:author="冰蓝城 [2]" w:date="2019-10-22T17:17:31Z">
              <w:r>
                <w:rPr/>
                <w:t xml:space="preserve"> </w:t>
              </w:r>
            </w:ins>
            <w:ins w:id="10250" w:author="冰蓝城 [2]" w:date="2019-10-22T17:17:31Z">
              <w:r>
                <w:rPr>
                  <w:rFonts w:hint="eastAsia"/>
                </w:rPr>
                <w:t>start</w:t>
              </w:r>
            </w:ins>
            <w:ins w:id="10251" w:author="冰蓝城 [2]" w:date="2019-10-22T17:17:31Z">
              <w:r>
                <w:rPr/>
                <w:t>, int routine</w:t>
              </w:r>
            </w:ins>
          </w:p>
        </w:tc>
        <w:tc>
          <w:tcPr>
            <w:tcW w:w="993" w:type="dxa"/>
          </w:tcPr>
          <w:p>
            <w:pPr>
              <w:ind w:firstLine="0" w:firstLineChars="0"/>
              <w:jc w:val="center"/>
              <w:rPr>
                <w:ins w:id="10252" w:author="冰蓝城 [2]" w:date="2019-10-22T17:17:31Z"/>
              </w:rPr>
            </w:pPr>
            <w:ins w:id="10253" w:author="冰蓝城 [2]" w:date="2019-10-22T17:17:31Z">
              <w:r>
                <w:rPr>
                  <w:rFonts w:hint="eastAsia"/>
                </w:rPr>
                <w:t>int</w:t>
              </w:r>
            </w:ins>
          </w:p>
        </w:tc>
        <w:tc>
          <w:tcPr>
            <w:tcW w:w="3650" w:type="dxa"/>
          </w:tcPr>
          <w:p>
            <w:pPr>
              <w:ind w:firstLine="0" w:firstLineChars="0"/>
              <w:jc w:val="center"/>
              <w:rPr>
                <w:ins w:id="10254" w:author="冰蓝城 [2]" w:date="2019-10-22T17:17:31Z"/>
              </w:rPr>
            </w:pPr>
            <w:ins w:id="10255" w:author="冰蓝城 [2]" w:date="2019-10-22T17:17:31Z">
              <w:r>
                <w:rPr>
                  <w:rFonts w:hint="eastAsia"/>
                </w:rPr>
                <w:t>将标记点保存至指定路线，并记录起点位置，返回路线编号，失败则返回-1</w:t>
              </w:r>
            </w:ins>
          </w:p>
        </w:tc>
      </w:tr>
    </w:tbl>
    <w:p>
      <w:pPr>
        <w:ind w:firstLine="480"/>
        <w:rPr>
          <w:ins w:id="10256" w:author="冰蓝城 [2]" w:date="2019-10-22T17:17:31Z"/>
        </w:rPr>
      </w:pPr>
    </w:p>
    <w:p>
      <w:pPr>
        <w:pStyle w:val="4"/>
        <w:ind w:firstLine="281"/>
        <w:rPr>
          <w:ins w:id="10257" w:author="冰蓝城 [2]" w:date="2019-10-22T17:17:31Z"/>
        </w:rPr>
      </w:pPr>
      <w:ins w:id="10258" w:author="冰蓝城 [2]" w:date="2019-10-22T17:17:31Z">
        <w:r>
          <w:rPr>
            <w:rFonts w:hint="eastAsia"/>
          </w:rPr>
          <w:t>4</w:t>
        </w:r>
      </w:ins>
      <w:ins w:id="10259" w:author="冰蓝城 [2]" w:date="2019-10-22T17:17:31Z">
        <w:r>
          <w:rPr/>
          <w:t xml:space="preserve">.2.7 </w:t>
        </w:r>
      </w:ins>
      <w:ins w:id="10260" w:author="冰蓝城 [2]" w:date="2019-10-22T17:17:31Z">
        <w:r>
          <w:rPr>
            <w:rFonts w:hint="eastAsia"/>
          </w:rPr>
          <w:t>图层查看</w:t>
        </w:r>
      </w:ins>
    </w:p>
    <w:p>
      <w:pPr>
        <w:ind w:firstLine="480"/>
        <w:rPr>
          <w:ins w:id="10261" w:author="冰蓝城 [2]" w:date="2019-10-22T17:17:31Z"/>
        </w:rPr>
      </w:pPr>
      <w:ins w:id="10262" w:author="冰蓝城 [2]" w:date="2019-10-22T17:17:31Z">
        <w:r>
          <w:rPr>
            <w:rFonts w:hint="eastAsia"/>
          </w:rPr>
          <w:t>用户可以查看本地保存的“交通图层”、“旅游图层”和“美食图层”等，以及查看其他用户通过网络分享的图层。</w:t>
        </w:r>
      </w:ins>
    </w:p>
    <w:p>
      <w:pPr>
        <w:ind w:firstLine="480"/>
        <w:rPr>
          <w:ins w:id="10263" w:author="冰蓝城 [2]" w:date="2019-10-22T17:17:31Z"/>
        </w:rPr>
      </w:pPr>
      <w:ins w:id="10264" w:author="冰蓝城 [2]" w:date="2019-10-22T17:17:31Z">
        <w:r>
          <w:rPr>
            <w:rFonts w:hint="eastAsia"/>
          </w:rPr>
          <w:t>图层查看的流程图如下图：</w:t>
        </w:r>
      </w:ins>
    </w:p>
    <w:p>
      <w:pPr>
        <w:ind w:firstLine="480"/>
        <w:jc w:val="center"/>
        <w:rPr>
          <w:ins w:id="10265" w:author="冰蓝城 [2]" w:date="2019-10-22T17:17:31Z"/>
        </w:rPr>
      </w:pPr>
      <w:ins w:id="10266" w:author="冰蓝城 [2]" w:date="2019-10-22T17:17:31Z">
        <w:r>
          <w:rPr/>
          <w:drawing>
            <wp:inline distT="0" distB="0" distL="114300" distR="114300">
              <wp:extent cx="2880360" cy="4998720"/>
              <wp:effectExtent l="0" t="0" r="0" b="508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4"/>
                      <a:stretch>
                        <a:fillRect/>
                      </a:stretch>
                    </pic:blipFill>
                    <pic:spPr>
                      <a:xfrm>
                        <a:off x="0" y="0"/>
                        <a:ext cx="2880360" cy="4998720"/>
                      </a:xfrm>
                      <a:prstGeom prst="rect">
                        <a:avLst/>
                      </a:prstGeom>
                      <a:noFill/>
                      <a:ln w="9525">
                        <a:noFill/>
                      </a:ln>
                    </pic:spPr>
                  </pic:pic>
                </a:graphicData>
              </a:graphic>
            </wp:inline>
          </w:drawing>
        </w:r>
      </w:ins>
    </w:p>
    <w:p>
      <w:pPr>
        <w:ind w:firstLine="420"/>
        <w:jc w:val="center"/>
        <w:rPr>
          <w:ins w:id="10268" w:author="冰蓝城 [2]" w:date="2019-10-22T17:17:31Z"/>
          <w:rFonts w:ascii="楷体" w:hAnsi="楷体" w:eastAsia="楷体"/>
          <w:sz w:val="21"/>
          <w:szCs w:val="21"/>
        </w:rPr>
      </w:pPr>
      <w:ins w:id="10269" w:author="冰蓝城 [2]" w:date="2019-10-22T17:17:31Z">
        <w:r>
          <w:rPr>
            <w:rFonts w:hint="eastAsia" w:ascii="楷体" w:hAnsi="楷体" w:eastAsia="楷体"/>
            <w:sz w:val="21"/>
            <w:szCs w:val="21"/>
          </w:rPr>
          <w:t>图4</w:t>
        </w:r>
      </w:ins>
      <w:ins w:id="10270" w:author="冰蓝城 [2]" w:date="2019-10-22T17:17:31Z">
        <w:r>
          <w:rPr>
            <w:rFonts w:ascii="楷体" w:hAnsi="楷体" w:eastAsia="楷体"/>
            <w:sz w:val="21"/>
            <w:szCs w:val="21"/>
          </w:rPr>
          <w:t xml:space="preserve"> </w:t>
        </w:r>
      </w:ins>
      <w:ins w:id="10271" w:author="冰蓝城 [2]" w:date="2019-10-22T17:17:31Z">
        <w:r>
          <w:rPr>
            <w:rFonts w:hint="eastAsia" w:ascii="楷体" w:hAnsi="楷体" w:eastAsia="楷体"/>
            <w:sz w:val="21"/>
            <w:szCs w:val="21"/>
          </w:rPr>
          <w:t>图层查看流程图</w:t>
        </w:r>
      </w:ins>
    </w:p>
    <w:p>
      <w:pPr>
        <w:ind w:firstLine="480"/>
        <w:rPr>
          <w:ins w:id="10272" w:author="冰蓝城 [2]" w:date="2019-10-22T17:17:31Z"/>
        </w:rPr>
      </w:pPr>
      <w:ins w:id="10273" w:author="冰蓝城 [2]" w:date="2019-10-22T17:17:31Z">
        <w:r>
          <w:rPr>
            <w:rFonts w:hint="eastAsia"/>
          </w:rPr>
          <w:t>信息标记和图层查看模块包括“标记”、“位置”、“位置标记”、“内容标记”、“图层”和“路线标记”六个类，其具体关系如下图所示：</w:t>
        </w:r>
      </w:ins>
    </w:p>
    <w:p>
      <w:pPr>
        <w:keepNext/>
        <w:ind w:firstLine="480"/>
        <w:rPr>
          <w:ins w:id="10274" w:author="冰蓝城 [2]" w:date="2019-10-22T17:17:31Z"/>
        </w:rPr>
      </w:pPr>
      <w:ins w:id="10275" w:author="冰蓝城 [2]" w:date="2019-10-22T17:17:31Z">
        <w:r>
          <w:rPr>
            <w:color w:val="auto"/>
            <w:u w:val="none"/>
            <w:bdr w:val="single" w:color="auto" w:sz="4" w:space="0"/>
          </w:rPr>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ins>
    </w:p>
    <w:p>
      <w:pPr>
        <w:pStyle w:val="5"/>
        <w:ind w:firstLine="420"/>
        <w:jc w:val="center"/>
        <w:rPr>
          <w:ins w:id="10277" w:author="冰蓝城 [2]" w:date="2019-10-22T17:17:31Z"/>
          <w:rFonts w:ascii="楷体" w:hAnsi="楷体" w:eastAsia="楷体"/>
          <w:sz w:val="21"/>
          <w:szCs w:val="21"/>
        </w:rPr>
      </w:pPr>
      <w:ins w:id="10278" w:author="冰蓝城 [2]" w:date="2019-10-22T17:17:31Z">
        <w:r>
          <w:rPr>
            <w:rFonts w:hint="eastAsia" w:ascii="楷体" w:hAnsi="楷体" w:eastAsia="楷体"/>
            <w:sz w:val="21"/>
            <w:szCs w:val="21"/>
          </w:rPr>
          <w:t>图4</w:t>
        </w:r>
      </w:ins>
      <w:ins w:id="10279" w:author="冰蓝城 [2]" w:date="2019-10-22T17:17:31Z">
        <w:r>
          <w:rPr>
            <w:rFonts w:ascii="楷体" w:hAnsi="楷体" w:eastAsia="楷体"/>
            <w:sz w:val="21"/>
            <w:szCs w:val="21"/>
          </w:rPr>
          <w:t xml:space="preserve"> </w:t>
        </w:r>
      </w:ins>
      <w:ins w:id="10280" w:author="冰蓝城 [2]" w:date="2019-10-22T17:17:31Z">
        <w:r>
          <w:rPr>
            <w:rFonts w:hint="eastAsia" w:ascii="楷体" w:hAnsi="楷体" w:eastAsia="楷体"/>
            <w:sz w:val="21"/>
            <w:szCs w:val="21"/>
          </w:rPr>
          <w:t>信息标记和图层查看类图</w:t>
        </w:r>
      </w:ins>
    </w:p>
    <w:p>
      <w:pPr>
        <w:ind w:firstLine="480"/>
        <w:rPr>
          <w:ins w:id="10281" w:author="冰蓝城 [2]" w:date="2019-10-22T17:17:31Z"/>
        </w:rPr>
      </w:pPr>
      <w:ins w:id="10282" w:author="冰蓝城 [2]" w:date="2019-10-22T17:17:31Z">
        <w:r>
          <w:rPr>
            <w:rFonts w:hint="eastAsia"/>
          </w:rPr>
          <w:t>图层查看包括从本地导入图层和从网络导入图层，该部分的接口设计如下表所示：</w:t>
        </w:r>
      </w:ins>
    </w:p>
    <w:p>
      <w:pPr>
        <w:pStyle w:val="5"/>
        <w:keepNext/>
        <w:ind w:firstLine="420"/>
        <w:jc w:val="center"/>
        <w:rPr>
          <w:ins w:id="10283" w:author="冰蓝城 [2]" w:date="2019-10-22T17:17:31Z"/>
          <w:rFonts w:ascii="楷体" w:hAnsi="楷体" w:eastAsia="楷体"/>
          <w:sz w:val="21"/>
          <w:szCs w:val="21"/>
        </w:rPr>
      </w:pPr>
      <w:ins w:id="10284" w:author="冰蓝城 [2]" w:date="2019-10-22T17:17:31Z">
        <w:r>
          <w:rPr>
            <w:rFonts w:hint="eastAsia" w:ascii="楷体" w:hAnsi="楷体" w:eastAsia="楷体"/>
            <w:sz w:val="21"/>
            <w:szCs w:val="21"/>
          </w:rPr>
          <w:t>表格2</w:t>
        </w:r>
      </w:ins>
      <w:ins w:id="10285" w:author="冰蓝城 [2]" w:date="2019-10-22T17:17:31Z">
        <w:r>
          <w:rPr>
            <w:rFonts w:ascii="楷体" w:hAnsi="楷体" w:eastAsia="楷体"/>
            <w:sz w:val="21"/>
            <w:szCs w:val="21"/>
          </w:rPr>
          <w:t xml:space="preserve"> </w:t>
        </w:r>
      </w:ins>
      <w:ins w:id="10286" w:author="冰蓝城 [2]" w:date="2019-10-22T17:17:31Z">
        <w:r>
          <w:rPr>
            <w:rFonts w:hint="eastAsia" w:ascii="楷体" w:hAnsi="楷体" w:eastAsia="楷体"/>
            <w:sz w:val="21"/>
            <w:szCs w:val="21"/>
          </w:rPr>
          <w:t>图层查看模块接口</w:t>
        </w:r>
      </w:ins>
    </w:p>
    <w:tbl>
      <w:tblPr>
        <w:tblStyle w:val="18"/>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833"/>
        <w:gridCol w:w="994"/>
        <w:gridCol w:w="3934"/>
      </w:tblGrid>
      <w:tr>
        <w:tblPrEx>
          <w:tblLayout w:type="fixed"/>
        </w:tblPrEx>
        <w:trPr>
          <w:ins w:id="10287" w:author="冰蓝城 [2]" w:date="2019-10-22T17:17:31Z"/>
        </w:trPr>
        <w:tc>
          <w:tcPr>
            <w:tcW w:w="2093" w:type="dxa"/>
          </w:tcPr>
          <w:p>
            <w:pPr>
              <w:ind w:firstLine="0" w:firstLineChars="0"/>
              <w:jc w:val="center"/>
              <w:rPr>
                <w:ins w:id="10288" w:author="冰蓝城 [2]" w:date="2019-10-22T17:17:31Z"/>
              </w:rPr>
            </w:pPr>
            <w:ins w:id="10289" w:author="冰蓝城 [2]" w:date="2019-10-22T17:17:31Z">
              <w:r>
                <w:rPr>
                  <w:rFonts w:hint="eastAsia"/>
                  <w:b/>
                </w:rPr>
                <w:t>接口名称</w:t>
              </w:r>
            </w:ins>
          </w:p>
        </w:tc>
        <w:tc>
          <w:tcPr>
            <w:tcW w:w="2833" w:type="dxa"/>
          </w:tcPr>
          <w:p>
            <w:pPr>
              <w:ind w:firstLine="0" w:firstLineChars="0"/>
              <w:jc w:val="center"/>
              <w:rPr>
                <w:ins w:id="10290" w:author="冰蓝城 [2]" w:date="2019-10-22T17:17:31Z"/>
              </w:rPr>
            </w:pPr>
            <w:ins w:id="10291" w:author="冰蓝城 [2]" w:date="2019-10-22T17:17:31Z">
              <w:r>
                <w:rPr>
                  <w:rFonts w:hint="eastAsia"/>
                  <w:b/>
                </w:rPr>
                <w:t>参数</w:t>
              </w:r>
            </w:ins>
          </w:p>
        </w:tc>
        <w:tc>
          <w:tcPr>
            <w:tcW w:w="994" w:type="dxa"/>
          </w:tcPr>
          <w:p>
            <w:pPr>
              <w:ind w:firstLine="0" w:firstLineChars="0"/>
              <w:jc w:val="center"/>
              <w:rPr>
                <w:ins w:id="10292" w:author="冰蓝城 [2]" w:date="2019-10-22T17:17:31Z"/>
              </w:rPr>
            </w:pPr>
            <w:ins w:id="10293" w:author="冰蓝城 [2]" w:date="2019-10-22T17:17:31Z">
              <w:r>
                <w:rPr>
                  <w:rFonts w:hint="eastAsia"/>
                  <w:b/>
                </w:rPr>
                <w:t>返回值</w:t>
              </w:r>
            </w:ins>
          </w:p>
        </w:tc>
        <w:tc>
          <w:tcPr>
            <w:tcW w:w="3934" w:type="dxa"/>
          </w:tcPr>
          <w:p>
            <w:pPr>
              <w:ind w:firstLine="0" w:firstLineChars="0"/>
              <w:jc w:val="center"/>
              <w:rPr>
                <w:ins w:id="10294" w:author="冰蓝城 [2]" w:date="2019-10-22T17:17:31Z"/>
              </w:rPr>
            </w:pPr>
            <w:ins w:id="10295" w:author="冰蓝城 [2]" w:date="2019-10-22T17:17:31Z">
              <w:r>
                <w:rPr>
                  <w:rFonts w:hint="eastAsia"/>
                  <w:b/>
                </w:rPr>
                <w:t>说明</w:t>
              </w:r>
            </w:ins>
          </w:p>
        </w:tc>
      </w:tr>
      <w:tr>
        <w:tblPrEx>
          <w:tblLayout w:type="fixed"/>
        </w:tblPrEx>
        <w:trPr>
          <w:ins w:id="10296" w:author="冰蓝城 [2]" w:date="2019-10-22T17:17:31Z"/>
        </w:trPr>
        <w:tc>
          <w:tcPr>
            <w:tcW w:w="2093" w:type="dxa"/>
          </w:tcPr>
          <w:p>
            <w:pPr>
              <w:ind w:firstLine="0" w:firstLineChars="0"/>
              <w:jc w:val="center"/>
              <w:rPr>
                <w:ins w:id="10297" w:author="冰蓝城 [2]" w:date="2019-10-22T17:17:31Z"/>
              </w:rPr>
            </w:pPr>
            <w:ins w:id="10298" w:author="冰蓝城 [2]" w:date="2019-10-22T17:17:31Z">
              <w:r>
                <w:rPr/>
                <w:t>import_local()</w:t>
              </w:r>
            </w:ins>
          </w:p>
        </w:tc>
        <w:tc>
          <w:tcPr>
            <w:tcW w:w="2833" w:type="dxa"/>
          </w:tcPr>
          <w:p>
            <w:pPr>
              <w:ind w:firstLine="0" w:firstLineChars="0"/>
              <w:jc w:val="center"/>
              <w:rPr>
                <w:ins w:id="10299" w:author="冰蓝城 [2]" w:date="2019-10-22T17:17:31Z"/>
              </w:rPr>
            </w:pPr>
            <w:ins w:id="10300" w:author="冰蓝城 [2]" w:date="2019-10-22T17:17:31Z">
              <w:r>
                <w:rPr>
                  <w:rFonts w:hint="eastAsia"/>
                </w:rPr>
                <w:t>i</w:t>
              </w:r>
            </w:ins>
            <w:ins w:id="10301" w:author="冰蓝城 [2]" w:date="2019-10-22T17:17:31Z">
              <w:r>
                <w:rPr/>
                <w:t>nt select_local_layer_id</w:t>
              </w:r>
            </w:ins>
          </w:p>
        </w:tc>
        <w:tc>
          <w:tcPr>
            <w:tcW w:w="994" w:type="dxa"/>
          </w:tcPr>
          <w:p>
            <w:pPr>
              <w:ind w:firstLine="0" w:firstLineChars="0"/>
              <w:jc w:val="center"/>
              <w:rPr>
                <w:ins w:id="10302" w:author="冰蓝城 [2]" w:date="2019-10-22T17:17:31Z"/>
              </w:rPr>
            </w:pPr>
            <w:ins w:id="10303" w:author="冰蓝城 [2]" w:date="2019-10-22T17:17:31Z">
              <w:r>
                <w:rPr>
                  <w:rFonts w:hint="eastAsia"/>
                </w:rPr>
                <w:t>i</w:t>
              </w:r>
            </w:ins>
            <w:ins w:id="10304" w:author="冰蓝城 [2]" w:date="2019-10-22T17:17:31Z">
              <w:r>
                <w:rPr/>
                <w:t>nt</w:t>
              </w:r>
            </w:ins>
          </w:p>
        </w:tc>
        <w:tc>
          <w:tcPr>
            <w:tcW w:w="3934" w:type="dxa"/>
          </w:tcPr>
          <w:p>
            <w:pPr>
              <w:ind w:firstLine="0" w:firstLineChars="0"/>
              <w:jc w:val="center"/>
              <w:rPr>
                <w:ins w:id="10305" w:author="冰蓝城 [2]" w:date="2019-10-22T17:17:31Z"/>
              </w:rPr>
            </w:pPr>
            <w:ins w:id="10306" w:author="冰蓝城 [2]" w:date="2019-10-22T17:17:31Z">
              <w:r>
                <w:rPr>
                  <w:rFonts w:hint="eastAsia"/>
                </w:rPr>
                <w:t>从本地文件夹选择相应图层，并返回其id，失败则返回-1</w:t>
              </w:r>
            </w:ins>
          </w:p>
        </w:tc>
      </w:tr>
      <w:tr>
        <w:tblPrEx>
          <w:tblLayout w:type="fixed"/>
        </w:tblPrEx>
        <w:trPr>
          <w:ins w:id="10307" w:author="冰蓝城 [2]" w:date="2019-10-22T17:17:31Z"/>
        </w:trPr>
        <w:tc>
          <w:tcPr>
            <w:tcW w:w="2093" w:type="dxa"/>
          </w:tcPr>
          <w:p>
            <w:pPr>
              <w:ind w:firstLine="0" w:firstLineChars="0"/>
              <w:jc w:val="center"/>
              <w:rPr>
                <w:ins w:id="10308" w:author="冰蓝城 [2]" w:date="2019-10-22T17:17:31Z"/>
              </w:rPr>
            </w:pPr>
            <w:ins w:id="10309" w:author="冰蓝城 [2]" w:date="2019-10-22T17:17:31Z">
              <w:r>
                <w:rPr/>
                <w:t>import_net()</w:t>
              </w:r>
            </w:ins>
          </w:p>
        </w:tc>
        <w:tc>
          <w:tcPr>
            <w:tcW w:w="2833" w:type="dxa"/>
          </w:tcPr>
          <w:p>
            <w:pPr>
              <w:ind w:firstLine="0" w:firstLineChars="0"/>
              <w:jc w:val="center"/>
              <w:rPr>
                <w:ins w:id="10310" w:author="冰蓝城 [2]" w:date="2019-10-22T17:17:31Z"/>
              </w:rPr>
            </w:pPr>
            <w:ins w:id="10311" w:author="冰蓝城 [2]" w:date="2019-10-22T17:17:31Z">
              <w:r>
                <w:rPr>
                  <w:rFonts w:hint="eastAsia"/>
                </w:rPr>
                <w:t>int</w:t>
              </w:r>
            </w:ins>
            <w:ins w:id="10312" w:author="冰蓝城 [2]" w:date="2019-10-22T17:17:31Z">
              <w:r>
                <w:rPr/>
                <w:t xml:space="preserve"> select_net_layer_id</w:t>
              </w:r>
            </w:ins>
          </w:p>
        </w:tc>
        <w:tc>
          <w:tcPr>
            <w:tcW w:w="994" w:type="dxa"/>
          </w:tcPr>
          <w:p>
            <w:pPr>
              <w:ind w:firstLine="0" w:firstLineChars="0"/>
              <w:jc w:val="center"/>
              <w:rPr>
                <w:ins w:id="10313" w:author="冰蓝城 [2]" w:date="2019-10-22T17:17:31Z"/>
              </w:rPr>
            </w:pPr>
            <w:ins w:id="10314" w:author="冰蓝城 [2]" w:date="2019-10-22T17:17:31Z">
              <w:r>
                <w:rPr>
                  <w:rFonts w:hint="eastAsia"/>
                </w:rPr>
                <w:t>i</w:t>
              </w:r>
            </w:ins>
            <w:ins w:id="10315" w:author="冰蓝城 [2]" w:date="2019-10-22T17:17:31Z">
              <w:r>
                <w:rPr/>
                <w:t>nt</w:t>
              </w:r>
            </w:ins>
          </w:p>
        </w:tc>
        <w:tc>
          <w:tcPr>
            <w:tcW w:w="3934" w:type="dxa"/>
          </w:tcPr>
          <w:p>
            <w:pPr>
              <w:ind w:firstLine="0" w:firstLineChars="0"/>
              <w:jc w:val="center"/>
              <w:rPr>
                <w:ins w:id="10316" w:author="冰蓝城 [2]" w:date="2019-10-22T17:17:31Z"/>
              </w:rPr>
            </w:pPr>
            <w:ins w:id="10317" w:author="冰蓝城 [2]" w:date="2019-10-22T17:17:31Z">
              <w:r>
                <w:rPr>
                  <w:rFonts w:hint="eastAsia"/>
                </w:rPr>
                <w:t>从服务器选择相应图层，并返回其id，失败则返回-1</w:t>
              </w:r>
            </w:ins>
          </w:p>
        </w:tc>
      </w:tr>
    </w:tbl>
    <w:p>
      <w:pPr>
        <w:ind w:firstLine="480"/>
        <w:rPr>
          <w:ins w:id="10318" w:author="冰蓝城 [2]" w:date="2019-10-22T17:17:31Z"/>
        </w:rPr>
      </w:pPr>
    </w:p>
    <w:p>
      <w:pPr>
        <w:ind w:firstLine="480"/>
        <w:rPr>
          <w:ins w:id="10319" w:author="冰蓝城 [2]" w:date="2019-10-22T17:17:31Z"/>
        </w:rPr>
      </w:pPr>
    </w:p>
    <w:p>
      <w:pPr>
        <w:pStyle w:val="4"/>
        <w:ind w:firstLine="281"/>
        <w:rPr>
          <w:ins w:id="10320" w:author="冰蓝城 [2]" w:date="2019-10-22T17:17:31Z"/>
        </w:rPr>
      </w:pPr>
      <w:ins w:id="10321" w:author="冰蓝城 [2]" w:date="2019-10-22T17:17:31Z">
        <w:r>
          <w:rPr>
            <w:rFonts w:hint="eastAsia"/>
          </w:rPr>
          <w:t>4</w:t>
        </w:r>
      </w:ins>
      <w:ins w:id="10322" w:author="冰蓝城 [2]" w:date="2019-10-22T17:17:31Z">
        <w:r>
          <w:rPr/>
          <w:t xml:space="preserve">.2.8 </w:t>
        </w:r>
      </w:ins>
      <w:ins w:id="10323" w:author="冰蓝城 [2]" w:date="2019-10-22T17:17:31Z">
        <w:r>
          <w:rPr>
            <w:rFonts w:hint="eastAsia"/>
          </w:rPr>
          <w:t>信息发布</w:t>
        </w:r>
      </w:ins>
    </w:p>
    <w:p>
      <w:pPr>
        <w:ind w:firstLine="0" w:firstLineChars="0"/>
        <w:rPr>
          <w:ins w:id="10324" w:author="冰蓝城 [2]" w:date="2019-10-22T17:17:31Z"/>
        </w:rPr>
      </w:pPr>
      <w:ins w:id="10325" w:author="冰蓝城 [2]" w:date="2019-10-22T17:17:31Z">
        <w:r>
          <w:rPr>
            <w:rFonts w:hint="eastAsia"/>
          </w:rPr>
          <w:t>在信息发布部分用户可以发布文字、图片或者链接类型的标记，共分两种情况。</w:t>
        </w:r>
      </w:ins>
    </w:p>
    <w:p>
      <w:pPr>
        <w:ind w:firstLine="720" w:firstLineChars="0"/>
        <w:rPr>
          <w:ins w:id="10326" w:author="冰蓝城 [2]" w:date="2019-10-22T17:17:31Z"/>
        </w:rPr>
      </w:pPr>
      <w:ins w:id="10327" w:author="冰蓝城 [2]" w:date="2019-10-22T17:17:31Z">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ins>
    </w:p>
    <w:p>
      <w:pPr>
        <w:ind w:firstLine="720" w:firstLineChars="0"/>
        <w:rPr>
          <w:ins w:id="10328" w:author="冰蓝城 [2]" w:date="2019-10-22T17:17:31Z"/>
        </w:rPr>
      </w:pPr>
      <w:ins w:id="10329" w:author="冰蓝城 [2]" w:date="2019-10-22T17:17:31Z">
        <w:r>
          <w:rPr>
            <w:rFonts w:hint="eastAsia"/>
          </w:rPr>
          <w:t>若用户选择上传且并未上传成功，则跳至第一种情况，自动保存。</w:t>
        </w:r>
      </w:ins>
    </w:p>
    <w:p>
      <w:pPr>
        <w:ind w:firstLine="0" w:firstLineChars="0"/>
        <w:rPr>
          <w:ins w:id="10330" w:author="冰蓝城 [2]" w:date="2019-10-22T17:17:31Z"/>
        </w:rPr>
      </w:pPr>
      <w:ins w:id="10331" w:author="冰蓝城 [2]" w:date="2019-10-22T17:17:31Z">
        <w:r>
          <w:rPr>
            <w:rFonts w:hint="eastAsia"/>
          </w:rPr>
          <w:t>以获取的时间作为标记时间，系统将用户编辑的内容、标记时间和地点保存至本地。客户端显示信息“标记未上传成功，已将其保存至本地”。</w:t>
        </w:r>
      </w:ins>
    </w:p>
    <w:p>
      <w:pPr>
        <w:ind w:firstLine="0" w:firstLineChars="0"/>
        <w:rPr>
          <w:ins w:id="10332" w:author="冰蓝城 [2]" w:date="2019-10-22T17:17:31Z"/>
        </w:rPr>
      </w:pPr>
      <w:ins w:id="10333" w:author="冰蓝城 [2]" w:date="2019-10-22T17:17:31Z">
        <w:r>
          <w:rPr/>
          <w:tab/>
        </w:r>
      </w:ins>
      <w:ins w:id="10334" w:author="冰蓝城 [2]" w:date="2019-10-22T17:17:31Z">
        <w:r>
          <w:rPr>
            <w:rFonts w:hint="eastAsia"/>
          </w:rPr>
          <w:t>若用户选择保存按钮，以获取的时间作为标记时间，系统将用户编辑的内容、标记时间和地点保存至本地。客户端显示信息“标记已成功保存至本地”。</w:t>
        </w:r>
      </w:ins>
    </w:p>
    <w:p>
      <w:pPr>
        <w:ind w:firstLine="0" w:firstLineChars="0"/>
        <w:rPr>
          <w:ins w:id="10335" w:author="冰蓝城 [2]" w:date="2019-10-22T17:17:31Z"/>
        </w:rPr>
      </w:pPr>
    </w:p>
    <w:p>
      <w:pPr>
        <w:ind w:firstLine="0" w:firstLineChars="0"/>
        <w:jc w:val="center"/>
        <w:rPr>
          <w:ins w:id="10336" w:author="冰蓝城 [2]" w:date="2019-10-22T17:17:31Z"/>
          <w:rFonts w:asciiTheme="majorHAnsi" w:hAnsiTheme="majorHAnsi"/>
          <w:sz w:val="20"/>
          <w:szCs w:val="20"/>
        </w:rPr>
      </w:pPr>
      <w:ins w:id="10337" w:author="冰蓝城 [2]" w:date="2019-10-22T17:17:31Z">
        <w:r>
          <w:rPr>
            <w:rFonts w:hint="default" w:asciiTheme="majorHAnsi" w:hAnsiTheme="majorHAnsi"/>
            <w:sz w:val="20"/>
            <w:szCs w:val="20"/>
          </w:rPr>
          <w:t>图一 信息发布流程图</w:t>
        </w:r>
      </w:ins>
    </w:p>
    <w:p>
      <w:pPr>
        <w:ind w:firstLine="0" w:firstLineChars="0"/>
        <w:jc w:val="center"/>
        <w:rPr>
          <w:ins w:id="10338" w:author="冰蓝城 [2]" w:date="2019-10-22T17:17:31Z"/>
        </w:rPr>
      </w:pPr>
      <w:ins w:id="10339" w:author="冰蓝城 [2]" w:date="2019-10-22T17:17:31Z">
        <w:r>
          <w:rPr/>
          <w:drawing>
            <wp:inline distT="0" distB="0" distL="0" distR="0">
              <wp:extent cx="3942080" cy="3512820"/>
              <wp:effectExtent l="0" t="0" r="20320"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954346" cy="3523604"/>
                      </a:xfrm>
                      <a:prstGeom prst="rect">
                        <a:avLst/>
                      </a:prstGeom>
                    </pic:spPr>
                  </pic:pic>
                </a:graphicData>
              </a:graphic>
            </wp:inline>
          </w:drawing>
        </w:r>
      </w:ins>
    </w:p>
    <w:p>
      <w:pPr>
        <w:ind w:firstLine="0" w:firstLineChars="0"/>
        <w:jc w:val="center"/>
        <w:rPr>
          <w:ins w:id="10341" w:author="冰蓝城 [2]" w:date="2019-10-22T17:17:31Z"/>
        </w:rPr>
      </w:pPr>
    </w:p>
    <w:p>
      <w:pPr>
        <w:ind w:firstLine="0" w:firstLineChars="0"/>
        <w:jc w:val="center"/>
        <w:rPr>
          <w:ins w:id="10342" w:author="冰蓝城 [2]" w:date="2019-10-22T17:17:31Z"/>
        </w:rPr>
      </w:pPr>
    </w:p>
    <w:p>
      <w:pPr>
        <w:ind w:firstLine="0" w:firstLineChars="0"/>
        <w:jc w:val="center"/>
        <w:rPr>
          <w:ins w:id="10343" w:author="冰蓝城 [2]" w:date="2019-10-22T17:17:31Z"/>
          <w:rFonts w:hint="eastAsia"/>
        </w:rPr>
      </w:pPr>
    </w:p>
    <w:p>
      <w:pPr>
        <w:ind w:firstLine="0" w:firstLineChars="0"/>
        <w:rPr>
          <w:ins w:id="10344" w:author="冰蓝城 [2]" w:date="2019-10-22T17:17:31Z"/>
          <w:rFonts w:hint="eastAsia"/>
        </w:rPr>
      </w:pPr>
    </w:p>
    <w:p>
      <w:pPr>
        <w:pStyle w:val="2"/>
        <w:spacing w:before="120" w:after="120"/>
        <w:rPr>
          <w:ins w:id="10345" w:author="冰蓝城 [2]" w:date="2019-10-22T17:17:31Z"/>
        </w:rPr>
      </w:pPr>
      <w:ins w:id="10346" w:author="冰蓝城 [2]" w:date="2019-10-22T17:17:31Z">
        <w:r>
          <w:rPr/>
          <w:t>5</w:t>
        </w:r>
      </w:ins>
      <w:ins w:id="10347" w:author="冰蓝城 [2]" w:date="2019-10-22T17:17:31Z">
        <w:r>
          <w:rPr>
            <w:rFonts w:hint="eastAsia"/>
          </w:rPr>
          <w:t>、界面设计</w:t>
        </w:r>
      </w:ins>
    </w:p>
    <w:p>
      <w:pPr>
        <w:pStyle w:val="3"/>
        <w:ind w:firstLine="151"/>
        <w:rPr>
          <w:ins w:id="10348" w:author="冰蓝城 [2]" w:date="2019-10-22T17:17:31Z"/>
        </w:rPr>
      </w:pPr>
      <w:ins w:id="10349" w:author="冰蓝城 [2]" w:date="2019-10-22T17:17:31Z">
        <w:r>
          <w:rPr/>
          <w:t>5.1 登录</w:t>
        </w:r>
      </w:ins>
      <w:ins w:id="10350" w:author="冰蓝城 [2]" w:date="2019-10-22T17:17:31Z">
        <w:r>
          <w:rPr>
            <w:rFonts w:hint="eastAsia"/>
          </w:rPr>
          <w:t>/</w:t>
        </w:r>
      </w:ins>
      <w:ins w:id="10351" w:author="冰蓝城 [2]" w:date="2019-10-22T17:17:31Z">
        <w:r>
          <w:rPr/>
          <w:t>注册和密码找回界面</w:t>
        </w:r>
      </w:ins>
    </w:p>
    <w:p>
      <w:pPr>
        <w:ind w:firstLine="0" w:firstLineChars="0"/>
        <w:jc w:val="center"/>
        <w:rPr>
          <w:ins w:id="10352" w:author="冰蓝城 [2]" w:date="2019-10-22T17:17:31Z"/>
        </w:rPr>
      </w:pPr>
      <w:ins w:id="10353" w:author="冰蓝城 [2]" w:date="2019-10-22T17:17:31Z">
        <w:r>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57"/>
                      <a:stretch>
                        <a:fillRect/>
                      </a:stretch>
                    </pic:blipFill>
                    <pic:spPr>
                      <a:xfrm>
                        <a:off x="0" y="0"/>
                        <a:ext cx="1695450" cy="3095625"/>
                      </a:xfrm>
                      <a:prstGeom prst="rect">
                        <a:avLst/>
                      </a:prstGeom>
                      <a:noFill/>
                      <a:ln w="9525">
                        <a:noFill/>
                      </a:ln>
                    </pic:spPr>
                  </pic:pic>
                </a:graphicData>
              </a:graphic>
            </wp:inline>
          </w:drawing>
        </w:r>
      </w:ins>
      <w:ins w:id="10355" w:author="冰蓝城 [2]" w:date="2019-10-22T17:17:31Z">
        <w:r>
          <w:rPr/>
          <w:t xml:space="preserve"> </w:t>
        </w:r>
      </w:ins>
      <w:ins w:id="10356" w:author="冰蓝城 [2]" w:date="2019-10-22T17:17:31Z">
        <w:r>
          <w:rPr>
            <w:rFonts w:hint="eastAsia"/>
          </w:rPr>
          <w:t xml:space="preserve">   </w:t>
        </w:r>
      </w:ins>
      <w:ins w:id="10357" w:author="冰蓝城 [2]" w:date="2019-10-22T17:17:31Z">
        <w:r>
          <w:rPr/>
          <w:t xml:space="preserve">   </w:t>
        </w:r>
      </w:ins>
      <w:ins w:id="10358" w:author="冰蓝城 [2]" w:date="2019-10-22T17:17:31Z">
        <w:r>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58"/>
                      <a:stretch>
                        <a:fillRect/>
                      </a:stretch>
                    </pic:blipFill>
                    <pic:spPr>
                      <a:xfrm>
                        <a:off x="0" y="0"/>
                        <a:ext cx="1695450" cy="3105150"/>
                      </a:xfrm>
                      <a:prstGeom prst="rect">
                        <a:avLst/>
                      </a:prstGeom>
                      <a:noFill/>
                      <a:ln w="9525">
                        <a:noFill/>
                      </a:ln>
                    </pic:spPr>
                  </pic:pic>
                </a:graphicData>
              </a:graphic>
            </wp:inline>
          </w:drawing>
        </w:r>
      </w:ins>
      <w:ins w:id="10360" w:author="冰蓝城 [2]" w:date="2019-10-22T17:17:31Z">
        <w:r>
          <w:rPr/>
          <w:t xml:space="preserve">     </w:t>
        </w:r>
      </w:ins>
      <w:ins w:id="10361" w:author="冰蓝城 [2]" w:date="2019-10-22T17:17:31Z">
        <w:r>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59"/>
                      <a:stretch>
                        <a:fillRect/>
                      </a:stretch>
                    </pic:blipFill>
                    <pic:spPr>
                      <a:xfrm>
                        <a:off x="0" y="0"/>
                        <a:ext cx="1657350" cy="3076575"/>
                      </a:xfrm>
                      <a:prstGeom prst="rect">
                        <a:avLst/>
                      </a:prstGeom>
                      <a:noFill/>
                      <a:ln w="9525">
                        <a:noFill/>
                      </a:ln>
                    </pic:spPr>
                  </pic:pic>
                </a:graphicData>
              </a:graphic>
            </wp:inline>
          </w:drawing>
        </w:r>
      </w:ins>
    </w:p>
    <w:p>
      <w:pPr>
        <w:ind w:firstLine="0" w:firstLineChars="0"/>
        <w:rPr>
          <w:ins w:id="10363" w:author="冰蓝城 [2]" w:date="2019-10-22T17:17:31Z"/>
        </w:rPr>
      </w:pPr>
      <w:ins w:id="10364" w:author="冰蓝城 [2]" w:date="2019-10-22T17:17:31Z">
        <w:r>
          <w:rPr>
            <w:rFonts w:hint="eastAsia"/>
          </w:rPr>
          <w:t xml:space="preserve">                       登录                                            注册                                          密码找回</w:t>
        </w:r>
      </w:ins>
    </w:p>
    <w:p>
      <w:pPr>
        <w:ind w:firstLine="480"/>
        <w:rPr>
          <w:ins w:id="10365" w:author="冰蓝城 [2]" w:date="2019-10-22T17:17:31Z"/>
        </w:rPr>
      </w:pPr>
      <w:ins w:id="10366" w:author="冰蓝城 [2]" w:date="2019-10-22T17:17:31Z">
        <w:r>
          <w:rPr/>
          <w:t>登录</w:t>
        </w:r>
      </w:ins>
      <w:ins w:id="10367" w:author="冰蓝城 [2]" w:date="2019-10-22T17:17:31Z">
        <w:r>
          <w:rPr>
            <w:rFonts w:hint="eastAsia"/>
          </w:rPr>
          <w:t>/</w:t>
        </w:r>
      </w:ins>
      <w:ins w:id="10368" w:author="冰蓝城 [2]" w:date="2019-10-22T17:17:31Z">
        <w:r>
          <w:rPr/>
          <w:t>注册和密码找回</w:t>
        </w:r>
      </w:ins>
      <w:ins w:id="10369" w:author="冰蓝城 [2]" w:date="2019-10-22T17:17:31Z">
        <w:r>
          <w:rPr>
            <w:rFonts w:hint="eastAsia"/>
          </w:rPr>
          <w:t>界面接口：</w:t>
        </w:r>
      </w:ins>
    </w:p>
    <w:p>
      <w:pPr>
        <w:ind w:firstLine="480"/>
        <w:rPr>
          <w:ins w:id="10370" w:author="冰蓝城 [2]" w:date="2019-10-22T17:17:31Z"/>
        </w:rPr>
      </w:pPr>
      <w:ins w:id="10371" w:author="冰蓝城 [2]" w:date="2019-10-22T17:17:31Z">
        <w:r>
          <w:rPr>
            <w:rFonts w:hint="eastAsia"/>
          </w:rPr>
          <w:t>① void GetUserLoginInfo(</w:t>
        </w:r>
      </w:ins>
      <w:ins w:id="10372" w:author="冰蓝城 [2]" w:date="2019-10-22T17:17:31Z">
        <w:r>
          <w:rPr/>
          <w:t>Shell Login</w:t>
        </w:r>
      </w:ins>
      <w:ins w:id="10373" w:author="冰蓝城 [2]" w:date="2019-10-22T17:17:31Z">
        <w:r>
          <w:rPr>
            <w:rFonts w:hint="eastAsia"/>
          </w:rPr>
          <w:t xml:space="preserve">, char* username, char* password);  </w:t>
        </w:r>
      </w:ins>
    </w:p>
    <w:p>
      <w:pPr>
        <w:ind w:firstLine="480"/>
        <w:rPr>
          <w:ins w:id="10374" w:author="冰蓝城 [2]" w:date="2019-10-22T17:17:31Z"/>
        </w:rPr>
      </w:pPr>
      <w:ins w:id="10375" w:author="冰蓝城 [2]" w:date="2019-10-22T17:17:31Z">
        <w:r>
          <w:rPr>
            <w:rFonts w:hint="eastAsia"/>
          </w:rPr>
          <w:t>功能：从登录界面获取登录用户的用户名和密码信息，并放入参数username和password所指向的内存区域中；</w:t>
        </w:r>
      </w:ins>
    </w:p>
    <w:p>
      <w:pPr>
        <w:ind w:firstLine="480"/>
        <w:rPr>
          <w:ins w:id="10376" w:author="冰蓝城 [2]" w:date="2019-10-22T17:17:31Z"/>
        </w:rPr>
      </w:pPr>
      <w:ins w:id="10377" w:author="冰蓝城 [2]" w:date="2019-10-22T17:17:31Z">
        <w:r>
          <w:rPr>
            <w:rFonts w:hint="eastAsia"/>
          </w:rPr>
          <w:t>参数1：名称：</w:t>
        </w:r>
      </w:ins>
      <w:ins w:id="10378" w:author="冰蓝城 [2]" w:date="2019-10-22T17:17:31Z">
        <w:r>
          <w:rPr/>
          <w:t>Login</w:t>
        </w:r>
      </w:ins>
      <w:ins w:id="10379" w:author="冰蓝城 [2]" w:date="2019-10-22T17:17:31Z">
        <w:r>
          <w:rPr>
            <w:rFonts w:hint="eastAsia"/>
          </w:rPr>
          <w:t>OrRegieter；类型：</w:t>
        </w:r>
      </w:ins>
      <w:ins w:id="10380" w:author="冰蓝城 [2]" w:date="2019-10-22T17:17:31Z">
        <w:r>
          <w:rPr/>
          <w:t>Shell</w:t>
        </w:r>
      </w:ins>
      <w:ins w:id="10381" w:author="冰蓝城 [2]" w:date="2019-10-22T17:17:31Z">
        <w:r>
          <w:rPr>
            <w:rFonts w:hint="eastAsia"/>
          </w:rPr>
          <w:t>；说明：登录窗口；</w:t>
        </w:r>
      </w:ins>
    </w:p>
    <w:p>
      <w:pPr>
        <w:ind w:firstLine="480"/>
        <w:rPr>
          <w:ins w:id="10382" w:author="冰蓝城 [2]" w:date="2019-10-22T17:17:31Z"/>
        </w:rPr>
      </w:pPr>
      <w:ins w:id="10383" w:author="冰蓝城 [2]" w:date="2019-10-22T17:17:31Z">
        <w:r>
          <w:rPr>
            <w:rFonts w:hint="eastAsia"/>
          </w:rPr>
          <w:t>参数2：名称： username；类型：char* ；说明：所指向区域用于存放用户名；</w:t>
        </w:r>
      </w:ins>
    </w:p>
    <w:p>
      <w:pPr>
        <w:ind w:firstLine="480"/>
        <w:rPr>
          <w:ins w:id="10384" w:author="冰蓝城 [2]" w:date="2019-10-22T17:17:31Z"/>
        </w:rPr>
      </w:pPr>
      <w:ins w:id="10385" w:author="冰蓝城 [2]" w:date="2019-10-22T17:17:31Z">
        <w:r>
          <w:rPr>
            <w:rFonts w:hint="eastAsia"/>
          </w:rPr>
          <w:t>参数3：名称：password；类型：char* ；说明：所指向区域用于存放密码；</w:t>
        </w:r>
      </w:ins>
    </w:p>
    <w:p>
      <w:pPr>
        <w:ind w:firstLine="480"/>
        <w:rPr>
          <w:ins w:id="10386" w:author="冰蓝城 [2]" w:date="2019-10-22T17:17:31Z"/>
        </w:rPr>
      </w:pPr>
      <w:ins w:id="10387" w:author="冰蓝城 [2]" w:date="2019-10-22T17:17:31Z">
        <w:r>
          <w:rPr>
            <w:rFonts w:hint="eastAsia"/>
          </w:rPr>
          <w:t>返回值：无</w:t>
        </w:r>
      </w:ins>
    </w:p>
    <w:p>
      <w:pPr>
        <w:ind w:firstLine="480"/>
        <w:rPr>
          <w:ins w:id="10388" w:author="冰蓝城 [2]" w:date="2019-10-22T17:17:31Z"/>
        </w:rPr>
      </w:pPr>
      <w:ins w:id="10389" w:author="冰蓝城 [2]" w:date="2019-10-22T17:17:31Z">
        <w:r>
          <w:rPr>
            <w:rFonts w:hint="eastAsia"/>
          </w:rPr>
          <w:t>② void GetMobileInfo(</w:t>
        </w:r>
      </w:ins>
      <w:ins w:id="10390" w:author="冰蓝城 [2]" w:date="2019-10-22T17:17:31Z">
        <w:r>
          <w:rPr/>
          <w:t xml:space="preserve">Shell </w:t>
        </w:r>
      </w:ins>
      <w:ins w:id="10391" w:author="冰蓝城 [2]" w:date="2019-10-22T17:17:31Z">
        <w:r>
          <w:rPr>
            <w:rFonts w:hint="eastAsia"/>
          </w:rPr>
          <w:t>RegisterOrFindPassword, char* mobile);</w:t>
        </w:r>
      </w:ins>
    </w:p>
    <w:p>
      <w:pPr>
        <w:ind w:firstLine="480"/>
        <w:rPr>
          <w:ins w:id="10392" w:author="冰蓝城 [2]" w:date="2019-10-22T17:17:31Z"/>
        </w:rPr>
      </w:pPr>
      <w:ins w:id="10393" w:author="冰蓝城 [2]" w:date="2019-10-22T17:17:31Z">
        <w:r>
          <w:rPr>
            <w:rFonts w:hint="eastAsia"/>
          </w:rPr>
          <w:t>功能：从注册界面或找回密码界面获取手机号信息，并放入参数mobile所指向的内存区域中，初始化与发送验证码函数相关的手机号参数；</w:t>
        </w:r>
      </w:ins>
    </w:p>
    <w:p>
      <w:pPr>
        <w:ind w:firstLine="480"/>
        <w:rPr>
          <w:ins w:id="10394" w:author="冰蓝城 [2]" w:date="2019-10-22T17:17:31Z"/>
        </w:rPr>
      </w:pPr>
      <w:ins w:id="10395" w:author="冰蓝城 [2]" w:date="2019-10-22T17:17:31Z">
        <w:r>
          <w:rPr>
            <w:rFonts w:hint="eastAsia"/>
          </w:rPr>
          <w:t>参数1：名称：RegisterOrFindPassword；类型：</w:t>
        </w:r>
      </w:ins>
      <w:ins w:id="10396" w:author="冰蓝城 [2]" w:date="2019-10-22T17:17:31Z">
        <w:r>
          <w:rPr/>
          <w:t>Shell</w:t>
        </w:r>
      </w:ins>
      <w:ins w:id="10397" w:author="冰蓝城 [2]" w:date="2019-10-22T17:17:31Z">
        <w:r>
          <w:rPr>
            <w:rFonts w:hint="eastAsia"/>
          </w:rPr>
          <w:t>；说明：注册窗口或找回密码窗口；</w:t>
        </w:r>
      </w:ins>
    </w:p>
    <w:p>
      <w:pPr>
        <w:ind w:firstLine="480"/>
        <w:rPr>
          <w:ins w:id="10398" w:author="冰蓝城 [2]" w:date="2019-10-22T17:17:31Z"/>
        </w:rPr>
      </w:pPr>
      <w:ins w:id="10399" w:author="冰蓝城 [2]" w:date="2019-10-22T17:17:31Z">
        <w:r>
          <w:rPr>
            <w:rFonts w:hint="eastAsia"/>
          </w:rPr>
          <w:t>参数2：名称：mobile；类型：char* ；说明：所指向区域用于存放手机号；</w:t>
        </w:r>
      </w:ins>
    </w:p>
    <w:p>
      <w:pPr>
        <w:ind w:firstLine="480"/>
        <w:rPr>
          <w:ins w:id="10400" w:author="冰蓝城 [2]" w:date="2019-10-22T17:17:31Z"/>
        </w:rPr>
      </w:pPr>
      <w:ins w:id="10401" w:author="冰蓝城 [2]" w:date="2019-10-22T17:17:31Z">
        <w:r>
          <w:rPr>
            <w:rFonts w:hint="eastAsia"/>
          </w:rPr>
          <w:t>返回值：无</w:t>
        </w:r>
      </w:ins>
    </w:p>
    <w:p>
      <w:pPr>
        <w:ind w:firstLine="480"/>
        <w:rPr>
          <w:ins w:id="10402" w:author="冰蓝城 [2]" w:date="2019-10-22T17:17:31Z"/>
        </w:rPr>
      </w:pPr>
      <w:ins w:id="10403" w:author="冰蓝城 [2]" w:date="2019-10-22T17:17:31Z">
        <w:r>
          <w:rPr>
            <w:rFonts w:hint="eastAsia"/>
          </w:rPr>
          <w:t>③ void GetRegisterUserInfo(</w:t>
        </w:r>
      </w:ins>
      <w:ins w:id="10404" w:author="冰蓝城 [2]" w:date="2019-10-22T17:17:31Z">
        <w:r>
          <w:rPr/>
          <w:t xml:space="preserve">Shell </w:t>
        </w:r>
      </w:ins>
      <w:ins w:id="10405" w:author="冰蓝城 [2]" w:date="2019-10-22T17:17:31Z">
        <w:r>
          <w:rPr>
            <w:rFonts w:hint="eastAsia"/>
          </w:rPr>
          <w:t>Register, char* username, char* password, char* v</w:t>
        </w:r>
      </w:ins>
      <w:ins w:id="10406" w:author="冰蓝城 [2]" w:date="2019-10-22T17:17:31Z">
        <w:r>
          <w:rPr/>
          <w:t>erif</w:t>
        </w:r>
      </w:ins>
      <w:ins w:id="10407" w:author="冰蓝城 [2]" w:date="2019-10-22T17:17:31Z">
        <w:r>
          <w:rPr>
            <w:rFonts w:hint="eastAsia"/>
          </w:rPr>
          <w:t>y_c</w:t>
        </w:r>
      </w:ins>
      <w:ins w:id="10408" w:author="冰蓝城 [2]" w:date="2019-10-22T17:17:31Z">
        <w:r>
          <w:rPr/>
          <w:t>ode</w:t>
        </w:r>
      </w:ins>
      <w:ins w:id="10409" w:author="冰蓝城 [2]" w:date="2019-10-22T17:17:31Z">
        <w:r>
          <w:rPr>
            <w:rFonts w:hint="eastAsia"/>
          </w:rPr>
          <w:t>);</w:t>
        </w:r>
      </w:ins>
    </w:p>
    <w:p>
      <w:pPr>
        <w:ind w:firstLine="480"/>
        <w:rPr>
          <w:ins w:id="10410" w:author="冰蓝城 [2]" w:date="2019-10-22T17:17:31Z"/>
        </w:rPr>
      </w:pPr>
      <w:ins w:id="10411" w:author="冰蓝城 [2]" w:date="2019-10-22T17:17:31Z">
        <w:r>
          <w:rPr>
            <w:rFonts w:hint="eastAsia"/>
          </w:rPr>
          <w:t>功能：从注册界面获取注册用户的用户名、密码和验证码信息，并放入参数username、password、mobile和v</w:t>
        </w:r>
      </w:ins>
      <w:ins w:id="10412" w:author="冰蓝城 [2]" w:date="2019-10-22T17:17:31Z">
        <w:r>
          <w:rPr/>
          <w:t>erif</w:t>
        </w:r>
      </w:ins>
      <w:ins w:id="10413" w:author="冰蓝城 [2]" w:date="2019-10-22T17:17:31Z">
        <w:r>
          <w:rPr>
            <w:rFonts w:hint="eastAsia"/>
          </w:rPr>
          <w:t>y_c</w:t>
        </w:r>
      </w:ins>
      <w:ins w:id="10414" w:author="冰蓝城 [2]" w:date="2019-10-22T17:17:31Z">
        <w:r>
          <w:rPr/>
          <w:t>ode</w:t>
        </w:r>
      </w:ins>
      <w:ins w:id="10415" w:author="冰蓝城 [2]" w:date="2019-10-22T17:17:31Z">
        <w:r>
          <w:rPr>
            <w:rFonts w:hint="eastAsia"/>
          </w:rPr>
          <w:t>所指向的内存区域中；</w:t>
        </w:r>
      </w:ins>
    </w:p>
    <w:p>
      <w:pPr>
        <w:ind w:firstLine="480"/>
        <w:rPr>
          <w:ins w:id="10416" w:author="冰蓝城 [2]" w:date="2019-10-22T17:17:31Z"/>
        </w:rPr>
      </w:pPr>
      <w:ins w:id="10417" w:author="冰蓝城 [2]" w:date="2019-10-22T17:17:31Z">
        <w:r>
          <w:rPr>
            <w:rFonts w:hint="eastAsia"/>
          </w:rPr>
          <w:t>参数1：名称：Register；类型：</w:t>
        </w:r>
      </w:ins>
      <w:ins w:id="10418" w:author="冰蓝城 [2]" w:date="2019-10-22T17:17:31Z">
        <w:r>
          <w:rPr/>
          <w:t>Shell</w:t>
        </w:r>
      </w:ins>
      <w:ins w:id="10419" w:author="冰蓝城 [2]" w:date="2019-10-22T17:17:31Z">
        <w:r>
          <w:rPr>
            <w:rFonts w:hint="eastAsia"/>
          </w:rPr>
          <w:t>；说明：注册窗口；</w:t>
        </w:r>
      </w:ins>
    </w:p>
    <w:p>
      <w:pPr>
        <w:ind w:firstLine="480"/>
        <w:rPr>
          <w:ins w:id="10420" w:author="冰蓝城 [2]" w:date="2019-10-22T17:17:31Z"/>
        </w:rPr>
      </w:pPr>
      <w:ins w:id="10421" w:author="冰蓝城 [2]" w:date="2019-10-22T17:17:31Z">
        <w:r>
          <w:rPr>
            <w:rFonts w:hint="eastAsia"/>
          </w:rPr>
          <w:t>参数2：名称： username；类型：char* ；说明：所指向区域用于存放用户名；</w:t>
        </w:r>
      </w:ins>
    </w:p>
    <w:p>
      <w:pPr>
        <w:ind w:firstLine="480"/>
        <w:rPr>
          <w:ins w:id="10422" w:author="冰蓝城 [2]" w:date="2019-10-22T17:17:31Z"/>
        </w:rPr>
      </w:pPr>
      <w:ins w:id="10423" w:author="冰蓝城 [2]" w:date="2019-10-22T17:17:31Z">
        <w:r>
          <w:rPr>
            <w:rFonts w:hint="eastAsia"/>
          </w:rPr>
          <w:t>参数3：名称：password；类型：char* ；说明：所指向区域用于存放密码；</w:t>
        </w:r>
      </w:ins>
    </w:p>
    <w:p>
      <w:pPr>
        <w:ind w:firstLine="480"/>
        <w:rPr>
          <w:ins w:id="10424" w:author="冰蓝城 [2]" w:date="2019-10-22T17:17:31Z"/>
        </w:rPr>
      </w:pPr>
      <w:ins w:id="10425" w:author="冰蓝城 [2]" w:date="2019-10-22T17:17:31Z">
        <w:r>
          <w:rPr>
            <w:rFonts w:hint="eastAsia"/>
          </w:rPr>
          <w:t>参数4：名称：v</w:t>
        </w:r>
      </w:ins>
      <w:ins w:id="10426" w:author="冰蓝城 [2]" w:date="2019-10-22T17:17:31Z">
        <w:r>
          <w:rPr/>
          <w:t>erif</w:t>
        </w:r>
      </w:ins>
      <w:ins w:id="10427" w:author="冰蓝城 [2]" w:date="2019-10-22T17:17:31Z">
        <w:r>
          <w:rPr>
            <w:rFonts w:hint="eastAsia"/>
          </w:rPr>
          <w:t>y_c</w:t>
        </w:r>
      </w:ins>
      <w:ins w:id="10428" w:author="冰蓝城 [2]" w:date="2019-10-22T17:17:31Z">
        <w:r>
          <w:rPr/>
          <w:t>ode</w:t>
        </w:r>
      </w:ins>
      <w:ins w:id="10429" w:author="冰蓝城 [2]" w:date="2019-10-22T17:17:31Z">
        <w:r>
          <w:rPr>
            <w:rFonts w:hint="eastAsia"/>
          </w:rPr>
          <w:t>；类型：char* ；说明：所指向区域用于存放验证码；</w:t>
        </w:r>
      </w:ins>
    </w:p>
    <w:p>
      <w:pPr>
        <w:ind w:firstLine="480"/>
        <w:rPr>
          <w:ins w:id="10430" w:author="冰蓝城 [2]" w:date="2019-10-22T17:17:31Z"/>
        </w:rPr>
      </w:pPr>
      <w:ins w:id="10431" w:author="冰蓝城 [2]" w:date="2019-10-22T17:17:31Z">
        <w:r>
          <w:rPr>
            <w:rFonts w:hint="eastAsia"/>
          </w:rPr>
          <w:t>返回值：无</w:t>
        </w:r>
      </w:ins>
    </w:p>
    <w:p>
      <w:pPr>
        <w:ind w:firstLine="480"/>
        <w:rPr>
          <w:ins w:id="10432" w:author="冰蓝城 [2]" w:date="2019-10-22T17:17:31Z"/>
        </w:rPr>
      </w:pPr>
      <w:ins w:id="10433" w:author="冰蓝城 [2]" w:date="2019-10-22T17:17:31Z">
        <w:r>
          <w:rPr>
            <w:rFonts w:hint="eastAsia"/>
          </w:rPr>
          <w:t>④ void GetFindPasswordInfo(</w:t>
        </w:r>
      </w:ins>
      <w:ins w:id="10434" w:author="冰蓝城 [2]" w:date="2019-10-22T17:17:31Z">
        <w:r>
          <w:rPr/>
          <w:t xml:space="preserve">Shell </w:t>
        </w:r>
      </w:ins>
      <w:ins w:id="10435" w:author="冰蓝城 [2]" w:date="2019-10-22T17:17:31Z">
        <w:r>
          <w:rPr>
            <w:rFonts w:hint="eastAsia"/>
          </w:rPr>
          <w:t>FindPassword, char* new_password, char* v</w:t>
        </w:r>
      </w:ins>
      <w:ins w:id="10436" w:author="冰蓝城 [2]" w:date="2019-10-22T17:17:31Z">
        <w:r>
          <w:rPr/>
          <w:t>erif</w:t>
        </w:r>
      </w:ins>
      <w:ins w:id="10437" w:author="冰蓝城 [2]" w:date="2019-10-22T17:17:31Z">
        <w:r>
          <w:rPr>
            <w:rFonts w:hint="eastAsia"/>
          </w:rPr>
          <w:t>y_c</w:t>
        </w:r>
      </w:ins>
      <w:ins w:id="10438" w:author="冰蓝城 [2]" w:date="2019-10-22T17:17:31Z">
        <w:r>
          <w:rPr/>
          <w:t>ode</w:t>
        </w:r>
      </w:ins>
      <w:ins w:id="10439" w:author="冰蓝城 [2]" w:date="2019-10-22T17:17:31Z">
        <w:r>
          <w:rPr>
            <w:rFonts w:hint="eastAsia"/>
          </w:rPr>
          <w:t>);</w:t>
        </w:r>
      </w:ins>
    </w:p>
    <w:p>
      <w:pPr>
        <w:ind w:firstLine="480"/>
        <w:rPr>
          <w:ins w:id="10440" w:author="冰蓝城 [2]" w:date="2019-10-22T17:17:31Z"/>
        </w:rPr>
      </w:pPr>
      <w:ins w:id="10441" w:author="冰蓝城 [2]" w:date="2019-10-22T17:17:31Z">
        <w:r>
          <w:rPr>
            <w:rFonts w:hint="eastAsia"/>
          </w:rPr>
          <w:t>功能：从找回密码界面获取用户的新密码和验证码信息，并放入参数new_username和v</w:t>
        </w:r>
      </w:ins>
      <w:ins w:id="10442" w:author="冰蓝城 [2]" w:date="2019-10-22T17:17:31Z">
        <w:r>
          <w:rPr/>
          <w:t>erif</w:t>
        </w:r>
      </w:ins>
      <w:ins w:id="10443" w:author="冰蓝城 [2]" w:date="2019-10-22T17:17:31Z">
        <w:r>
          <w:rPr>
            <w:rFonts w:hint="eastAsia"/>
          </w:rPr>
          <w:t>y_c</w:t>
        </w:r>
      </w:ins>
      <w:ins w:id="10444" w:author="冰蓝城 [2]" w:date="2019-10-22T17:17:31Z">
        <w:r>
          <w:rPr/>
          <w:t>ode</w:t>
        </w:r>
      </w:ins>
      <w:ins w:id="10445" w:author="冰蓝城 [2]" w:date="2019-10-22T17:17:31Z">
        <w:r>
          <w:rPr>
            <w:rFonts w:hint="eastAsia"/>
          </w:rPr>
          <w:t>所指向的内存区域中；</w:t>
        </w:r>
      </w:ins>
    </w:p>
    <w:p>
      <w:pPr>
        <w:ind w:firstLine="480"/>
        <w:rPr>
          <w:ins w:id="10446" w:author="冰蓝城 [2]" w:date="2019-10-22T17:17:31Z"/>
        </w:rPr>
      </w:pPr>
      <w:ins w:id="10447" w:author="冰蓝城 [2]" w:date="2019-10-22T17:17:31Z">
        <w:r>
          <w:rPr>
            <w:rFonts w:hint="eastAsia"/>
          </w:rPr>
          <w:t>参数1：名称：FindPassword；类型：</w:t>
        </w:r>
      </w:ins>
      <w:ins w:id="10448" w:author="冰蓝城 [2]" w:date="2019-10-22T17:17:31Z">
        <w:r>
          <w:rPr/>
          <w:t>Shell</w:t>
        </w:r>
      </w:ins>
      <w:ins w:id="10449" w:author="冰蓝城 [2]" w:date="2019-10-22T17:17:31Z">
        <w:r>
          <w:rPr>
            <w:rFonts w:hint="eastAsia"/>
          </w:rPr>
          <w:t>；说明：找回密码窗口；</w:t>
        </w:r>
      </w:ins>
    </w:p>
    <w:p>
      <w:pPr>
        <w:ind w:firstLine="480"/>
        <w:rPr>
          <w:ins w:id="10450" w:author="冰蓝城 [2]" w:date="2019-10-22T17:17:31Z"/>
        </w:rPr>
      </w:pPr>
      <w:ins w:id="10451" w:author="冰蓝城 [2]" w:date="2019-10-22T17:17:31Z">
        <w:r>
          <w:rPr>
            <w:rFonts w:hint="eastAsia"/>
          </w:rPr>
          <w:t>参数2：名称：new_password；类型：char* ；说明：所指向区域用于存放新密码；</w:t>
        </w:r>
      </w:ins>
    </w:p>
    <w:p>
      <w:pPr>
        <w:ind w:firstLine="480"/>
        <w:rPr>
          <w:ins w:id="10452" w:author="冰蓝城 [2]" w:date="2019-10-22T17:17:31Z"/>
        </w:rPr>
      </w:pPr>
      <w:ins w:id="10453" w:author="冰蓝城 [2]" w:date="2019-10-22T17:17:31Z">
        <w:r>
          <w:rPr>
            <w:rFonts w:hint="eastAsia"/>
          </w:rPr>
          <w:t>参数3：名称：v</w:t>
        </w:r>
      </w:ins>
      <w:ins w:id="10454" w:author="冰蓝城 [2]" w:date="2019-10-22T17:17:31Z">
        <w:r>
          <w:rPr/>
          <w:t>erif</w:t>
        </w:r>
      </w:ins>
      <w:ins w:id="10455" w:author="冰蓝城 [2]" w:date="2019-10-22T17:17:31Z">
        <w:r>
          <w:rPr>
            <w:rFonts w:hint="eastAsia"/>
          </w:rPr>
          <w:t>y_c</w:t>
        </w:r>
      </w:ins>
      <w:ins w:id="10456" w:author="冰蓝城 [2]" w:date="2019-10-22T17:17:31Z">
        <w:r>
          <w:rPr/>
          <w:t>ode</w:t>
        </w:r>
      </w:ins>
      <w:ins w:id="10457" w:author="冰蓝城 [2]" w:date="2019-10-22T17:17:31Z">
        <w:r>
          <w:rPr>
            <w:rFonts w:hint="eastAsia"/>
          </w:rPr>
          <w:t>；类型：char* ；说明：所指向区域用于存放验证码；</w:t>
        </w:r>
      </w:ins>
    </w:p>
    <w:p>
      <w:pPr>
        <w:ind w:firstLine="480" w:firstLineChars="200"/>
        <w:rPr>
          <w:ins w:id="10458" w:author="冰蓝城 [2]" w:date="2019-10-22T17:17:31Z"/>
        </w:rPr>
      </w:pPr>
      <w:ins w:id="10459" w:author="冰蓝城 [2]" w:date="2019-10-22T17:17:31Z">
        <w:r>
          <w:rPr>
            <w:rFonts w:hint="eastAsia"/>
          </w:rPr>
          <w:t>返回值：无</w:t>
        </w:r>
      </w:ins>
    </w:p>
    <w:p>
      <w:pPr>
        <w:pStyle w:val="3"/>
        <w:ind w:firstLine="151"/>
        <w:rPr>
          <w:ins w:id="10460" w:author="冰蓝城 [2]" w:date="2019-10-22T17:17:31Z"/>
        </w:rPr>
      </w:pPr>
      <w:ins w:id="10461" w:author="冰蓝城 [2]" w:date="2019-10-22T17:17:31Z">
        <w:r>
          <w:rPr/>
          <w:t>5.2主界面默认展示</w:t>
        </w:r>
      </w:ins>
    </w:p>
    <w:p>
      <w:pPr>
        <w:ind w:firstLineChars="0"/>
        <w:jc w:val="center"/>
        <w:rPr>
          <w:ins w:id="10462" w:author="冰蓝城 [2]" w:date="2019-10-22T17:17:31Z"/>
        </w:rPr>
      </w:pPr>
      <w:ins w:id="10463" w:author="冰蓝城 [2]" w:date="2019-10-22T17:17:31Z">
        <w:r>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0"/>
                      <a:stretch>
                        <a:fillRect/>
                      </a:stretch>
                    </pic:blipFill>
                    <pic:spPr>
                      <a:xfrm>
                        <a:off x="0" y="0"/>
                        <a:ext cx="6113780" cy="3608070"/>
                      </a:xfrm>
                      <a:prstGeom prst="rect">
                        <a:avLst/>
                      </a:prstGeom>
                      <a:noFill/>
                      <a:ln w="9525">
                        <a:noFill/>
                      </a:ln>
                    </pic:spPr>
                  </pic:pic>
                </a:graphicData>
              </a:graphic>
            </wp:inline>
          </w:drawing>
        </w:r>
      </w:ins>
    </w:p>
    <w:p>
      <w:pPr>
        <w:pStyle w:val="3"/>
        <w:ind w:firstLine="151"/>
        <w:rPr>
          <w:ins w:id="10465" w:author="冰蓝城 [2]" w:date="2019-10-22T17:17:31Z"/>
        </w:rPr>
      </w:pPr>
      <w:ins w:id="10466" w:author="冰蓝城 [2]" w:date="2019-10-22T17:17:31Z">
        <w:r>
          <w:rPr/>
          <w:t>5.3 即时查询界面</w:t>
        </w:r>
      </w:ins>
    </w:p>
    <w:p>
      <w:pPr>
        <w:ind w:firstLineChars="0"/>
        <w:jc w:val="center"/>
        <w:rPr>
          <w:ins w:id="10467" w:author="冰蓝城 [2]" w:date="2019-10-22T17:17:31Z"/>
        </w:rPr>
      </w:pPr>
      <w:ins w:id="10468" w:author="冰蓝城 [2]" w:date="2019-10-22T17:17:31Z">
        <w:r>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61"/>
                      <a:stretch>
                        <a:fillRect/>
                      </a:stretch>
                    </pic:blipFill>
                    <pic:spPr>
                      <a:xfrm>
                        <a:off x="0" y="0"/>
                        <a:ext cx="4552950" cy="2657475"/>
                      </a:xfrm>
                      <a:prstGeom prst="rect">
                        <a:avLst/>
                      </a:prstGeom>
                      <a:noFill/>
                      <a:ln w="9525">
                        <a:noFill/>
                      </a:ln>
                    </pic:spPr>
                  </pic:pic>
                </a:graphicData>
              </a:graphic>
            </wp:inline>
          </w:drawing>
        </w:r>
      </w:ins>
    </w:p>
    <w:p>
      <w:pPr>
        <w:ind w:firstLine="480"/>
        <w:rPr>
          <w:ins w:id="10470" w:author="冰蓝城 [2]" w:date="2019-10-22T17:17:31Z"/>
        </w:rPr>
      </w:pPr>
      <w:ins w:id="10471" w:author="冰蓝城 [2]" w:date="2019-10-22T17:17:31Z">
        <w:r>
          <w:rPr>
            <w:rFonts w:hint="eastAsia"/>
          </w:rPr>
          <w:t>即时查询界面接口：</w:t>
        </w:r>
      </w:ins>
    </w:p>
    <w:p>
      <w:pPr>
        <w:ind w:firstLine="480"/>
        <w:rPr>
          <w:ins w:id="10472" w:author="冰蓝城 [2]" w:date="2019-10-22T17:17:31Z"/>
        </w:rPr>
      </w:pPr>
      <w:ins w:id="10473" w:author="冰蓝城 [2]" w:date="2019-10-22T17:17:31Z">
        <w:r>
          <w:rPr>
            <w:rFonts w:hint="eastAsia"/>
          </w:rPr>
          <w:t>①  标记查询</w:t>
        </w:r>
      </w:ins>
    </w:p>
    <w:p>
      <w:pPr>
        <w:ind w:firstLine="480"/>
        <w:rPr>
          <w:ins w:id="10474" w:author="冰蓝城 [2]" w:date="2019-10-22T17:17:31Z"/>
        </w:rPr>
      </w:pPr>
      <w:ins w:id="10475" w:author="冰蓝城 [2]" w:date="2019-10-22T17:17:31Z">
        <w:r>
          <w:rPr>
            <w:rFonts w:hint="eastAsia"/>
          </w:rPr>
          <w:t xml:space="preserve">void GeQueryTagInfo(Shell Query, float* </w:t>
        </w:r>
      </w:ins>
      <w:ins w:id="10476" w:author="冰蓝城 [2]" w:date="2019-10-22T17:17:31Z">
        <w:r>
          <w:rPr/>
          <w:t>longitude</w:t>
        </w:r>
      </w:ins>
      <w:ins w:id="10477" w:author="冰蓝城 [2]" w:date="2019-10-22T17:17:31Z">
        <w:r>
          <w:rPr>
            <w:rFonts w:hint="eastAsia"/>
          </w:rPr>
          <w:t xml:space="preserve">, float* </w:t>
        </w:r>
      </w:ins>
      <w:ins w:id="10478" w:author="冰蓝城 [2]" w:date="2019-10-22T17:17:31Z">
        <w:r>
          <w:rPr/>
          <w:t>latitude</w:t>
        </w:r>
      </w:ins>
      <w:ins w:id="10479" w:author="冰蓝城 [2]" w:date="2019-10-22T17:17:31Z">
        <w:r>
          <w:rPr>
            <w:rFonts w:hint="eastAsia"/>
          </w:rPr>
          <w:t xml:space="preserve">, float* </w:t>
        </w:r>
      </w:ins>
      <w:ins w:id="10480" w:author="冰蓝城 [2]" w:date="2019-10-22T17:17:31Z">
        <w:r>
          <w:rPr/>
          <w:t>h</w:t>
        </w:r>
      </w:ins>
      <w:ins w:id="10481" w:author="冰蓝城 [2]" w:date="2019-10-22T17:17:31Z">
        <w:r>
          <w:rPr>
            <w:rFonts w:hint="eastAsia"/>
          </w:rPr>
          <w:t>ei</w:t>
        </w:r>
      </w:ins>
      <w:ins w:id="10482" w:author="冰蓝城 [2]" w:date="2019-10-22T17:17:31Z">
        <w:r>
          <w:rPr/>
          <w:t>gh</w:t>
        </w:r>
      </w:ins>
      <w:ins w:id="10483" w:author="冰蓝城 [2]" w:date="2019-10-22T17:17:31Z">
        <w:r>
          <w:rPr>
            <w:rFonts w:hint="eastAsia"/>
          </w:rPr>
          <w:t>t,  Time* time);</w:t>
        </w:r>
      </w:ins>
    </w:p>
    <w:p>
      <w:pPr>
        <w:ind w:firstLine="480"/>
        <w:rPr>
          <w:ins w:id="10484" w:author="冰蓝城 [2]" w:date="2019-10-22T17:17:31Z"/>
        </w:rPr>
      </w:pPr>
      <w:ins w:id="10485" w:author="冰蓝城 [2]" w:date="2019-10-22T17:17:31Z">
        <w:r>
          <w:rPr>
            <w:rFonts w:hint="eastAsia"/>
          </w:rPr>
          <w:t>功能：从即时查询界面获取待查询标记的信息，并放入参数</w:t>
        </w:r>
      </w:ins>
      <w:ins w:id="10486" w:author="冰蓝城 [2]" w:date="2019-10-22T17:17:31Z">
        <w:r>
          <w:rPr/>
          <w:t>longitude</w:t>
        </w:r>
      </w:ins>
      <w:ins w:id="10487" w:author="冰蓝城 [2]" w:date="2019-10-22T17:17:31Z">
        <w:r>
          <w:rPr>
            <w:rFonts w:hint="eastAsia"/>
          </w:rPr>
          <w:t>、</w:t>
        </w:r>
      </w:ins>
      <w:ins w:id="10488" w:author="冰蓝城 [2]" w:date="2019-10-22T17:17:31Z">
        <w:r>
          <w:rPr/>
          <w:t>latitude</w:t>
        </w:r>
      </w:ins>
      <w:ins w:id="10489" w:author="冰蓝城 [2]" w:date="2019-10-22T17:17:31Z">
        <w:r>
          <w:rPr>
            <w:rFonts w:hint="eastAsia"/>
          </w:rPr>
          <w:t>、</w:t>
        </w:r>
      </w:ins>
      <w:ins w:id="10490" w:author="冰蓝城 [2]" w:date="2019-10-22T17:17:31Z">
        <w:r>
          <w:rPr/>
          <w:t>h</w:t>
        </w:r>
      </w:ins>
      <w:ins w:id="10491" w:author="冰蓝城 [2]" w:date="2019-10-22T17:17:31Z">
        <w:r>
          <w:rPr>
            <w:rFonts w:hint="eastAsia"/>
          </w:rPr>
          <w:t>ei</w:t>
        </w:r>
      </w:ins>
      <w:ins w:id="10492" w:author="冰蓝城 [2]" w:date="2019-10-22T17:17:31Z">
        <w:r>
          <w:rPr/>
          <w:t>gh</w:t>
        </w:r>
      </w:ins>
      <w:ins w:id="10493" w:author="冰蓝城 [2]" w:date="2019-10-22T17:17:31Z">
        <w:r>
          <w:rPr>
            <w:rFonts w:hint="eastAsia"/>
          </w:rPr>
          <w:t>t和time所指向的内存区域中；</w:t>
        </w:r>
      </w:ins>
    </w:p>
    <w:p>
      <w:pPr>
        <w:ind w:firstLine="480"/>
        <w:rPr>
          <w:ins w:id="10494" w:author="冰蓝城 [2]" w:date="2019-10-22T17:17:31Z"/>
        </w:rPr>
      </w:pPr>
      <w:ins w:id="10495" w:author="冰蓝城 [2]" w:date="2019-10-22T17:17:31Z">
        <w:r>
          <w:rPr>
            <w:rFonts w:hint="eastAsia"/>
          </w:rPr>
          <w:t>参数1：名称：Query；类型：</w:t>
        </w:r>
      </w:ins>
      <w:ins w:id="10496" w:author="冰蓝城 [2]" w:date="2019-10-22T17:17:31Z">
        <w:r>
          <w:rPr/>
          <w:t>Shell</w:t>
        </w:r>
      </w:ins>
      <w:ins w:id="10497" w:author="冰蓝城 [2]" w:date="2019-10-22T17:17:31Z">
        <w:r>
          <w:rPr>
            <w:rFonts w:hint="eastAsia"/>
          </w:rPr>
          <w:t>；说明：即时查询窗口；</w:t>
        </w:r>
      </w:ins>
    </w:p>
    <w:p>
      <w:pPr>
        <w:ind w:firstLine="480"/>
        <w:rPr>
          <w:ins w:id="10498" w:author="冰蓝城 [2]" w:date="2019-10-22T17:17:31Z"/>
        </w:rPr>
      </w:pPr>
      <w:ins w:id="10499" w:author="冰蓝城 [2]" w:date="2019-10-22T17:17:31Z">
        <w:r>
          <w:rPr>
            <w:rFonts w:hint="eastAsia"/>
          </w:rPr>
          <w:t>参数2：名称：</w:t>
        </w:r>
      </w:ins>
      <w:ins w:id="10500" w:author="冰蓝城 [2]" w:date="2019-10-22T17:17:31Z">
        <w:r>
          <w:rPr/>
          <w:t>longitude</w:t>
        </w:r>
      </w:ins>
      <w:ins w:id="10501" w:author="冰蓝城 [2]" w:date="2019-10-22T17:17:31Z">
        <w:r>
          <w:rPr>
            <w:rFonts w:hint="eastAsia"/>
          </w:rPr>
          <w:t>；类型：float * ；说明：待查询标记的经度；</w:t>
        </w:r>
      </w:ins>
    </w:p>
    <w:p>
      <w:pPr>
        <w:ind w:firstLine="480"/>
        <w:rPr>
          <w:ins w:id="10502" w:author="冰蓝城 [2]" w:date="2019-10-22T17:17:31Z"/>
        </w:rPr>
      </w:pPr>
      <w:ins w:id="10503" w:author="冰蓝城 [2]" w:date="2019-10-22T17:17:31Z">
        <w:r>
          <w:rPr>
            <w:rFonts w:hint="eastAsia"/>
          </w:rPr>
          <w:t>参数3：名称：</w:t>
        </w:r>
      </w:ins>
      <w:ins w:id="10504" w:author="冰蓝城 [2]" w:date="2019-10-22T17:17:31Z">
        <w:r>
          <w:rPr/>
          <w:t>latitude</w:t>
        </w:r>
      </w:ins>
      <w:ins w:id="10505" w:author="冰蓝城 [2]" w:date="2019-10-22T17:17:31Z">
        <w:r>
          <w:rPr>
            <w:rFonts w:hint="eastAsia"/>
          </w:rPr>
          <w:t>；类型：float* ；说明：待查询标记的纬度；</w:t>
        </w:r>
      </w:ins>
    </w:p>
    <w:p>
      <w:pPr>
        <w:ind w:firstLine="480"/>
        <w:rPr>
          <w:ins w:id="10506" w:author="冰蓝城 [2]" w:date="2019-10-22T17:17:31Z"/>
        </w:rPr>
      </w:pPr>
      <w:ins w:id="10507" w:author="冰蓝城 [2]" w:date="2019-10-22T17:17:31Z">
        <w:r>
          <w:rPr>
            <w:rFonts w:hint="eastAsia"/>
          </w:rPr>
          <w:t>参数4：名称：height；类型：float *；说明：待查询标记的高度；</w:t>
        </w:r>
      </w:ins>
    </w:p>
    <w:p>
      <w:pPr>
        <w:ind w:firstLine="480"/>
        <w:rPr>
          <w:ins w:id="10508" w:author="冰蓝城 [2]" w:date="2019-10-22T17:17:31Z"/>
        </w:rPr>
      </w:pPr>
      <w:ins w:id="10509" w:author="冰蓝城 [2]" w:date="2019-10-22T17:17:31Z">
        <w:r>
          <w:rPr>
            <w:rFonts w:hint="eastAsia"/>
          </w:rPr>
          <w:t>参数5：名称：time；类型：Time* ；说明：待查询标记的时间；</w:t>
        </w:r>
      </w:ins>
    </w:p>
    <w:p>
      <w:pPr>
        <w:ind w:firstLine="480"/>
        <w:rPr>
          <w:ins w:id="10510" w:author="冰蓝城 [2]" w:date="2019-10-22T17:17:31Z"/>
        </w:rPr>
      </w:pPr>
      <w:ins w:id="10511" w:author="冰蓝城 [2]" w:date="2019-10-22T17:17:31Z">
        <w:r>
          <w:rPr>
            <w:rFonts w:hint="eastAsia"/>
          </w:rPr>
          <w:t>返回值：无</w:t>
        </w:r>
      </w:ins>
    </w:p>
    <w:p>
      <w:pPr>
        <w:ind w:firstLine="480"/>
        <w:rPr>
          <w:ins w:id="10512" w:author="冰蓝城 [2]" w:date="2019-10-22T17:17:31Z"/>
        </w:rPr>
      </w:pPr>
      <w:ins w:id="10513" w:author="冰蓝城 [2]" w:date="2019-10-22T17:17:31Z">
        <w:r>
          <w:rPr>
            <w:rFonts w:hint="eastAsia"/>
          </w:rPr>
          <w:t>②  图层查询</w:t>
        </w:r>
      </w:ins>
    </w:p>
    <w:p>
      <w:pPr>
        <w:ind w:firstLine="480"/>
        <w:rPr>
          <w:ins w:id="10514" w:author="冰蓝城 [2]" w:date="2019-10-22T17:17:31Z"/>
        </w:rPr>
      </w:pPr>
      <w:ins w:id="10515" w:author="冰蓝城 [2]" w:date="2019-10-22T17:17:31Z">
        <w:r>
          <w:rPr>
            <w:rFonts w:hint="eastAsia"/>
          </w:rPr>
          <w:t>void GeQueryLayerInfo(Shell Query, int* layer);</w:t>
        </w:r>
      </w:ins>
    </w:p>
    <w:p>
      <w:pPr>
        <w:ind w:firstLine="480"/>
        <w:rPr>
          <w:ins w:id="10516" w:author="冰蓝城 [2]" w:date="2019-10-22T17:17:31Z"/>
        </w:rPr>
      </w:pPr>
      <w:ins w:id="10517" w:author="冰蓝城 [2]" w:date="2019-10-22T17:17:31Z">
        <w:r>
          <w:rPr>
            <w:rFonts w:hint="eastAsia"/>
          </w:rPr>
          <w:t>功能：从即时查询界面获取待查询图层的信息，并放入参数layer所指向的内存区域中；</w:t>
        </w:r>
      </w:ins>
    </w:p>
    <w:p>
      <w:pPr>
        <w:ind w:firstLine="480"/>
        <w:rPr>
          <w:ins w:id="10518" w:author="冰蓝城 [2]" w:date="2019-10-22T17:17:31Z"/>
        </w:rPr>
      </w:pPr>
      <w:ins w:id="10519" w:author="冰蓝城 [2]" w:date="2019-10-22T17:17:31Z">
        <w:r>
          <w:rPr>
            <w:rFonts w:hint="eastAsia"/>
          </w:rPr>
          <w:t>参数1：名称：Query；类型：</w:t>
        </w:r>
      </w:ins>
      <w:ins w:id="10520" w:author="冰蓝城 [2]" w:date="2019-10-22T17:17:31Z">
        <w:r>
          <w:rPr/>
          <w:t>Shell</w:t>
        </w:r>
      </w:ins>
      <w:ins w:id="10521" w:author="冰蓝城 [2]" w:date="2019-10-22T17:17:31Z">
        <w:r>
          <w:rPr>
            <w:rFonts w:hint="eastAsia"/>
          </w:rPr>
          <w:t>；说明：即时查询窗口；</w:t>
        </w:r>
      </w:ins>
    </w:p>
    <w:p>
      <w:pPr>
        <w:ind w:firstLine="480"/>
        <w:rPr>
          <w:ins w:id="10522" w:author="冰蓝城 [2]" w:date="2019-10-22T17:17:31Z"/>
        </w:rPr>
      </w:pPr>
      <w:ins w:id="10523" w:author="冰蓝城 [2]" w:date="2019-10-22T17:17:31Z">
        <w:r>
          <w:rPr>
            <w:rFonts w:hint="eastAsia"/>
          </w:rPr>
          <w:t>参数2：名称：layer；类型：int* ；说明：待查询图层的ID；</w:t>
        </w:r>
      </w:ins>
    </w:p>
    <w:p>
      <w:pPr>
        <w:ind w:firstLine="480"/>
        <w:rPr>
          <w:ins w:id="10524" w:author="冰蓝城 [2]" w:date="2019-10-22T17:17:31Z"/>
        </w:rPr>
      </w:pPr>
      <w:ins w:id="10525" w:author="冰蓝城 [2]" w:date="2019-10-22T17:17:31Z">
        <w:r>
          <w:rPr>
            <w:rFonts w:hint="eastAsia"/>
          </w:rPr>
          <w:t>返回值：无</w:t>
        </w:r>
      </w:ins>
    </w:p>
    <w:p>
      <w:pPr>
        <w:ind w:firstLine="480"/>
        <w:rPr>
          <w:ins w:id="10526" w:author="冰蓝城 [2]" w:date="2019-10-22T17:17:31Z"/>
        </w:rPr>
      </w:pPr>
      <w:ins w:id="10527" w:author="冰蓝城 [2]" w:date="2019-10-22T17:17:31Z">
        <w:r>
          <w:rPr>
            <w:rFonts w:hint="eastAsia"/>
          </w:rPr>
          <w:t>③  线路查询</w:t>
        </w:r>
      </w:ins>
    </w:p>
    <w:p>
      <w:pPr>
        <w:ind w:firstLine="480"/>
        <w:rPr>
          <w:ins w:id="10528" w:author="冰蓝城 [2]" w:date="2019-10-22T17:17:31Z"/>
        </w:rPr>
      </w:pPr>
      <w:ins w:id="10529" w:author="冰蓝城 [2]" w:date="2019-10-22T17:17:31Z">
        <w:r>
          <w:rPr>
            <w:rFonts w:hint="eastAsia"/>
          </w:rPr>
          <w:t>void GeQueryLineInfo(Shell Query, int* strat_tag_id, int* end_tag_id);</w:t>
        </w:r>
      </w:ins>
    </w:p>
    <w:p>
      <w:pPr>
        <w:ind w:firstLine="480"/>
        <w:rPr>
          <w:ins w:id="10530" w:author="冰蓝城 [2]" w:date="2019-10-22T17:17:31Z"/>
        </w:rPr>
      </w:pPr>
      <w:ins w:id="10531" w:author="冰蓝城 [2]" w:date="2019-10-22T17:17:31Z">
        <w:r>
          <w:rPr>
            <w:rFonts w:hint="eastAsia"/>
          </w:rPr>
          <w:t>功能：从即时查询界面获取待查询路线的信息，并放入参数strat_tag_id和end_tag_id所指向的内存区域中；</w:t>
        </w:r>
      </w:ins>
    </w:p>
    <w:p>
      <w:pPr>
        <w:ind w:firstLine="480"/>
        <w:rPr>
          <w:ins w:id="10532" w:author="冰蓝城 [2]" w:date="2019-10-22T17:17:31Z"/>
        </w:rPr>
      </w:pPr>
      <w:ins w:id="10533" w:author="冰蓝城 [2]" w:date="2019-10-22T17:17:31Z">
        <w:r>
          <w:rPr>
            <w:rFonts w:hint="eastAsia"/>
          </w:rPr>
          <w:t>参数1：名称：Query；类型：</w:t>
        </w:r>
      </w:ins>
      <w:ins w:id="10534" w:author="冰蓝城 [2]" w:date="2019-10-22T17:17:31Z">
        <w:r>
          <w:rPr/>
          <w:t>Shell</w:t>
        </w:r>
      </w:ins>
      <w:ins w:id="10535" w:author="冰蓝城 [2]" w:date="2019-10-22T17:17:31Z">
        <w:r>
          <w:rPr>
            <w:rFonts w:hint="eastAsia"/>
          </w:rPr>
          <w:t>；说明：即时查询窗口；</w:t>
        </w:r>
      </w:ins>
    </w:p>
    <w:p>
      <w:pPr>
        <w:ind w:firstLine="480"/>
        <w:rPr>
          <w:ins w:id="10536" w:author="冰蓝城 [2]" w:date="2019-10-22T17:17:31Z"/>
        </w:rPr>
      </w:pPr>
      <w:ins w:id="10537" w:author="冰蓝城 [2]" w:date="2019-10-22T17:17:31Z">
        <w:r>
          <w:rPr>
            <w:rFonts w:hint="eastAsia"/>
          </w:rPr>
          <w:t>参数2：名称：strat_tag_id；类型：int* ；说明：待查询路线的起点标记ID；</w:t>
        </w:r>
      </w:ins>
    </w:p>
    <w:p>
      <w:pPr>
        <w:ind w:firstLine="480"/>
        <w:rPr>
          <w:ins w:id="10538" w:author="冰蓝城 [2]" w:date="2019-10-22T17:17:31Z"/>
        </w:rPr>
      </w:pPr>
      <w:ins w:id="10539" w:author="冰蓝城 [2]" w:date="2019-10-22T17:17:31Z">
        <w:r>
          <w:rPr>
            <w:rFonts w:hint="eastAsia"/>
          </w:rPr>
          <w:t>参数3：名称：end_tag_id；类型：int* ；说明：待查询路线的终点标记ID；</w:t>
        </w:r>
      </w:ins>
    </w:p>
    <w:p>
      <w:pPr>
        <w:ind w:firstLine="480" w:firstLineChars="200"/>
        <w:rPr>
          <w:ins w:id="10540" w:author="冰蓝城 [2]" w:date="2019-10-22T17:17:31Z"/>
        </w:rPr>
      </w:pPr>
      <w:ins w:id="10541" w:author="冰蓝城 [2]" w:date="2019-10-22T17:17:31Z">
        <w:r>
          <w:rPr>
            <w:rFonts w:hint="eastAsia"/>
          </w:rPr>
          <w:t>返回值：无</w:t>
        </w:r>
      </w:ins>
    </w:p>
    <w:p>
      <w:pPr>
        <w:pStyle w:val="3"/>
        <w:ind w:firstLine="151"/>
        <w:rPr>
          <w:ins w:id="10542" w:author="冰蓝城 [2]" w:date="2019-10-22T17:17:31Z"/>
        </w:rPr>
      </w:pPr>
      <w:ins w:id="10543" w:author="冰蓝城 [2]" w:date="2019-10-22T17:17:31Z">
        <w:r>
          <w:rPr/>
          <w:t>5.4 数据上传界面</w:t>
        </w:r>
      </w:ins>
    </w:p>
    <w:p>
      <w:pPr>
        <w:ind w:firstLineChars="0"/>
        <w:jc w:val="center"/>
        <w:rPr>
          <w:ins w:id="10544" w:author="冰蓝城 [2]" w:date="2019-10-22T17:17:31Z"/>
        </w:rPr>
      </w:pPr>
      <w:ins w:id="10545" w:author="冰蓝城 [2]" w:date="2019-10-22T17:17:31Z">
        <w:r>
          <w:rPr>
            <w:color w:val="auto"/>
            <w:u w:val="none"/>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6" cstate="print"/>
                      <a:stretch>
                        <a:fillRect/>
                      </a:stretch>
                    </pic:blipFill>
                    <pic:spPr>
                      <a:xfrm>
                        <a:off x="0" y="0"/>
                        <a:ext cx="4838700" cy="3038475"/>
                      </a:xfrm>
                      <a:prstGeom prst="rect">
                        <a:avLst/>
                      </a:prstGeom>
                      <a:noFill/>
                      <a:ln w="9525">
                        <a:noFill/>
                      </a:ln>
                    </pic:spPr>
                  </pic:pic>
                </a:graphicData>
              </a:graphic>
            </wp:inline>
          </w:drawing>
        </w:r>
      </w:ins>
    </w:p>
    <w:p>
      <w:pPr>
        <w:ind w:firstLine="480"/>
        <w:rPr>
          <w:ins w:id="10547" w:author="冰蓝城 [2]" w:date="2019-10-22T17:17:31Z"/>
        </w:rPr>
      </w:pPr>
      <w:ins w:id="10548" w:author="冰蓝城 [2]" w:date="2019-10-22T17:17:31Z">
        <w:r>
          <w:rPr/>
          <w:t>数据上传界面</w:t>
        </w:r>
      </w:ins>
      <w:ins w:id="10549" w:author="冰蓝城 [2]" w:date="2019-10-22T17:17:31Z">
        <w:r>
          <w:rPr>
            <w:rFonts w:hint="eastAsia"/>
          </w:rPr>
          <w:t>接口：</w:t>
        </w:r>
      </w:ins>
    </w:p>
    <w:p>
      <w:pPr>
        <w:ind w:firstLine="480"/>
        <w:rPr>
          <w:ins w:id="10550" w:author="冰蓝城 [2]" w:date="2019-10-22T17:17:31Z"/>
        </w:rPr>
      </w:pPr>
      <w:ins w:id="10551" w:author="冰蓝城 [2]" w:date="2019-10-22T17:17:31Z">
        <w:r>
          <w:rPr>
            <w:rFonts w:hint="eastAsia"/>
          </w:rPr>
          <w:t>① 标记上传</w:t>
        </w:r>
      </w:ins>
    </w:p>
    <w:p>
      <w:pPr>
        <w:ind w:firstLine="480"/>
        <w:rPr>
          <w:ins w:id="10552" w:author="冰蓝城 [2]" w:date="2019-10-22T17:17:31Z"/>
        </w:rPr>
      </w:pPr>
      <w:ins w:id="10553" w:author="冰蓝城 [2]" w:date="2019-10-22T17:17:31Z">
        <w:r>
          <w:rPr>
            <w:rFonts w:hint="eastAsia"/>
          </w:rPr>
          <w:t>void GeUploadTagInfo(Shell Upload, Set* tag_id);</w:t>
        </w:r>
      </w:ins>
    </w:p>
    <w:p>
      <w:pPr>
        <w:ind w:firstLine="480"/>
        <w:rPr>
          <w:ins w:id="10554" w:author="冰蓝城 [2]" w:date="2019-10-22T17:17:31Z"/>
        </w:rPr>
      </w:pPr>
      <w:ins w:id="10555" w:author="冰蓝城 [2]" w:date="2019-10-22T17:17:31Z">
        <w:r>
          <w:rPr>
            <w:rFonts w:hint="eastAsia"/>
          </w:rPr>
          <w:t>功能：从数据上传界面获取待上传标记的信息，并放入参数tag_id所指向的内存区域中；</w:t>
        </w:r>
      </w:ins>
    </w:p>
    <w:p>
      <w:pPr>
        <w:ind w:firstLine="480"/>
        <w:rPr>
          <w:ins w:id="10556" w:author="冰蓝城 [2]" w:date="2019-10-22T17:17:31Z"/>
        </w:rPr>
      </w:pPr>
      <w:ins w:id="10557" w:author="冰蓝城 [2]" w:date="2019-10-22T17:17:31Z">
        <w:r>
          <w:rPr>
            <w:rFonts w:hint="eastAsia"/>
          </w:rPr>
          <w:t>参数1：名称：Upload；类型：</w:t>
        </w:r>
      </w:ins>
      <w:ins w:id="10558" w:author="冰蓝城 [2]" w:date="2019-10-22T17:17:31Z">
        <w:r>
          <w:rPr/>
          <w:t>Shell</w:t>
        </w:r>
      </w:ins>
      <w:ins w:id="10559" w:author="冰蓝城 [2]" w:date="2019-10-22T17:17:31Z">
        <w:r>
          <w:rPr>
            <w:rFonts w:hint="eastAsia"/>
          </w:rPr>
          <w:t>；说明：数据上传窗口；</w:t>
        </w:r>
      </w:ins>
    </w:p>
    <w:p>
      <w:pPr>
        <w:ind w:firstLine="480"/>
        <w:rPr>
          <w:ins w:id="10560" w:author="冰蓝城 [2]" w:date="2019-10-22T17:17:31Z"/>
        </w:rPr>
      </w:pPr>
      <w:ins w:id="10561" w:author="冰蓝城 [2]" w:date="2019-10-22T17:17:31Z">
        <w:r>
          <w:rPr>
            <w:rFonts w:hint="eastAsia"/>
          </w:rPr>
          <w:t>参数2：名称：tag_id；类型：Set * ；说明：待上传标记ID的集合；</w:t>
        </w:r>
      </w:ins>
    </w:p>
    <w:p>
      <w:pPr>
        <w:ind w:firstLine="480"/>
        <w:rPr>
          <w:ins w:id="10562" w:author="冰蓝城 [2]" w:date="2019-10-22T17:17:31Z"/>
        </w:rPr>
      </w:pPr>
      <w:ins w:id="10563" w:author="冰蓝城 [2]" w:date="2019-10-22T17:17:31Z">
        <w:r>
          <w:rPr>
            <w:rFonts w:hint="eastAsia"/>
          </w:rPr>
          <w:t>返回值：无</w:t>
        </w:r>
      </w:ins>
    </w:p>
    <w:p>
      <w:pPr>
        <w:ind w:firstLine="480" w:firstLineChars="200"/>
        <w:rPr>
          <w:ins w:id="10564" w:author="冰蓝城 [2]" w:date="2019-10-22T17:17:31Z"/>
        </w:rPr>
      </w:pPr>
      <w:ins w:id="10565" w:author="冰蓝城 [2]" w:date="2019-10-22T17:17:31Z">
        <w:r>
          <w:rPr>
            <w:rFonts w:hint="eastAsia"/>
          </w:rPr>
          <w:t>② 线路上传</w:t>
        </w:r>
      </w:ins>
    </w:p>
    <w:p>
      <w:pPr>
        <w:ind w:firstLine="480"/>
        <w:rPr>
          <w:ins w:id="10566" w:author="冰蓝城 [2]" w:date="2019-10-22T17:17:31Z"/>
        </w:rPr>
      </w:pPr>
      <w:ins w:id="10567" w:author="冰蓝城 [2]" w:date="2019-10-22T17:17:31Z">
        <w:r>
          <w:rPr>
            <w:rFonts w:hint="eastAsia"/>
          </w:rPr>
          <w:t>void GeUploadLineInfo(Shell Upload, List* tag_id);</w:t>
        </w:r>
      </w:ins>
    </w:p>
    <w:p>
      <w:pPr>
        <w:ind w:firstLine="480"/>
        <w:rPr>
          <w:ins w:id="10568" w:author="冰蓝城 [2]" w:date="2019-10-22T17:17:31Z"/>
        </w:rPr>
      </w:pPr>
      <w:ins w:id="10569" w:author="冰蓝城 [2]" w:date="2019-10-22T17:17:31Z">
        <w:r>
          <w:rPr>
            <w:rFonts w:hint="eastAsia"/>
          </w:rPr>
          <w:t>功能：从数据上传界面获取待上传路线包含的标记的信息，并放入参数tag_id所指向的内存区域中；</w:t>
        </w:r>
      </w:ins>
    </w:p>
    <w:p>
      <w:pPr>
        <w:ind w:firstLine="480"/>
        <w:rPr>
          <w:ins w:id="10570" w:author="冰蓝城 [2]" w:date="2019-10-22T17:17:31Z"/>
        </w:rPr>
      </w:pPr>
      <w:ins w:id="10571" w:author="冰蓝城 [2]" w:date="2019-10-22T17:17:31Z">
        <w:r>
          <w:rPr>
            <w:rFonts w:hint="eastAsia"/>
          </w:rPr>
          <w:t>参数1：名称：Upload；类型：</w:t>
        </w:r>
      </w:ins>
      <w:ins w:id="10572" w:author="冰蓝城 [2]" w:date="2019-10-22T17:17:31Z">
        <w:r>
          <w:rPr/>
          <w:t>Shell</w:t>
        </w:r>
      </w:ins>
      <w:ins w:id="10573" w:author="冰蓝城 [2]" w:date="2019-10-22T17:17:31Z">
        <w:r>
          <w:rPr>
            <w:rFonts w:hint="eastAsia"/>
          </w:rPr>
          <w:t>；说明：数据上传窗口；</w:t>
        </w:r>
      </w:ins>
    </w:p>
    <w:p>
      <w:pPr>
        <w:ind w:firstLine="480"/>
        <w:rPr>
          <w:ins w:id="10574" w:author="冰蓝城 [2]" w:date="2019-10-22T17:17:31Z"/>
        </w:rPr>
      </w:pPr>
      <w:ins w:id="10575" w:author="冰蓝城 [2]" w:date="2019-10-22T17:17:31Z">
        <w:r>
          <w:rPr>
            <w:rFonts w:hint="eastAsia"/>
          </w:rPr>
          <w:t>参数2：名称：tag_id；类型：List * ；说明：待上传路线包含的标记ID的链表；</w:t>
        </w:r>
      </w:ins>
    </w:p>
    <w:p>
      <w:pPr>
        <w:ind w:firstLine="480" w:firstLineChars="200"/>
        <w:rPr>
          <w:ins w:id="10576" w:author="冰蓝城 [2]" w:date="2019-10-22T17:17:31Z"/>
        </w:rPr>
      </w:pPr>
      <w:ins w:id="10577" w:author="冰蓝城 [2]" w:date="2019-10-22T17:17:31Z">
        <w:r>
          <w:rPr>
            <w:rFonts w:hint="eastAsia"/>
          </w:rPr>
          <w:t>返回值：无</w:t>
        </w:r>
      </w:ins>
    </w:p>
    <w:p>
      <w:pPr>
        <w:pStyle w:val="3"/>
        <w:ind w:firstLine="151"/>
        <w:rPr>
          <w:ins w:id="10578" w:author="冰蓝城 [2]" w:date="2019-10-22T17:17:31Z"/>
        </w:rPr>
      </w:pPr>
      <w:ins w:id="10579" w:author="冰蓝城 [2]" w:date="2019-10-22T17:17:31Z">
        <w:r>
          <w:rPr/>
          <w:t>5.5 分享界面</w:t>
        </w:r>
      </w:ins>
    </w:p>
    <w:p>
      <w:pPr>
        <w:ind w:firstLine="0" w:firstLineChars="0"/>
        <w:jc w:val="center"/>
        <w:rPr>
          <w:ins w:id="10580" w:author="冰蓝城 [2]" w:date="2019-10-22T17:17:31Z"/>
        </w:rPr>
      </w:pPr>
      <w:ins w:id="10581" w:author="冰蓝城 [2]" w:date="2019-10-22T17:17:31Z">
        <w:r>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62"/>
                      <a:stretch>
                        <a:fillRect/>
                      </a:stretch>
                    </pic:blipFill>
                    <pic:spPr>
                      <a:xfrm>
                        <a:off x="0" y="0"/>
                        <a:ext cx="4610100" cy="2847975"/>
                      </a:xfrm>
                      <a:prstGeom prst="rect">
                        <a:avLst/>
                      </a:prstGeom>
                      <a:noFill/>
                      <a:ln w="9525">
                        <a:noFill/>
                      </a:ln>
                    </pic:spPr>
                  </pic:pic>
                </a:graphicData>
              </a:graphic>
            </wp:inline>
          </w:drawing>
        </w:r>
      </w:ins>
    </w:p>
    <w:p>
      <w:pPr>
        <w:ind w:firstLine="480"/>
        <w:rPr>
          <w:ins w:id="10583" w:author="冰蓝城 [2]" w:date="2019-10-22T17:17:31Z"/>
        </w:rPr>
      </w:pPr>
      <w:ins w:id="10584" w:author="冰蓝城 [2]" w:date="2019-10-22T17:17:31Z">
        <w:r>
          <w:rPr/>
          <w:t>分享界面</w:t>
        </w:r>
      </w:ins>
      <w:ins w:id="10585" w:author="冰蓝城 [2]" w:date="2019-10-22T17:17:31Z">
        <w:r>
          <w:rPr>
            <w:rFonts w:hint="eastAsia"/>
          </w:rPr>
          <w:t>接口：</w:t>
        </w:r>
      </w:ins>
    </w:p>
    <w:p>
      <w:pPr>
        <w:ind w:firstLine="480"/>
        <w:rPr>
          <w:ins w:id="10586" w:author="冰蓝城 [2]" w:date="2019-10-22T17:17:31Z"/>
        </w:rPr>
      </w:pPr>
      <w:ins w:id="10587" w:author="冰蓝城 [2]" w:date="2019-10-22T17:17:31Z">
        <w:r>
          <w:rPr>
            <w:rFonts w:hint="eastAsia"/>
          </w:rPr>
          <w:t>void GeShareInfo(Shell Share, List* tag_id, int* platform_id);</w:t>
        </w:r>
      </w:ins>
    </w:p>
    <w:p>
      <w:pPr>
        <w:ind w:firstLine="480"/>
        <w:rPr>
          <w:ins w:id="10588" w:author="冰蓝城 [2]" w:date="2019-10-22T17:17:31Z"/>
        </w:rPr>
      </w:pPr>
      <w:ins w:id="10589" w:author="冰蓝城 [2]" w:date="2019-10-22T17:17:31Z">
        <w:r>
          <w:rPr>
            <w:rFonts w:hint="eastAsia"/>
          </w:rPr>
          <w:t>功能：从分享界面获取分享标记/线路及平台的信息，并放入参数tag_id和platform_id所指向的内存区域中；</w:t>
        </w:r>
      </w:ins>
    </w:p>
    <w:p>
      <w:pPr>
        <w:ind w:firstLine="480"/>
        <w:rPr>
          <w:ins w:id="10590" w:author="冰蓝城 [2]" w:date="2019-10-22T17:17:31Z"/>
        </w:rPr>
      </w:pPr>
      <w:ins w:id="10591" w:author="冰蓝城 [2]" w:date="2019-10-22T17:17:31Z">
        <w:r>
          <w:rPr>
            <w:rFonts w:hint="eastAsia"/>
          </w:rPr>
          <w:t>参数1：名称：Share；类型：</w:t>
        </w:r>
      </w:ins>
      <w:ins w:id="10592" w:author="冰蓝城 [2]" w:date="2019-10-22T17:17:31Z">
        <w:r>
          <w:rPr/>
          <w:t>Shell</w:t>
        </w:r>
      </w:ins>
      <w:ins w:id="10593" w:author="冰蓝城 [2]" w:date="2019-10-22T17:17:31Z">
        <w:r>
          <w:rPr>
            <w:rFonts w:hint="eastAsia"/>
          </w:rPr>
          <w:t>；说明：分享窗口；</w:t>
        </w:r>
      </w:ins>
    </w:p>
    <w:p>
      <w:pPr>
        <w:ind w:firstLine="480"/>
        <w:rPr>
          <w:ins w:id="10594" w:author="冰蓝城 [2]" w:date="2019-10-22T17:17:31Z"/>
        </w:rPr>
      </w:pPr>
      <w:ins w:id="10595" w:author="冰蓝城 [2]" w:date="2019-10-22T17:17:31Z">
        <w:r>
          <w:rPr>
            <w:rFonts w:hint="eastAsia"/>
          </w:rPr>
          <w:t>参数2：名称：tag_id；类型：List * ；说明：待分享标记ID的链表；</w:t>
        </w:r>
      </w:ins>
    </w:p>
    <w:p>
      <w:pPr>
        <w:ind w:firstLine="480"/>
        <w:rPr>
          <w:ins w:id="10596" w:author="冰蓝城 [2]" w:date="2019-10-22T17:17:31Z"/>
        </w:rPr>
      </w:pPr>
      <w:ins w:id="10597" w:author="冰蓝城 [2]" w:date="2019-10-22T17:17:31Z">
        <w:r>
          <w:rPr>
            <w:rFonts w:hint="eastAsia"/>
          </w:rPr>
          <w:t>参数3：名称：platform_id；类型：int * ；说明：分享平台的ID；</w:t>
        </w:r>
      </w:ins>
    </w:p>
    <w:p>
      <w:pPr>
        <w:ind w:firstLine="480" w:firstLineChars="200"/>
        <w:rPr>
          <w:ins w:id="10598" w:author="冰蓝城 [2]" w:date="2019-10-22T17:17:31Z"/>
        </w:rPr>
      </w:pPr>
      <w:ins w:id="10599" w:author="冰蓝城 [2]" w:date="2019-10-22T17:17:31Z">
        <w:r>
          <w:rPr>
            <w:rFonts w:hint="eastAsia"/>
          </w:rPr>
          <w:t>返回值：无</w:t>
        </w:r>
      </w:ins>
    </w:p>
    <w:p>
      <w:pPr>
        <w:pStyle w:val="3"/>
        <w:ind w:firstLine="151"/>
        <w:rPr>
          <w:ins w:id="10600" w:author="冰蓝城 [2]" w:date="2019-10-22T17:17:31Z"/>
        </w:rPr>
      </w:pPr>
      <w:ins w:id="10601" w:author="冰蓝城 [2]" w:date="2019-10-22T17:17:31Z">
        <w:r>
          <w:rPr/>
          <w:t>5.6 添加标记</w:t>
        </w:r>
      </w:ins>
      <w:ins w:id="10602" w:author="冰蓝城 [2]" w:date="2019-10-22T17:17:31Z">
        <w:r>
          <w:rPr>
            <w:rFonts w:hint="eastAsia"/>
          </w:rPr>
          <w:t>/路线</w:t>
        </w:r>
      </w:ins>
      <w:ins w:id="10603" w:author="冰蓝城 [2]" w:date="2019-10-22T17:17:31Z">
        <w:r>
          <w:rPr/>
          <w:t>界面</w:t>
        </w:r>
      </w:ins>
    </w:p>
    <w:p>
      <w:pPr>
        <w:ind w:firstLineChars="0"/>
        <w:jc w:val="center"/>
        <w:rPr>
          <w:ins w:id="10604" w:author="冰蓝城 [2]" w:date="2019-10-22T17:17:31Z"/>
        </w:rPr>
      </w:pPr>
      <w:ins w:id="10605" w:author="冰蓝城 [2]" w:date="2019-10-22T17:17:31Z">
        <w:r>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63"/>
                      <a:stretch>
                        <a:fillRect/>
                      </a:stretch>
                    </pic:blipFill>
                    <pic:spPr>
                      <a:xfrm>
                        <a:off x="0" y="0"/>
                        <a:ext cx="4495800" cy="3352800"/>
                      </a:xfrm>
                      <a:prstGeom prst="rect">
                        <a:avLst/>
                      </a:prstGeom>
                      <a:noFill/>
                      <a:ln w="9525">
                        <a:noFill/>
                      </a:ln>
                    </pic:spPr>
                  </pic:pic>
                </a:graphicData>
              </a:graphic>
            </wp:inline>
          </w:drawing>
        </w:r>
      </w:ins>
    </w:p>
    <w:p>
      <w:pPr>
        <w:ind w:firstLineChars="0"/>
        <w:jc w:val="center"/>
        <w:rPr>
          <w:ins w:id="10607" w:author="冰蓝城 [2]" w:date="2019-10-22T17:17:31Z"/>
        </w:rPr>
      </w:pPr>
      <w:ins w:id="10608" w:author="冰蓝城 [2]" w:date="2019-10-22T17:17:31Z">
        <w:r>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64"/>
                      <a:stretch>
                        <a:fillRect/>
                      </a:stretch>
                    </pic:blipFill>
                    <pic:spPr>
                      <a:xfrm>
                        <a:off x="0" y="0"/>
                        <a:ext cx="4495800" cy="2533650"/>
                      </a:xfrm>
                      <a:prstGeom prst="rect">
                        <a:avLst/>
                      </a:prstGeom>
                      <a:noFill/>
                      <a:ln w="9525">
                        <a:noFill/>
                      </a:ln>
                    </pic:spPr>
                  </pic:pic>
                </a:graphicData>
              </a:graphic>
            </wp:inline>
          </w:drawing>
        </w:r>
      </w:ins>
    </w:p>
    <w:p>
      <w:pPr>
        <w:ind w:firstLine="480" w:firstLineChars="200"/>
        <w:rPr>
          <w:ins w:id="10610" w:author="冰蓝城 [2]" w:date="2019-10-22T17:17:31Z"/>
        </w:rPr>
      </w:pPr>
      <w:ins w:id="10611" w:author="冰蓝城 [2]" w:date="2019-10-22T17:17:31Z">
        <w:r>
          <w:rPr/>
          <w:t>添加标记</w:t>
        </w:r>
      </w:ins>
      <w:ins w:id="10612" w:author="冰蓝城 [2]" w:date="2019-10-22T17:17:31Z">
        <w:r>
          <w:rPr>
            <w:rFonts w:hint="eastAsia"/>
          </w:rPr>
          <w:t>/路线</w:t>
        </w:r>
      </w:ins>
      <w:ins w:id="10613" w:author="冰蓝城 [2]" w:date="2019-10-22T17:17:31Z">
        <w:r>
          <w:rPr/>
          <w:t>界面</w:t>
        </w:r>
      </w:ins>
      <w:ins w:id="10614" w:author="冰蓝城 [2]" w:date="2019-10-22T17:17:31Z">
        <w:r>
          <w:rPr>
            <w:rFonts w:hint="eastAsia"/>
          </w:rPr>
          <w:t>接口：</w:t>
        </w:r>
      </w:ins>
    </w:p>
    <w:p>
      <w:pPr>
        <w:ind w:firstLine="480"/>
        <w:rPr>
          <w:ins w:id="10615" w:author="冰蓝城 [2]" w:date="2019-10-22T17:17:31Z"/>
        </w:rPr>
      </w:pPr>
      <w:ins w:id="10616" w:author="冰蓝城 [2]" w:date="2019-10-22T17:17:31Z">
        <w:r>
          <w:rPr>
            <w:rFonts w:hint="eastAsia"/>
          </w:rPr>
          <w:t>① 添加标记界面</w:t>
        </w:r>
      </w:ins>
    </w:p>
    <w:p>
      <w:pPr>
        <w:ind w:firstLine="480"/>
        <w:rPr>
          <w:ins w:id="10617" w:author="冰蓝城 [2]" w:date="2019-10-22T17:17:31Z"/>
        </w:rPr>
      </w:pPr>
      <w:ins w:id="10618" w:author="冰蓝城 [2]" w:date="2019-10-22T17:17:31Z">
        <w:r>
          <w:rPr>
            <w:rFonts w:hint="eastAsia"/>
          </w:rPr>
          <w:t xml:space="preserve">void GetAddTagInfo(Shell AddTag, </w:t>
        </w:r>
      </w:ins>
      <w:ins w:id="10619" w:author="冰蓝城 [2]" w:date="2019-10-22T17:17:31Z">
        <w:r>
          <w:rPr/>
          <w:t>BufferedImage</w:t>
        </w:r>
      </w:ins>
      <w:ins w:id="10620" w:author="冰蓝城 [2]" w:date="2019-10-22T17:17:31Z">
        <w:r>
          <w:rPr>
            <w:rFonts w:hint="eastAsia"/>
          </w:rPr>
          <w:t xml:space="preserve">* image, float* </w:t>
        </w:r>
      </w:ins>
      <w:ins w:id="10621" w:author="冰蓝城 [2]" w:date="2019-10-22T17:17:31Z">
        <w:r>
          <w:rPr/>
          <w:t>longitude</w:t>
        </w:r>
      </w:ins>
      <w:ins w:id="10622" w:author="冰蓝城 [2]" w:date="2019-10-22T17:17:31Z">
        <w:r>
          <w:rPr>
            <w:rFonts w:hint="eastAsia"/>
          </w:rPr>
          <w:t xml:space="preserve">, float* </w:t>
        </w:r>
      </w:ins>
      <w:ins w:id="10623" w:author="冰蓝城 [2]" w:date="2019-10-22T17:17:31Z">
        <w:r>
          <w:rPr/>
          <w:t>latitude</w:t>
        </w:r>
      </w:ins>
      <w:ins w:id="10624" w:author="冰蓝城 [2]" w:date="2019-10-22T17:17:31Z">
        <w:r>
          <w:rPr>
            <w:rFonts w:hint="eastAsia"/>
          </w:rPr>
          <w:t xml:space="preserve">, float* </w:t>
        </w:r>
      </w:ins>
      <w:ins w:id="10625" w:author="冰蓝城 [2]" w:date="2019-10-22T17:17:31Z">
        <w:r>
          <w:rPr/>
          <w:t>h</w:t>
        </w:r>
      </w:ins>
      <w:ins w:id="10626" w:author="冰蓝城 [2]" w:date="2019-10-22T17:17:31Z">
        <w:r>
          <w:rPr>
            <w:rFonts w:hint="eastAsia"/>
          </w:rPr>
          <w:t>ei</w:t>
        </w:r>
      </w:ins>
      <w:ins w:id="10627" w:author="冰蓝城 [2]" w:date="2019-10-22T17:17:31Z">
        <w:r>
          <w:rPr/>
          <w:t>gh</w:t>
        </w:r>
      </w:ins>
      <w:ins w:id="10628" w:author="冰蓝城 [2]" w:date="2019-10-22T17:17:31Z">
        <w:r>
          <w:rPr>
            <w:rFonts w:hint="eastAsia"/>
          </w:rPr>
          <w:t xml:space="preserve">t,  Time* time, char* title, char* content, set* layer, </w:t>
        </w:r>
      </w:ins>
      <w:ins w:id="10629" w:author="冰蓝城 [2]" w:date="2019-10-22T17:17:31Z">
        <w:r>
          <w:rPr/>
          <w:t>boolean</w:t>
        </w:r>
      </w:ins>
      <w:ins w:id="10630" w:author="冰蓝城 [2]" w:date="2019-10-22T17:17:31Z">
        <w:r>
          <w:rPr>
            <w:rFonts w:hint="eastAsia"/>
          </w:rPr>
          <w:t xml:space="preserve"> * isUpload);</w:t>
        </w:r>
      </w:ins>
    </w:p>
    <w:p>
      <w:pPr>
        <w:ind w:firstLine="480"/>
        <w:rPr>
          <w:ins w:id="10631" w:author="冰蓝城 [2]" w:date="2019-10-22T17:17:31Z"/>
        </w:rPr>
      </w:pPr>
      <w:ins w:id="10632" w:author="冰蓝城 [2]" w:date="2019-10-22T17:17:31Z">
        <w:r>
          <w:rPr>
            <w:rFonts w:hint="eastAsia"/>
          </w:rPr>
          <w:t>功能：从添加标记界面获取待添加标记的信息，并放入参数image 、</w:t>
        </w:r>
      </w:ins>
      <w:ins w:id="10633" w:author="冰蓝城 [2]" w:date="2019-10-22T17:17:31Z">
        <w:r>
          <w:rPr/>
          <w:t>longitude</w:t>
        </w:r>
      </w:ins>
      <w:ins w:id="10634" w:author="冰蓝城 [2]" w:date="2019-10-22T17:17:31Z">
        <w:r>
          <w:rPr>
            <w:rFonts w:hint="eastAsia"/>
          </w:rPr>
          <w:t>、</w:t>
        </w:r>
      </w:ins>
      <w:ins w:id="10635" w:author="冰蓝城 [2]" w:date="2019-10-22T17:17:31Z">
        <w:r>
          <w:rPr/>
          <w:t>latitude</w:t>
        </w:r>
      </w:ins>
      <w:ins w:id="10636" w:author="冰蓝城 [2]" w:date="2019-10-22T17:17:31Z">
        <w:r>
          <w:rPr>
            <w:rFonts w:hint="eastAsia"/>
          </w:rPr>
          <w:t>、</w:t>
        </w:r>
      </w:ins>
      <w:ins w:id="10637" w:author="冰蓝城 [2]" w:date="2019-10-22T17:17:31Z">
        <w:r>
          <w:rPr/>
          <w:t>h</w:t>
        </w:r>
      </w:ins>
      <w:ins w:id="10638" w:author="冰蓝城 [2]" w:date="2019-10-22T17:17:31Z">
        <w:r>
          <w:rPr>
            <w:rFonts w:hint="eastAsia"/>
          </w:rPr>
          <w:t>ei</w:t>
        </w:r>
      </w:ins>
      <w:ins w:id="10639" w:author="冰蓝城 [2]" w:date="2019-10-22T17:17:31Z">
        <w:r>
          <w:rPr/>
          <w:t>gh</w:t>
        </w:r>
      </w:ins>
      <w:ins w:id="10640" w:author="冰蓝城 [2]" w:date="2019-10-22T17:17:31Z">
        <w:r>
          <w:rPr>
            <w:rFonts w:hint="eastAsia"/>
          </w:rPr>
          <w:t>t、time、title、content、layer和isUpload所指向的内存区域中；</w:t>
        </w:r>
      </w:ins>
    </w:p>
    <w:p>
      <w:pPr>
        <w:ind w:firstLine="480"/>
        <w:rPr>
          <w:ins w:id="10641" w:author="冰蓝城 [2]" w:date="2019-10-22T17:17:31Z"/>
        </w:rPr>
      </w:pPr>
      <w:ins w:id="10642" w:author="冰蓝城 [2]" w:date="2019-10-22T17:17:31Z">
        <w:r>
          <w:rPr>
            <w:rFonts w:hint="eastAsia"/>
          </w:rPr>
          <w:t>参数1：名称：AddTag；类型：</w:t>
        </w:r>
      </w:ins>
      <w:ins w:id="10643" w:author="冰蓝城 [2]" w:date="2019-10-22T17:17:31Z">
        <w:r>
          <w:rPr/>
          <w:t>Shell</w:t>
        </w:r>
      </w:ins>
      <w:ins w:id="10644" w:author="冰蓝城 [2]" w:date="2019-10-22T17:17:31Z">
        <w:r>
          <w:rPr>
            <w:rFonts w:hint="eastAsia"/>
          </w:rPr>
          <w:t>；说明：添加标记窗口；</w:t>
        </w:r>
      </w:ins>
    </w:p>
    <w:p>
      <w:pPr>
        <w:ind w:firstLine="480"/>
        <w:rPr>
          <w:ins w:id="10645" w:author="冰蓝城 [2]" w:date="2019-10-22T17:17:31Z"/>
        </w:rPr>
      </w:pPr>
      <w:ins w:id="10646" w:author="冰蓝城 [2]" w:date="2019-10-22T17:17:31Z">
        <w:r>
          <w:rPr>
            <w:rFonts w:hint="eastAsia"/>
          </w:rPr>
          <w:t>参数2：名称：image；类型：</w:t>
        </w:r>
      </w:ins>
      <w:ins w:id="10647" w:author="冰蓝城 [2]" w:date="2019-10-22T17:17:31Z">
        <w:r>
          <w:rPr/>
          <w:t>BufferedImage</w:t>
        </w:r>
      </w:ins>
      <w:ins w:id="10648" w:author="冰蓝城 [2]" w:date="2019-10-22T17:17:31Z">
        <w:r>
          <w:rPr>
            <w:rFonts w:hint="eastAsia"/>
          </w:rPr>
          <w:t>*；说明：标记的图标；</w:t>
        </w:r>
      </w:ins>
    </w:p>
    <w:p>
      <w:pPr>
        <w:ind w:firstLine="480"/>
        <w:rPr>
          <w:ins w:id="10649" w:author="冰蓝城 [2]" w:date="2019-10-22T17:17:31Z"/>
        </w:rPr>
      </w:pPr>
      <w:ins w:id="10650" w:author="冰蓝城 [2]" w:date="2019-10-22T17:17:31Z">
        <w:r>
          <w:rPr>
            <w:rFonts w:hint="eastAsia"/>
          </w:rPr>
          <w:t>参数3：名称：</w:t>
        </w:r>
      </w:ins>
      <w:ins w:id="10651" w:author="冰蓝城 [2]" w:date="2019-10-22T17:17:31Z">
        <w:r>
          <w:rPr/>
          <w:t>longitude</w:t>
        </w:r>
      </w:ins>
      <w:ins w:id="10652" w:author="冰蓝城 [2]" w:date="2019-10-22T17:17:31Z">
        <w:r>
          <w:rPr>
            <w:rFonts w:hint="eastAsia"/>
          </w:rPr>
          <w:t>；类型：float * ；说明：标记的经度；</w:t>
        </w:r>
      </w:ins>
    </w:p>
    <w:p>
      <w:pPr>
        <w:ind w:firstLine="480"/>
        <w:rPr>
          <w:ins w:id="10653" w:author="冰蓝城 [2]" w:date="2019-10-22T17:17:31Z"/>
        </w:rPr>
      </w:pPr>
      <w:ins w:id="10654" w:author="冰蓝城 [2]" w:date="2019-10-22T17:17:31Z">
        <w:r>
          <w:rPr>
            <w:rFonts w:hint="eastAsia"/>
          </w:rPr>
          <w:t>参数4：名称：</w:t>
        </w:r>
      </w:ins>
      <w:ins w:id="10655" w:author="冰蓝城 [2]" w:date="2019-10-22T17:17:31Z">
        <w:r>
          <w:rPr/>
          <w:t>latitude</w:t>
        </w:r>
      </w:ins>
      <w:ins w:id="10656" w:author="冰蓝城 [2]" w:date="2019-10-22T17:17:31Z">
        <w:r>
          <w:rPr>
            <w:rFonts w:hint="eastAsia"/>
          </w:rPr>
          <w:t>；类型：float* ；说明：标记的纬度；</w:t>
        </w:r>
      </w:ins>
    </w:p>
    <w:p>
      <w:pPr>
        <w:ind w:firstLine="480"/>
        <w:rPr>
          <w:ins w:id="10657" w:author="冰蓝城 [2]" w:date="2019-10-22T17:17:31Z"/>
        </w:rPr>
      </w:pPr>
      <w:ins w:id="10658" w:author="冰蓝城 [2]" w:date="2019-10-22T17:17:31Z">
        <w:r>
          <w:rPr>
            <w:rFonts w:hint="eastAsia"/>
          </w:rPr>
          <w:t>参数5：名称：height；类型：float *；说明：标记的高度；</w:t>
        </w:r>
      </w:ins>
    </w:p>
    <w:p>
      <w:pPr>
        <w:ind w:firstLine="480"/>
        <w:rPr>
          <w:ins w:id="10659" w:author="冰蓝城 [2]" w:date="2019-10-22T17:17:31Z"/>
        </w:rPr>
      </w:pPr>
      <w:ins w:id="10660" w:author="冰蓝城 [2]" w:date="2019-10-22T17:17:31Z">
        <w:r>
          <w:rPr>
            <w:rFonts w:hint="eastAsia"/>
          </w:rPr>
          <w:t>参数6：名称：time；类型：Time* ；说明：标记的时间；</w:t>
        </w:r>
      </w:ins>
    </w:p>
    <w:p>
      <w:pPr>
        <w:ind w:firstLine="480"/>
        <w:rPr>
          <w:ins w:id="10661" w:author="冰蓝城 [2]" w:date="2019-10-22T17:17:31Z"/>
        </w:rPr>
      </w:pPr>
      <w:ins w:id="10662" w:author="冰蓝城 [2]" w:date="2019-10-22T17:17:31Z">
        <w:r>
          <w:rPr>
            <w:rFonts w:hint="eastAsia"/>
          </w:rPr>
          <w:t>参数7：名称：title；类型：char* ；说明：标记的标题；</w:t>
        </w:r>
      </w:ins>
    </w:p>
    <w:p>
      <w:pPr>
        <w:ind w:firstLine="480"/>
        <w:rPr>
          <w:ins w:id="10663" w:author="冰蓝城 [2]" w:date="2019-10-22T17:17:31Z"/>
        </w:rPr>
      </w:pPr>
      <w:ins w:id="10664" w:author="冰蓝城 [2]" w:date="2019-10-22T17:17:31Z">
        <w:r>
          <w:rPr>
            <w:rFonts w:hint="eastAsia"/>
          </w:rPr>
          <w:t>参数8：名称：content；类型：char* ；说明：标记的描述信息；</w:t>
        </w:r>
      </w:ins>
    </w:p>
    <w:p>
      <w:pPr>
        <w:ind w:firstLine="480"/>
        <w:rPr>
          <w:ins w:id="10665" w:author="冰蓝城 [2]" w:date="2019-10-22T17:17:31Z"/>
        </w:rPr>
      </w:pPr>
      <w:ins w:id="10666" w:author="冰蓝城 [2]" w:date="2019-10-22T17:17:31Z">
        <w:r>
          <w:rPr>
            <w:rFonts w:hint="eastAsia"/>
          </w:rPr>
          <w:t>参数9：名称：layer；类型：set* ；说明：标记所属图层的ID集合；</w:t>
        </w:r>
      </w:ins>
    </w:p>
    <w:p>
      <w:pPr>
        <w:ind w:firstLine="480"/>
        <w:rPr>
          <w:ins w:id="10667" w:author="冰蓝城 [2]" w:date="2019-10-22T17:17:31Z"/>
        </w:rPr>
      </w:pPr>
      <w:ins w:id="10668" w:author="冰蓝城 [2]" w:date="2019-10-22T17:17:31Z">
        <w:r>
          <w:rPr>
            <w:rFonts w:hint="eastAsia"/>
          </w:rPr>
          <w:t>参数10：名称：isUpload；类型：</w:t>
        </w:r>
      </w:ins>
      <w:ins w:id="10669" w:author="冰蓝城 [2]" w:date="2019-10-22T17:17:31Z">
        <w:r>
          <w:rPr/>
          <w:t>boolean</w:t>
        </w:r>
      </w:ins>
      <w:ins w:id="10670" w:author="冰蓝城 [2]" w:date="2019-10-22T17:17:31Z">
        <w:r>
          <w:rPr>
            <w:rFonts w:hint="eastAsia"/>
          </w:rPr>
          <w:t>* ；说明：是否立即上传标记；</w:t>
        </w:r>
      </w:ins>
    </w:p>
    <w:p>
      <w:pPr>
        <w:ind w:firstLine="480"/>
        <w:rPr>
          <w:ins w:id="10671" w:author="冰蓝城 [2]" w:date="2019-10-22T17:17:31Z"/>
        </w:rPr>
      </w:pPr>
      <w:ins w:id="10672" w:author="冰蓝城 [2]" w:date="2019-10-22T17:17:31Z">
        <w:r>
          <w:rPr>
            <w:rFonts w:hint="eastAsia"/>
          </w:rPr>
          <w:t>返回值：无</w:t>
        </w:r>
      </w:ins>
    </w:p>
    <w:p>
      <w:pPr>
        <w:ind w:firstLine="480"/>
        <w:rPr>
          <w:ins w:id="10673" w:author="冰蓝城 [2]" w:date="2019-10-22T17:17:31Z"/>
        </w:rPr>
      </w:pPr>
      <w:ins w:id="10674" w:author="冰蓝城 [2]" w:date="2019-10-22T17:17:31Z">
        <w:r>
          <w:rPr>
            <w:rFonts w:hint="eastAsia"/>
          </w:rPr>
          <w:t>② 添加线路界面</w:t>
        </w:r>
      </w:ins>
    </w:p>
    <w:p>
      <w:pPr>
        <w:ind w:firstLine="480"/>
        <w:rPr>
          <w:ins w:id="10675" w:author="冰蓝城 [2]" w:date="2019-10-22T17:17:31Z"/>
        </w:rPr>
      </w:pPr>
      <w:ins w:id="10676" w:author="冰蓝城 [2]" w:date="2019-10-22T17:17:31Z">
        <w:r>
          <w:rPr>
            <w:rFonts w:hint="eastAsia"/>
          </w:rPr>
          <w:t>void GetAddLineInfo(Shell AddLine, int* tag_num, char* line_title, int* strat_tag_id, int* end_tag_id, List* line);</w:t>
        </w:r>
      </w:ins>
    </w:p>
    <w:p>
      <w:pPr>
        <w:ind w:firstLine="480"/>
        <w:rPr>
          <w:ins w:id="10677" w:author="冰蓝城 [2]" w:date="2019-10-22T17:17:31Z"/>
        </w:rPr>
      </w:pPr>
      <w:ins w:id="10678" w:author="冰蓝城 [2]" w:date="2019-10-22T17:17:31Z">
        <w:r>
          <w:rPr>
            <w:rFonts w:hint="eastAsia"/>
          </w:rPr>
          <w:t>功能：从添加线路界面获取待添加路线的信息，并放入参数tag_num、strat_tag_id、end_tag_id、 line_title和line所指向的内存区域中；</w:t>
        </w:r>
      </w:ins>
    </w:p>
    <w:p>
      <w:pPr>
        <w:ind w:firstLine="480"/>
        <w:rPr>
          <w:ins w:id="10679" w:author="冰蓝城 [2]" w:date="2019-10-22T17:17:31Z"/>
        </w:rPr>
      </w:pPr>
      <w:ins w:id="10680" w:author="冰蓝城 [2]" w:date="2019-10-22T17:17:31Z">
        <w:r>
          <w:rPr>
            <w:rFonts w:hint="eastAsia"/>
          </w:rPr>
          <w:t>参数1：名称：AddLine；类型：</w:t>
        </w:r>
      </w:ins>
      <w:ins w:id="10681" w:author="冰蓝城 [2]" w:date="2019-10-22T17:17:31Z">
        <w:r>
          <w:rPr/>
          <w:t>Shell</w:t>
        </w:r>
      </w:ins>
      <w:ins w:id="10682" w:author="冰蓝城 [2]" w:date="2019-10-22T17:17:31Z">
        <w:r>
          <w:rPr>
            <w:rFonts w:hint="eastAsia"/>
          </w:rPr>
          <w:t>；说明：添加路线窗口；</w:t>
        </w:r>
      </w:ins>
    </w:p>
    <w:p>
      <w:pPr>
        <w:ind w:firstLine="480"/>
        <w:rPr>
          <w:ins w:id="10683" w:author="冰蓝城 [2]" w:date="2019-10-22T17:17:31Z"/>
        </w:rPr>
      </w:pPr>
      <w:ins w:id="10684" w:author="冰蓝城 [2]" w:date="2019-10-22T17:17:31Z">
        <w:r>
          <w:rPr>
            <w:rFonts w:hint="eastAsia"/>
          </w:rPr>
          <w:t>参数2：名称：tag_num；类型：int* ；说明：待添加线路中含有的标记总个数；</w:t>
        </w:r>
      </w:ins>
    </w:p>
    <w:p>
      <w:pPr>
        <w:ind w:firstLine="480"/>
        <w:rPr>
          <w:ins w:id="10685" w:author="冰蓝城 [2]" w:date="2019-10-22T17:17:31Z"/>
        </w:rPr>
      </w:pPr>
      <w:ins w:id="10686" w:author="冰蓝城 [2]" w:date="2019-10-22T17:17:31Z">
        <w:r>
          <w:rPr>
            <w:rFonts w:hint="eastAsia"/>
          </w:rPr>
          <w:t>参数3：名称：line_title；类型：char* ；说明：待添加线路的名称；</w:t>
        </w:r>
      </w:ins>
    </w:p>
    <w:p>
      <w:pPr>
        <w:ind w:firstLine="480"/>
        <w:rPr>
          <w:ins w:id="10687" w:author="冰蓝城 [2]" w:date="2019-10-22T17:17:31Z"/>
        </w:rPr>
      </w:pPr>
      <w:ins w:id="10688" w:author="冰蓝城 [2]" w:date="2019-10-22T17:17:31Z">
        <w:r>
          <w:rPr>
            <w:rFonts w:hint="eastAsia"/>
          </w:rPr>
          <w:t>参数4：名称：strat_tag_id；类型：int* ；说明：起点标记的ID；</w:t>
        </w:r>
      </w:ins>
    </w:p>
    <w:p>
      <w:pPr>
        <w:ind w:firstLine="480"/>
        <w:rPr>
          <w:ins w:id="10689" w:author="冰蓝城 [2]" w:date="2019-10-22T17:17:31Z"/>
        </w:rPr>
      </w:pPr>
      <w:ins w:id="10690" w:author="冰蓝城 [2]" w:date="2019-10-22T17:17:31Z">
        <w:r>
          <w:rPr>
            <w:rFonts w:hint="eastAsia"/>
          </w:rPr>
          <w:t>参数5：名称：end_tag_id；类型：int*；说明：终点标记的ID；</w:t>
        </w:r>
      </w:ins>
    </w:p>
    <w:p>
      <w:pPr>
        <w:ind w:firstLine="480"/>
        <w:rPr>
          <w:ins w:id="10691" w:author="冰蓝城 [2]" w:date="2019-10-22T17:17:31Z"/>
        </w:rPr>
      </w:pPr>
      <w:ins w:id="10692" w:author="冰蓝城 [2]" w:date="2019-10-22T17:17:31Z">
        <w:r>
          <w:rPr>
            <w:rFonts w:hint="eastAsia"/>
          </w:rPr>
          <w:t>参数6：名称：line；类型：List* ；说明：中间标记的ID链表；</w:t>
        </w:r>
      </w:ins>
    </w:p>
    <w:p>
      <w:pPr>
        <w:ind w:firstLine="480" w:firstLineChars="200"/>
        <w:rPr>
          <w:ins w:id="10693" w:author="冰蓝城 [2]" w:date="2019-10-22T17:17:31Z"/>
        </w:rPr>
      </w:pPr>
      <w:ins w:id="10694" w:author="冰蓝城 [2]" w:date="2019-10-22T17:17:31Z">
        <w:r>
          <w:rPr>
            <w:rFonts w:hint="eastAsia"/>
          </w:rPr>
          <w:t>返回值：无</w:t>
        </w:r>
      </w:ins>
    </w:p>
    <w:p>
      <w:pPr>
        <w:pStyle w:val="3"/>
        <w:ind w:firstLine="151"/>
        <w:rPr>
          <w:ins w:id="10695" w:author="冰蓝城 [2]" w:date="2019-10-22T17:17:31Z"/>
        </w:rPr>
      </w:pPr>
      <w:ins w:id="10696" w:author="冰蓝城 [2]" w:date="2019-10-22T17:17:31Z">
        <w:r>
          <w:rPr/>
          <w:t>5.7 数据库管理界面</w:t>
        </w:r>
      </w:ins>
    </w:p>
    <w:p>
      <w:pPr>
        <w:ind w:firstLineChars="0"/>
        <w:jc w:val="center"/>
        <w:rPr>
          <w:ins w:id="10697" w:author="冰蓝城 [2]" w:date="2019-10-22T17:17:31Z"/>
        </w:rPr>
      </w:pPr>
      <w:ins w:id="10698" w:author="冰蓝城 [2]" w:date="2019-10-22T17:17:31Z">
        <w:r>
          <w:rPr>
            <w:color w:val="auto"/>
            <w:u w:val="none"/>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50" cstate="print"/>
                      <a:stretch>
                        <a:fillRect/>
                      </a:stretch>
                    </pic:blipFill>
                    <pic:spPr>
                      <a:xfrm>
                        <a:off x="0" y="0"/>
                        <a:ext cx="4733925" cy="2905125"/>
                      </a:xfrm>
                      <a:prstGeom prst="rect">
                        <a:avLst/>
                      </a:prstGeom>
                      <a:noFill/>
                      <a:ln w="9525">
                        <a:noFill/>
                      </a:ln>
                    </pic:spPr>
                  </pic:pic>
                </a:graphicData>
              </a:graphic>
            </wp:inline>
          </w:drawing>
        </w:r>
      </w:ins>
    </w:p>
    <w:p>
      <w:pPr>
        <w:ind w:firstLineChars="0"/>
        <w:jc w:val="center"/>
        <w:rPr>
          <w:ins w:id="10700" w:author="冰蓝城 [2]" w:date="2019-10-22T17:17:31Z"/>
        </w:rPr>
      </w:pPr>
      <w:ins w:id="10701" w:author="冰蓝城 [2]" w:date="2019-10-22T17:17:31Z">
        <w:r>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65"/>
                      <a:stretch>
                        <a:fillRect/>
                      </a:stretch>
                    </pic:blipFill>
                    <pic:spPr>
                      <a:xfrm>
                        <a:off x="0" y="0"/>
                        <a:ext cx="4552950" cy="3514725"/>
                      </a:xfrm>
                      <a:prstGeom prst="rect">
                        <a:avLst/>
                      </a:prstGeom>
                      <a:noFill/>
                      <a:ln w="9525">
                        <a:noFill/>
                      </a:ln>
                    </pic:spPr>
                  </pic:pic>
                </a:graphicData>
              </a:graphic>
            </wp:inline>
          </w:drawing>
        </w:r>
      </w:ins>
    </w:p>
    <w:p>
      <w:pPr>
        <w:ind w:firstLineChars="0"/>
        <w:jc w:val="center"/>
        <w:rPr>
          <w:ins w:id="10703" w:author="冰蓝城 [2]" w:date="2019-10-22T17:17:31Z"/>
        </w:rPr>
      </w:pPr>
      <w:ins w:id="10704" w:author="冰蓝城 [2]" w:date="2019-10-22T17:17:31Z">
        <w:r>
          <w:rPr>
            <w:color w:val="auto"/>
            <w:u w:val="none"/>
          </w:rPr>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52" cstate="print"/>
                      <a:stretch>
                        <a:fillRect/>
                      </a:stretch>
                    </pic:blipFill>
                    <pic:spPr>
                      <a:xfrm>
                        <a:off x="0" y="0"/>
                        <a:ext cx="4657725" cy="2838450"/>
                      </a:xfrm>
                      <a:prstGeom prst="rect">
                        <a:avLst/>
                      </a:prstGeom>
                      <a:noFill/>
                      <a:ln w="9525">
                        <a:noFill/>
                      </a:ln>
                    </pic:spPr>
                  </pic:pic>
                </a:graphicData>
              </a:graphic>
            </wp:inline>
          </w:drawing>
        </w:r>
      </w:ins>
    </w:p>
    <w:p>
      <w:pPr>
        <w:ind w:firstLineChars="0"/>
        <w:jc w:val="center"/>
        <w:rPr>
          <w:ins w:id="10706" w:author="冰蓝城 [2]" w:date="2019-10-22T17:17:31Z"/>
        </w:rPr>
      </w:pPr>
      <w:ins w:id="10707" w:author="冰蓝城 [2]" w:date="2019-10-22T17:17:31Z">
        <w:r>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66"/>
                      <a:stretch>
                        <a:fillRect/>
                      </a:stretch>
                    </pic:blipFill>
                    <pic:spPr>
                      <a:xfrm>
                        <a:off x="0" y="0"/>
                        <a:ext cx="4591050" cy="2657475"/>
                      </a:xfrm>
                      <a:prstGeom prst="rect">
                        <a:avLst/>
                      </a:prstGeom>
                      <a:noFill/>
                      <a:ln w="9525">
                        <a:noFill/>
                      </a:ln>
                    </pic:spPr>
                  </pic:pic>
                </a:graphicData>
              </a:graphic>
            </wp:inline>
          </w:drawing>
        </w:r>
      </w:ins>
    </w:p>
    <w:p>
      <w:pPr>
        <w:ind w:firstLineChars="0"/>
        <w:jc w:val="center"/>
        <w:rPr>
          <w:ins w:id="10709" w:author="冰蓝城 [2]" w:date="2019-10-22T17:17:31Z"/>
        </w:rPr>
      </w:pPr>
    </w:p>
    <w:p>
      <w:pPr>
        <w:ind w:firstLine="480"/>
        <w:rPr>
          <w:ins w:id="10710" w:author="冰蓝城 [2]" w:date="2019-10-22T17:17:31Z"/>
        </w:rPr>
      </w:pPr>
      <w:ins w:id="10711" w:author="冰蓝城 [2]" w:date="2019-10-22T17:17:31Z">
        <w:r>
          <w:rPr/>
          <w:t>数据库管理</w:t>
        </w:r>
      </w:ins>
      <w:ins w:id="10712" w:author="冰蓝城 [2]" w:date="2019-10-22T17:17:31Z">
        <w:r>
          <w:rPr>
            <w:rFonts w:hint="eastAsia"/>
          </w:rPr>
          <w:t>接口：</w:t>
        </w:r>
      </w:ins>
    </w:p>
    <w:p>
      <w:pPr>
        <w:ind w:firstLine="480"/>
        <w:rPr>
          <w:ins w:id="10713" w:author="冰蓝城 [2]" w:date="2019-10-22T17:17:31Z"/>
        </w:rPr>
      </w:pPr>
      <w:ins w:id="10714" w:author="冰蓝城 [2]" w:date="2019-10-22T17:17:31Z">
        <w:r>
          <w:rPr>
            <w:rFonts w:hint="eastAsia"/>
          </w:rPr>
          <w:t>① 标记删除</w:t>
        </w:r>
      </w:ins>
    </w:p>
    <w:p>
      <w:pPr>
        <w:ind w:firstLine="480"/>
        <w:rPr>
          <w:ins w:id="10715" w:author="冰蓝城 [2]" w:date="2019-10-22T17:17:31Z"/>
        </w:rPr>
      </w:pPr>
      <w:ins w:id="10716" w:author="冰蓝城 [2]" w:date="2019-10-22T17:17:31Z">
        <w:r>
          <w:rPr>
            <w:rFonts w:hint="eastAsia"/>
          </w:rPr>
          <w:t>void GetDeleteTagInfo(Shell DeleteTag, set* tag_id);</w:t>
        </w:r>
      </w:ins>
    </w:p>
    <w:p>
      <w:pPr>
        <w:ind w:firstLine="480"/>
        <w:rPr>
          <w:ins w:id="10717" w:author="冰蓝城 [2]" w:date="2019-10-22T17:17:31Z"/>
        </w:rPr>
      </w:pPr>
      <w:ins w:id="10718" w:author="冰蓝城 [2]" w:date="2019-10-22T17:17:31Z">
        <w:r>
          <w:rPr>
            <w:rFonts w:hint="eastAsia"/>
          </w:rPr>
          <w:t>功能：从标记管理界面获取待删除的标记id，并放入参数tag_id所指向的内存区域中；</w:t>
        </w:r>
      </w:ins>
    </w:p>
    <w:p>
      <w:pPr>
        <w:ind w:firstLine="480"/>
        <w:rPr>
          <w:ins w:id="10719" w:author="冰蓝城 [2]" w:date="2019-10-22T17:17:31Z"/>
        </w:rPr>
      </w:pPr>
      <w:ins w:id="10720" w:author="冰蓝城 [2]" w:date="2019-10-22T17:17:31Z">
        <w:r>
          <w:rPr>
            <w:rFonts w:hint="eastAsia"/>
          </w:rPr>
          <w:t>参数1：名称：DeleteTag；类型：</w:t>
        </w:r>
      </w:ins>
      <w:ins w:id="10721" w:author="冰蓝城 [2]" w:date="2019-10-22T17:17:31Z">
        <w:r>
          <w:rPr/>
          <w:t>Shell</w:t>
        </w:r>
      </w:ins>
      <w:ins w:id="10722" w:author="冰蓝城 [2]" w:date="2019-10-22T17:17:31Z">
        <w:r>
          <w:rPr>
            <w:rFonts w:hint="eastAsia"/>
          </w:rPr>
          <w:t>；说明：标记管理窗口；</w:t>
        </w:r>
      </w:ins>
    </w:p>
    <w:p>
      <w:pPr>
        <w:ind w:firstLine="480"/>
        <w:rPr>
          <w:ins w:id="10723" w:author="冰蓝城 [2]" w:date="2019-10-22T17:17:31Z"/>
        </w:rPr>
      </w:pPr>
      <w:ins w:id="10724" w:author="冰蓝城 [2]" w:date="2019-10-22T17:17:31Z">
        <w:r>
          <w:rPr>
            <w:rFonts w:hint="eastAsia"/>
          </w:rPr>
          <w:t>参数2：名称：tag_id；类型：set*；说明：待删除的标记ID的集合；</w:t>
        </w:r>
      </w:ins>
    </w:p>
    <w:p>
      <w:pPr>
        <w:ind w:firstLine="480"/>
        <w:rPr>
          <w:ins w:id="10725" w:author="冰蓝城 [2]" w:date="2019-10-22T17:17:31Z"/>
        </w:rPr>
      </w:pPr>
      <w:ins w:id="10726" w:author="冰蓝城 [2]" w:date="2019-10-22T17:17:31Z">
        <w:r>
          <w:rPr>
            <w:rFonts w:hint="eastAsia"/>
          </w:rPr>
          <w:t>返回值：无</w:t>
        </w:r>
      </w:ins>
    </w:p>
    <w:p>
      <w:pPr>
        <w:ind w:firstLine="480"/>
        <w:rPr>
          <w:ins w:id="10727" w:author="冰蓝城 [2]" w:date="2019-10-22T17:17:31Z"/>
        </w:rPr>
      </w:pPr>
      <w:ins w:id="10728" w:author="冰蓝城 [2]" w:date="2019-10-22T17:17:31Z">
        <w:r>
          <w:rPr>
            <w:rFonts w:hint="eastAsia"/>
          </w:rPr>
          <w:t>② 修改标记</w:t>
        </w:r>
      </w:ins>
    </w:p>
    <w:p>
      <w:pPr>
        <w:ind w:firstLine="480"/>
        <w:rPr>
          <w:ins w:id="10729" w:author="冰蓝城 [2]" w:date="2019-10-22T17:17:31Z"/>
        </w:rPr>
      </w:pPr>
      <w:ins w:id="10730" w:author="冰蓝城 [2]" w:date="2019-10-22T17:17:31Z">
        <w:r>
          <w:rPr>
            <w:rFonts w:hint="eastAsia"/>
          </w:rPr>
          <w:t xml:space="preserve">void GetModifyTagInfo(Shell ModifyTag, </w:t>
        </w:r>
      </w:ins>
      <w:ins w:id="10731" w:author="冰蓝城 [2]" w:date="2019-10-22T17:17:31Z">
        <w:r>
          <w:rPr/>
          <w:t>BufferedImage</w:t>
        </w:r>
      </w:ins>
      <w:ins w:id="10732" w:author="冰蓝城 [2]" w:date="2019-10-22T17:17:31Z">
        <w:r>
          <w:rPr>
            <w:rFonts w:hint="eastAsia"/>
          </w:rPr>
          <w:t xml:space="preserve">* image, float* </w:t>
        </w:r>
      </w:ins>
      <w:ins w:id="10733" w:author="冰蓝城 [2]" w:date="2019-10-22T17:17:31Z">
        <w:r>
          <w:rPr/>
          <w:t>longitude</w:t>
        </w:r>
      </w:ins>
      <w:ins w:id="10734" w:author="冰蓝城 [2]" w:date="2019-10-22T17:17:31Z">
        <w:r>
          <w:rPr>
            <w:rFonts w:hint="eastAsia"/>
          </w:rPr>
          <w:t xml:space="preserve">, float* </w:t>
        </w:r>
      </w:ins>
      <w:ins w:id="10735" w:author="冰蓝城 [2]" w:date="2019-10-22T17:17:31Z">
        <w:r>
          <w:rPr/>
          <w:t>latitude</w:t>
        </w:r>
      </w:ins>
      <w:ins w:id="10736" w:author="冰蓝城 [2]" w:date="2019-10-22T17:17:31Z">
        <w:r>
          <w:rPr>
            <w:rFonts w:hint="eastAsia"/>
          </w:rPr>
          <w:t xml:space="preserve">, float* </w:t>
        </w:r>
      </w:ins>
      <w:ins w:id="10737" w:author="冰蓝城 [2]" w:date="2019-10-22T17:17:31Z">
        <w:r>
          <w:rPr/>
          <w:t>h</w:t>
        </w:r>
      </w:ins>
      <w:ins w:id="10738" w:author="冰蓝城 [2]" w:date="2019-10-22T17:17:31Z">
        <w:r>
          <w:rPr>
            <w:rFonts w:hint="eastAsia"/>
          </w:rPr>
          <w:t>ei</w:t>
        </w:r>
      </w:ins>
      <w:ins w:id="10739" w:author="冰蓝城 [2]" w:date="2019-10-22T17:17:31Z">
        <w:r>
          <w:rPr/>
          <w:t>gh</w:t>
        </w:r>
      </w:ins>
      <w:ins w:id="10740" w:author="冰蓝城 [2]" w:date="2019-10-22T17:17:31Z">
        <w:r>
          <w:rPr>
            <w:rFonts w:hint="eastAsia"/>
          </w:rPr>
          <w:t xml:space="preserve">t,  Time* time, char* title, char* content, set* layer, </w:t>
        </w:r>
      </w:ins>
      <w:ins w:id="10741" w:author="冰蓝城 [2]" w:date="2019-10-22T17:17:31Z">
        <w:r>
          <w:rPr/>
          <w:t>boolean</w:t>
        </w:r>
      </w:ins>
      <w:ins w:id="10742" w:author="冰蓝城 [2]" w:date="2019-10-22T17:17:31Z">
        <w:r>
          <w:rPr>
            <w:rFonts w:hint="eastAsia"/>
          </w:rPr>
          <w:t xml:space="preserve"> * isUpload);</w:t>
        </w:r>
      </w:ins>
    </w:p>
    <w:p>
      <w:pPr>
        <w:ind w:firstLine="480"/>
        <w:rPr>
          <w:ins w:id="10743" w:author="冰蓝城 [2]" w:date="2019-10-22T17:17:31Z"/>
        </w:rPr>
      </w:pPr>
      <w:ins w:id="10744" w:author="冰蓝城 [2]" w:date="2019-10-22T17:17:31Z">
        <w:r>
          <w:rPr>
            <w:rFonts w:hint="eastAsia"/>
          </w:rPr>
          <w:t>功能：从修改标记界面获取修改后的标记信息，并放入参数image 、</w:t>
        </w:r>
      </w:ins>
      <w:ins w:id="10745" w:author="冰蓝城 [2]" w:date="2019-10-22T17:17:31Z">
        <w:r>
          <w:rPr/>
          <w:t>longitude</w:t>
        </w:r>
      </w:ins>
      <w:ins w:id="10746" w:author="冰蓝城 [2]" w:date="2019-10-22T17:17:31Z">
        <w:r>
          <w:rPr>
            <w:rFonts w:hint="eastAsia"/>
          </w:rPr>
          <w:t>、</w:t>
        </w:r>
      </w:ins>
      <w:ins w:id="10747" w:author="冰蓝城 [2]" w:date="2019-10-22T17:17:31Z">
        <w:r>
          <w:rPr/>
          <w:t>latitude</w:t>
        </w:r>
      </w:ins>
      <w:ins w:id="10748" w:author="冰蓝城 [2]" w:date="2019-10-22T17:17:31Z">
        <w:r>
          <w:rPr>
            <w:rFonts w:hint="eastAsia"/>
          </w:rPr>
          <w:t>、</w:t>
        </w:r>
      </w:ins>
      <w:ins w:id="10749" w:author="冰蓝城 [2]" w:date="2019-10-22T17:17:31Z">
        <w:r>
          <w:rPr/>
          <w:t>h</w:t>
        </w:r>
      </w:ins>
      <w:ins w:id="10750" w:author="冰蓝城 [2]" w:date="2019-10-22T17:17:31Z">
        <w:r>
          <w:rPr>
            <w:rFonts w:hint="eastAsia"/>
          </w:rPr>
          <w:t>ei</w:t>
        </w:r>
      </w:ins>
      <w:ins w:id="10751" w:author="冰蓝城 [2]" w:date="2019-10-22T17:17:31Z">
        <w:r>
          <w:rPr/>
          <w:t>gh</w:t>
        </w:r>
      </w:ins>
      <w:ins w:id="10752" w:author="冰蓝城 [2]" w:date="2019-10-22T17:17:31Z">
        <w:r>
          <w:rPr>
            <w:rFonts w:hint="eastAsia"/>
          </w:rPr>
          <w:t>t、time、title、content、layer和isUpload所指向的内存区域中；</w:t>
        </w:r>
      </w:ins>
    </w:p>
    <w:p>
      <w:pPr>
        <w:ind w:firstLine="480"/>
        <w:rPr>
          <w:ins w:id="10753" w:author="冰蓝城 [2]" w:date="2019-10-22T17:17:31Z"/>
        </w:rPr>
      </w:pPr>
      <w:ins w:id="10754" w:author="冰蓝城 [2]" w:date="2019-10-22T17:17:31Z">
        <w:r>
          <w:rPr>
            <w:rFonts w:hint="eastAsia"/>
          </w:rPr>
          <w:t>参数1：名称：ModifyTag；类型：</w:t>
        </w:r>
      </w:ins>
      <w:ins w:id="10755" w:author="冰蓝城 [2]" w:date="2019-10-22T17:17:31Z">
        <w:r>
          <w:rPr/>
          <w:t>Shell</w:t>
        </w:r>
      </w:ins>
      <w:ins w:id="10756" w:author="冰蓝城 [2]" w:date="2019-10-22T17:17:31Z">
        <w:r>
          <w:rPr>
            <w:rFonts w:hint="eastAsia"/>
          </w:rPr>
          <w:t>；说明：修改标记窗口；</w:t>
        </w:r>
      </w:ins>
    </w:p>
    <w:p>
      <w:pPr>
        <w:ind w:firstLine="480"/>
        <w:rPr>
          <w:ins w:id="10757" w:author="冰蓝城 [2]" w:date="2019-10-22T17:17:31Z"/>
        </w:rPr>
      </w:pPr>
      <w:ins w:id="10758" w:author="冰蓝城 [2]" w:date="2019-10-22T17:17:31Z">
        <w:r>
          <w:rPr>
            <w:rFonts w:hint="eastAsia"/>
          </w:rPr>
          <w:t>参数2：名称：image；类型：</w:t>
        </w:r>
      </w:ins>
      <w:ins w:id="10759" w:author="冰蓝城 [2]" w:date="2019-10-22T17:17:31Z">
        <w:r>
          <w:rPr/>
          <w:t>BufferedImage</w:t>
        </w:r>
      </w:ins>
      <w:ins w:id="10760" w:author="冰蓝城 [2]" w:date="2019-10-22T17:17:31Z">
        <w:r>
          <w:rPr>
            <w:rFonts w:hint="eastAsia"/>
          </w:rPr>
          <w:t>*；说明：标记的图标；</w:t>
        </w:r>
      </w:ins>
    </w:p>
    <w:p>
      <w:pPr>
        <w:ind w:firstLine="480"/>
        <w:rPr>
          <w:ins w:id="10761" w:author="冰蓝城 [2]" w:date="2019-10-22T17:17:31Z"/>
        </w:rPr>
      </w:pPr>
      <w:ins w:id="10762" w:author="冰蓝城 [2]" w:date="2019-10-22T17:17:31Z">
        <w:r>
          <w:rPr>
            <w:rFonts w:hint="eastAsia"/>
          </w:rPr>
          <w:t>参数3：名称：</w:t>
        </w:r>
      </w:ins>
      <w:ins w:id="10763" w:author="冰蓝城 [2]" w:date="2019-10-22T17:17:31Z">
        <w:r>
          <w:rPr/>
          <w:t>longitude</w:t>
        </w:r>
      </w:ins>
      <w:ins w:id="10764" w:author="冰蓝城 [2]" w:date="2019-10-22T17:17:31Z">
        <w:r>
          <w:rPr>
            <w:rFonts w:hint="eastAsia"/>
          </w:rPr>
          <w:t>；类型：float * ；说明：标记的经度；</w:t>
        </w:r>
      </w:ins>
    </w:p>
    <w:p>
      <w:pPr>
        <w:ind w:firstLine="480"/>
        <w:rPr>
          <w:ins w:id="10765" w:author="冰蓝城 [2]" w:date="2019-10-22T17:17:31Z"/>
        </w:rPr>
      </w:pPr>
      <w:ins w:id="10766" w:author="冰蓝城 [2]" w:date="2019-10-22T17:17:31Z">
        <w:r>
          <w:rPr>
            <w:rFonts w:hint="eastAsia"/>
          </w:rPr>
          <w:t>参数4：名称：</w:t>
        </w:r>
      </w:ins>
      <w:ins w:id="10767" w:author="冰蓝城 [2]" w:date="2019-10-22T17:17:31Z">
        <w:r>
          <w:rPr/>
          <w:t>latitude</w:t>
        </w:r>
      </w:ins>
      <w:ins w:id="10768" w:author="冰蓝城 [2]" w:date="2019-10-22T17:17:31Z">
        <w:r>
          <w:rPr>
            <w:rFonts w:hint="eastAsia"/>
          </w:rPr>
          <w:t>；类型：float* ；说明：标记的纬度；</w:t>
        </w:r>
      </w:ins>
    </w:p>
    <w:p>
      <w:pPr>
        <w:ind w:firstLine="480"/>
        <w:rPr>
          <w:ins w:id="10769" w:author="冰蓝城 [2]" w:date="2019-10-22T17:17:31Z"/>
        </w:rPr>
      </w:pPr>
      <w:ins w:id="10770" w:author="冰蓝城 [2]" w:date="2019-10-22T17:17:31Z">
        <w:r>
          <w:rPr>
            <w:rFonts w:hint="eastAsia"/>
          </w:rPr>
          <w:t>参数5：名称：height；类型：float *；说明：标记的高度；</w:t>
        </w:r>
      </w:ins>
    </w:p>
    <w:p>
      <w:pPr>
        <w:ind w:firstLine="480"/>
        <w:rPr>
          <w:ins w:id="10771" w:author="冰蓝城 [2]" w:date="2019-10-22T17:17:31Z"/>
        </w:rPr>
      </w:pPr>
      <w:ins w:id="10772" w:author="冰蓝城 [2]" w:date="2019-10-22T17:17:31Z">
        <w:r>
          <w:rPr>
            <w:rFonts w:hint="eastAsia"/>
          </w:rPr>
          <w:t>参数6：名称：time；类型：Time* ；说明：标记的时间；</w:t>
        </w:r>
      </w:ins>
    </w:p>
    <w:p>
      <w:pPr>
        <w:ind w:firstLine="480"/>
        <w:rPr>
          <w:ins w:id="10773" w:author="冰蓝城 [2]" w:date="2019-10-22T17:17:31Z"/>
        </w:rPr>
      </w:pPr>
      <w:ins w:id="10774" w:author="冰蓝城 [2]" w:date="2019-10-22T17:17:31Z">
        <w:r>
          <w:rPr>
            <w:rFonts w:hint="eastAsia"/>
          </w:rPr>
          <w:t>参数7：名称：title；类型：char* ；说明：标记的标题；</w:t>
        </w:r>
      </w:ins>
    </w:p>
    <w:p>
      <w:pPr>
        <w:ind w:firstLine="480"/>
        <w:rPr>
          <w:ins w:id="10775" w:author="冰蓝城 [2]" w:date="2019-10-22T17:17:31Z"/>
        </w:rPr>
      </w:pPr>
      <w:ins w:id="10776" w:author="冰蓝城 [2]" w:date="2019-10-22T17:17:31Z">
        <w:r>
          <w:rPr>
            <w:rFonts w:hint="eastAsia"/>
          </w:rPr>
          <w:t>参数8：名称：content；类型：char* ；说明：标记的描述信息；</w:t>
        </w:r>
      </w:ins>
    </w:p>
    <w:p>
      <w:pPr>
        <w:ind w:firstLine="480"/>
        <w:rPr>
          <w:ins w:id="10777" w:author="冰蓝城 [2]" w:date="2019-10-22T17:17:31Z"/>
        </w:rPr>
      </w:pPr>
      <w:ins w:id="10778" w:author="冰蓝城 [2]" w:date="2019-10-22T17:17:31Z">
        <w:r>
          <w:rPr>
            <w:rFonts w:hint="eastAsia"/>
          </w:rPr>
          <w:t>参数9：名称：layer；类型：set* ；说明：标记所属图层的ID集合；</w:t>
        </w:r>
      </w:ins>
    </w:p>
    <w:p>
      <w:pPr>
        <w:ind w:firstLine="480"/>
        <w:rPr>
          <w:ins w:id="10779" w:author="冰蓝城 [2]" w:date="2019-10-22T17:17:31Z"/>
        </w:rPr>
      </w:pPr>
      <w:ins w:id="10780" w:author="冰蓝城 [2]" w:date="2019-10-22T17:17:31Z">
        <w:r>
          <w:rPr>
            <w:rFonts w:hint="eastAsia"/>
          </w:rPr>
          <w:t>参数10：名称：isUpload；类型：</w:t>
        </w:r>
      </w:ins>
      <w:ins w:id="10781" w:author="冰蓝城 [2]" w:date="2019-10-22T17:17:31Z">
        <w:r>
          <w:rPr/>
          <w:t>boolean</w:t>
        </w:r>
      </w:ins>
      <w:ins w:id="10782" w:author="冰蓝城 [2]" w:date="2019-10-22T17:17:31Z">
        <w:r>
          <w:rPr>
            <w:rFonts w:hint="eastAsia"/>
          </w:rPr>
          <w:t>* ；说明：是否立即上传标记；</w:t>
        </w:r>
      </w:ins>
    </w:p>
    <w:p>
      <w:pPr>
        <w:ind w:firstLine="480"/>
        <w:rPr>
          <w:ins w:id="10783" w:author="冰蓝城 [2]" w:date="2019-10-22T17:17:31Z"/>
        </w:rPr>
      </w:pPr>
      <w:ins w:id="10784" w:author="冰蓝城 [2]" w:date="2019-10-22T17:17:31Z">
        <w:r>
          <w:rPr>
            <w:rFonts w:hint="eastAsia"/>
          </w:rPr>
          <w:t>返回值：无</w:t>
        </w:r>
      </w:ins>
    </w:p>
    <w:p>
      <w:pPr>
        <w:ind w:firstLine="480"/>
        <w:rPr>
          <w:ins w:id="10785" w:author="冰蓝城 [2]" w:date="2019-10-22T17:17:31Z"/>
        </w:rPr>
      </w:pPr>
      <w:ins w:id="10786" w:author="冰蓝城 [2]" w:date="2019-10-22T17:17:31Z">
        <w:r>
          <w:rPr>
            <w:rFonts w:hint="eastAsia"/>
          </w:rPr>
          <w:t>③ 修改线路</w:t>
        </w:r>
      </w:ins>
    </w:p>
    <w:p>
      <w:pPr>
        <w:ind w:firstLine="480"/>
        <w:rPr>
          <w:ins w:id="10787" w:author="冰蓝城 [2]" w:date="2019-10-22T17:17:31Z"/>
        </w:rPr>
      </w:pPr>
      <w:ins w:id="10788" w:author="冰蓝城 [2]" w:date="2019-10-22T17:17:31Z">
        <w:r>
          <w:rPr>
            <w:rFonts w:hint="eastAsia"/>
          </w:rPr>
          <w:t>void GetModifyLineInfo(Shell ModifyLine, int* tag_num, char* line_title, int* strat_tag_id, int* end_tag_id, List* line);</w:t>
        </w:r>
      </w:ins>
    </w:p>
    <w:p>
      <w:pPr>
        <w:ind w:firstLine="480"/>
        <w:rPr>
          <w:ins w:id="10789" w:author="冰蓝城 [2]" w:date="2019-10-22T17:17:31Z"/>
        </w:rPr>
      </w:pPr>
      <w:ins w:id="10790" w:author="冰蓝城 [2]" w:date="2019-10-22T17:17:31Z">
        <w:r>
          <w:rPr>
            <w:rFonts w:hint="eastAsia"/>
          </w:rPr>
          <w:t>功能：从修改线路界面获取修改后的路线信息，并放入参数tag_num、strat_tag_id、end_tag_id、 line_title和line所指向的内存区域中；</w:t>
        </w:r>
      </w:ins>
    </w:p>
    <w:p>
      <w:pPr>
        <w:ind w:firstLine="480"/>
        <w:rPr>
          <w:ins w:id="10791" w:author="冰蓝城 [2]" w:date="2019-10-22T17:17:31Z"/>
        </w:rPr>
      </w:pPr>
      <w:ins w:id="10792" w:author="冰蓝城 [2]" w:date="2019-10-22T17:17:31Z">
        <w:r>
          <w:rPr>
            <w:rFonts w:hint="eastAsia"/>
          </w:rPr>
          <w:t>参数1：名称：ModifyLine；类型：</w:t>
        </w:r>
      </w:ins>
      <w:ins w:id="10793" w:author="冰蓝城 [2]" w:date="2019-10-22T17:17:31Z">
        <w:r>
          <w:rPr/>
          <w:t>Shell</w:t>
        </w:r>
      </w:ins>
      <w:ins w:id="10794" w:author="冰蓝城 [2]" w:date="2019-10-22T17:17:31Z">
        <w:r>
          <w:rPr>
            <w:rFonts w:hint="eastAsia"/>
          </w:rPr>
          <w:t>；说明：修改路线窗口；</w:t>
        </w:r>
      </w:ins>
    </w:p>
    <w:p>
      <w:pPr>
        <w:ind w:firstLine="480"/>
        <w:rPr>
          <w:ins w:id="10795" w:author="冰蓝城 [2]" w:date="2019-10-22T17:17:31Z"/>
        </w:rPr>
      </w:pPr>
      <w:ins w:id="10796" w:author="冰蓝城 [2]" w:date="2019-10-22T17:17:31Z">
        <w:r>
          <w:rPr>
            <w:rFonts w:hint="eastAsia"/>
          </w:rPr>
          <w:t>参数2：名称：tag_num；类型：int* ；说明：待添加线路中含有的标记总个数；</w:t>
        </w:r>
      </w:ins>
    </w:p>
    <w:p>
      <w:pPr>
        <w:ind w:firstLine="480"/>
        <w:rPr>
          <w:ins w:id="10797" w:author="冰蓝城 [2]" w:date="2019-10-22T17:17:31Z"/>
        </w:rPr>
      </w:pPr>
      <w:ins w:id="10798" w:author="冰蓝城 [2]" w:date="2019-10-22T17:17:31Z">
        <w:r>
          <w:rPr>
            <w:rFonts w:hint="eastAsia"/>
          </w:rPr>
          <w:t>参数3：名称：line_title；类型：char* ；说明：待添加线路的名称；</w:t>
        </w:r>
      </w:ins>
    </w:p>
    <w:p>
      <w:pPr>
        <w:ind w:firstLine="480"/>
        <w:rPr>
          <w:ins w:id="10799" w:author="冰蓝城 [2]" w:date="2019-10-22T17:17:31Z"/>
        </w:rPr>
      </w:pPr>
      <w:ins w:id="10800" w:author="冰蓝城 [2]" w:date="2019-10-22T17:17:31Z">
        <w:r>
          <w:rPr>
            <w:rFonts w:hint="eastAsia"/>
          </w:rPr>
          <w:t>参数4：名称：strat_tag_id；类型：int* ；说明：起点标记的ID；</w:t>
        </w:r>
      </w:ins>
    </w:p>
    <w:p>
      <w:pPr>
        <w:ind w:firstLine="480"/>
        <w:rPr>
          <w:ins w:id="10801" w:author="冰蓝城 [2]" w:date="2019-10-22T17:17:31Z"/>
        </w:rPr>
      </w:pPr>
      <w:ins w:id="10802" w:author="冰蓝城 [2]" w:date="2019-10-22T17:17:31Z">
        <w:r>
          <w:rPr>
            <w:rFonts w:hint="eastAsia"/>
          </w:rPr>
          <w:t>参数5：名称：end_tag_id；类型：int*；说明：终点标记的ID；</w:t>
        </w:r>
      </w:ins>
    </w:p>
    <w:p>
      <w:pPr>
        <w:ind w:firstLine="480"/>
        <w:rPr>
          <w:ins w:id="10803" w:author="冰蓝城 [2]" w:date="2019-10-22T17:17:31Z"/>
        </w:rPr>
      </w:pPr>
      <w:ins w:id="10804" w:author="冰蓝城 [2]" w:date="2019-10-22T17:17:31Z">
        <w:r>
          <w:rPr>
            <w:rFonts w:hint="eastAsia"/>
          </w:rPr>
          <w:t>参数6：名称：line；类型：List* ；说明：中间标记的ID链表；</w:t>
        </w:r>
      </w:ins>
    </w:p>
    <w:p>
      <w:pPr>
        <w:ind w:firstLine="480" w:firstLineChars="200"/>
        <w:rPr>
          <w:ins w:id="10805" w:author="冰蓝城 [2]" w:date="2019-10-22T17:17:31Z"/>
        </w:rPr>
      </w:pPr>
      <w:ins w:id="10806" w:author="冰蓝城 [2]" w:date="2019-10-22T17:17:31Z">
        <w:r>
          <w:rPr>
            <w:rFonts w:hint="eastAsia"/>
          </w:rPr>
          <w:t>返回值：无</w:t>
        </w:r>
      </w:ins>
    </w:p>
    <w:p>
      <w:pPr>
        <w:ind w:firstLine="480"/>
        <w:rPr>
          <w:ins w:id="10807" w:author="冰蓝城 [2]" w:date="2019-10-22T17:17:31Z"/>
        </w:rPr>
      </w:pPr>
      <w:ins w:id="10808" w:author="冰蓝城 [2]" w:date="2019-10-22T17:17:31Z">
        <w:r>
          <w:rPr>
            <w:rFonts w:hint="eastAsia"/>
          </w:rPr>
          <w:t>④ 路线删除</w:t>
        </w:r>
      </w:ins>
    </w:p>
    <w:p>
      <w:pPr>
        <w:ind w:firstLine="480"/>
        <w:rPr>
          <w:ins w:id="10809" w:author="冰蓝城 [2]" w:date="2019-10-22T17:17:31Z"/>
        </w:rPr>
      </w:pPr>
      <w:ins w:id="10810" w:author="冰蓝城 [2]" w:date="2019-10-22T17:17:31Z">
        <w:r>
          <w:rPr>
            <w:rFonts w:hint="eastAsia"/>
          </w:rPr>
          <w:t>void GetDeleteLineInfo(Shell DeleteLine, set* line_id);</w:t>
        </w:r>
      </w:ins>
    </w:p>
    <w:p>
      <w:pPr>
        <w:ind w:firstLine="480"/>
        <w:rPr>
          <w:ins w:id="10811" w:author="冰蓝城 [2]" w:date="2019-10-22T17:17:31Z"/>
        </w:rPr>
      </w:pPr>
      <w:ins w:id="10812" w:author="冰蓝城 [2]" w:date="2019-10-22T17:17:31Z">
        <w:r>
          <w:rPr>
            <w:rFonts w:hint="eastAsia"/>
          </w:rPr>
          <w:t>功能：从线路管理界面获取待删除的线路id，并放入参数line_id所指向的内存区域中；</w:t>
        </w:r>
      </w:ins>
    </w:p>
    <w:p>
      <w:pPr>
        <w:ind w:firstLine="480"/>
        <w:rPr>
          <w:ins w:id="10813" w:author="冰蓝城 [2]" w:date="2019-10-22T17:17:31Z"/>
        </w:rPr>
      </w:pPr>
      <w:ins w:id="10814" w:author="冰蓝城 [2]" w:date="2019-10-22T17:17:31Z">
        <w:r>
          <w:rPr>
            <w:rFonts w:hint="eastAsia"/>
          </w:rPr>
          <w:t>参数1：名称：DeleteLine；类型：</w:t>
        </w:r>
      </w:ins>
      <w:ins w:id="10815" w:author="冰蓝城 [2]" w:date="2019-10-22T17:17:31Z">
        <w:r>
          <w:rPr/>
          <w:t>Shell</w:t>
        </w:r>
      </w:ins>
      <w:ins w:id="10816" w:author="冰蓝城 [2]" w:date="2019-10-22T17:17:31Z">
        <w:r>
          <w:rPr>
            <w:rFonts w:hint="eastAsia"/>
          </w:rPr>
          <w:t>；说明：线路管理窗口；</w:t>
        </w:r>
      </w:ins>
    </w:p>
    <w:p>
      <w:pPr>
        <w:ind w:firstLine="480"/>
        <w:rPr>
          <w:ins w:id="10817" w:author="冰蓝城 [2]" w:date="2019-10-22T17:17:31Z"/>
        </w:rPr>
      </w:pPr>
      <w:ins w:id="10818" w:author="冰蓝城 [2]" w:date="2019-10-22T17:17:31Z">
        <w:r>
          <w:rPr>
            <w:rFonts w:hint="eastAsia"/>
          </w:rPr>
          <w:t>参数2：名称：line_id；类型：set*；说明：待删除的线路ID的集合；</w:t>
        </w:r>
      </w:ins>
    </w:p>
    <w:p>
      <w:pPr>
        <w:ind w:firstLine="480" w:firstLineChars="200"/>
        <w:rPr>
          <w:ins w:id="10819" w:author="冰蓝城 [2]" w:date="2019-10-22T17:17:31Z"/>
        </w:rPr>
      </w:pPr>
      <w:ins w:id="10820" w:author="冰蓝城 [2]" w:date="2019-10-22T17:17:31Z">
        <w:r>
          <w:rPr>
            <w:rFonts w:hint="eastAsia"/>
          </w:rPr>
          <w:t>返回值：无</w:t>
        </w:r>
      </w:ins>
      <w:bookmarkStart w:id="45" w:name="_GoBack"/>
      <w:bookmarkEnd w:id="45"/>
    </w:p>
    <w:p>
      <w:pPr>
        <w:pStyle w:val="3"/>
        <w:ind w:firstLine="151"/>
        <w:rPr>
          <w:ins w:id="10821" w:author="冰蓝城 [2]" w:date="2019-10-22T17:17:31Z"/>
        </w:rPr>
      </w:pPr>
      <w:ins w:id="10822" w:author="冰蓝城 [2]" w:date="2019-10-22T17:17:31Z">
        <w:r>
          <w:rPr/>
          <w:t>5.8 个人信息修改界面</w:t>
        </w:r>
      </w:ins>
    </w:p>
    <w:p>
      <w:pPr>
        <w:ind w:firstLineChars="0"/>
        <w:jc w:val="center"/>
        <w:rPr>
          <w:ins w:id="10823" w:author="冰蓝城 [2]" w:date="2019-10-22T17:17:31Z"/>
          <w:color w:val="auto"/>
          <w:u w:val="none"/>
        </w:rPr>
      </w:pPr>
      <w:ins w:id="10824" w:author="冰蓝城 [2]" w:date="2019-10-22T17:17:31Z">
        <w:r>
          <w:rPr>
            <w:color w:val="auto"/>
            <w:u w:val="none"/>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54" cstate="print"/>
                      <a:stretch>
                        <a:fillRect/>
                      </a:stretch>
                    </pic:blipFill>
                    <pic:spPr>
                      <a:xfrm>
                        <a:off x="0" y="0"/>
                        <a:ext cx="4724400" cy="2724150"/>
                      </a:xfrm>
                      <a:prstGeom prst="rect">
                        <a:avLst/>
                      </a:prstGeom>
                      <a:noFill/>
                      <a:ln w="9525">
                        <a:noFill/>
                      </a:ln>
                    </pic:spPr>
                  </pic:pic>
                </a:graphicData>
              </a:graphic>
            </wp:inline>
          </w:drawing>
        </w:r>
      </w:ins>
    </w:p>
    <w:p>
      <w:pPr>
        <w:ind w:firstLineChars="0"/>
        <w:jc w:val="center"/>
        <w:rPr>
          <w:ins w:id="10826" w:author="冰蓝城 [2]" w:date="2019-10-22T17:17:31Z"/>
          <w:color w:val="auto"/>
          <w:u w:val="none"/>
        </w:rPr>
      </w:pPr>
      <w:ins w:id="10827" w:author="冰蓝城 [2]" w:date="2019-10-22T17:17:31Z">
        <w:r>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67"/>
                      <a:stretch>
                        <a:fillRect/>
                      </a:stretch>
                    </pic:blipFill>
                    <pic:spPr>
                      <a:xfrm>
                        <a:off x="0" y="0"/>
                        <a:ext cx="4705350" cy="2800350"/>
                      </a:xfrm>
                      <a:prstGeom prst="rect">
                        <a:avLst/>
                      </a:prstGeom>
                      <a:noFill/>
                      <a:ln w="9525">
                        <a:noFill/>
                      </a:ln>
                    </pic:spPr>
                  </pic:pic>
                </a:graphicData>
              </a:graphic>
            </wp:inline>
          </w:drawing>
        </w:r>
      </w:ins>
    </w:p>
    <w:p>
      <w:pPr>
        <w:ind w:firstLine="480"/>
        <w:rPr>
          <w:ins w:id="10829" w:author="冰蓝城 [2]" w:date="2019-10-22T17:17:31Z"/>
        </w:rPr>
      </w:pPr>
      <w:ins w:id="10830" w:author="冰蓝城 [2]" w:date="2019-10-22T17:17:31Z">
        <w:r>
          <w:rPr/>
          <w:t>个人信息修改界面</w:t>
        </w:r>
      </w:ins>
      <w:ins w:id="10831" w:author="冰蓝城 [2]" w:date="2019-10-22T17:17:31Z">
        <w:r>
          <w:rPr>
            <w:rFonts w:hint="eastAsia"/>
          </w:rPr>
          <w:t>接口：</w:t>
        </w:r>
      </w:ins>
    </w:p>
    <w:p>
      <w:pPr>
        <w:ind w:firstLine="480"/>
        <w:rPr>
          <w:ins w:id="10832" w:author="冰蓝城 [2]" w:date="2019-10-22T17:17:31Z"/>
        </w:rPr>
      </w:pPr>
      <w:ins w:id="10833" w:author="冰蓝城 [2]" w:date="2019-10-22T17:17:31Z">
        <w:r>
          <w:rPr>
            <w:rFonts w:hint="eastAsia"/>
          </w:rPr>
          <w:t>void Get</w:t>
        </w:r>
      </w:ins>
      <w:ins w:id="10834" w:author="冰蓝城 [2]" w:date="2019-10-22T17:17:31Z">
        <w:r>
          <w:rPr/>
          <w:t xml:space="preserve"> Modify</w:t>
        </w:r>
      </w:ins>
      <w:ins w:id="10835" w:author="冰蓝城 [2]" w:date="2019-10-22T17:17:31Z">
        <w:r>
          <w:rPr>
            <w:rFonts w:hint="eastAsia"/>
          </w:rPr>
          <w:t xml:space="preserve">UserInfo(Shell ModifyUser, </w:t>
        </w:r>
      </w:ins>
      <w:ins w:id="10836" w:author="冰蓝城 [2]" w:date="2019-10-22T17:17:31Z">
        <w:r>
          <w:rPr/>
          <w:t>BufferedImage</w:t>
        </w:r>
      </w:ins>
      <w:ins w:id="10837" w:author="冰蓝城 [2]" w:date="2019-10-22T17:17:31Z">
        <w:r>
          <w:rPr>
            <w:rFonts w:hint="eastAsia"/>
          </w:rPr>
          <w:t>* image,char* username, char* password);</w:t>
        </w:r>
      </w:ins>
    </w:p>
    <w:p>
      <w:pPr>
        <w:ind w:firstLine="480"/>
        <w:rPr>
          <w:ins w:id="10838" w:author="冰蓝城 [2]" w:date="2019-10-22T17:17:31Z"/>
        </w:rPr>
      </w:pPr>
      <w:ins w:id="10839" w:author="冰蓝城 [2]" w:date="2019-10-22T17:17:31Z">
        <w:r>
          <w:rPr>
            <w:rFonts w:hint="eastAsia"/>
          </w:rPr>
          <w:t>功能：从</w:t>
        </w:r>
      </w:ins>
      <w:ins w:id="10840" w:author="冰蓝城 [2]" w:date="2019-10-22T17:17:31Z">
        <w:r>
          <w:rPr/>
          <w:t>个人信息修改</w:t>
        </w:r>
      </w:ins>
      <w:ins w:id="10841" w:author="冰蓝城 [2]" w:date="2019-10-22T17:17:31Z">
        <w:r>
          <w:rPr>
            <w:rFonts w:hint="eastAsia"/>
          </w:rPr>
          <w:t>界面获取用户个人修改的相关信息，并放入参数image 、username和password所指向的内存区域中；</w:t>
        </w:r>
      </w:ins>
    </w:p>
    <w:p>
      <w:pPr>
        <w:ind w:firstLine="480"/>
        <w:rPr>
          <w:ins w:id="10842" w:author="冰蓝城 [2]" w:date="2019-10-22T17:17:31Z"/>
        </w:rPr>
      </w:pPr>
      <w:ins w:id="10843" w:author="冰蓝城 [2]" w:date="2019-10-22T17:17:31Z">
        <w:r>
          <w:rPr>
            <w:rFonts w:hint="eastAsia"/>
          </w:rPr>
          <w:t>参数1：名称：ModifyUser；类型：</w:t>
        </w:r>
      </w:ins>
      <w:ins w:id="10844" w:author="冰蓝城 [2]" w:date="2019-10-22T17:17:31Z">
        <w:r>
          <w:rPr/>
          <w:t>Shell</w:t>
        </w:r>
      </w:ins>
      <w:ins w:id="10845" w:author="冰蓝城 [2]" w:date="2019-10-22T17:17:31Z">
        <w:r>
          <w:rPr>
            <w:rFonts w:hint="eastAsia"/>
          </w:rPr>
          <w:t>；说明：</w:t>
        </w:r>
      </w:ins>
      <w:ins w:id="10846" w:author="冰蓝城 [2]" w:date="2019-10-22T17:17:31Z">
        <w:r>
          <w:rPr/>
          <w:t>个人信息修改</w:t>
        </w:r>
      </w:ins>
      <w:ins w:id="10847" w:author="冰蓝城 [2]" w:date="2019-10-22T17:17:31Z">
        <w:r>
          <w:rPr>
            <w:rFonts w:hint="eastAsia"/>
          </w:rPr>
          <w:t>窗口；</w:t>
        </w:r>
      </w:ins>
    </w:p>
    <w:p>
      <w:pPr>
        <w:ind w:firstLine="480"/>
        <w:rPr>
          <w:ins w:id="10848" w:author="冰蓝城 [2]" w:date="2019-10-22T17:17:31Z"/>
        </w:rPr>
      </w:pPr>
      <w:ins w:id="10849" w:author="冰蓝城 [2]" w:date="2019-10-22T17:17:31Z">
        <w:r>
          <w:rPr>
            <w:rFonts w:hint="eastAsia"/>
          </w:rPr>
          <w:t>参数2：名称：image；类型：</w:t>
        </w:r>
      </w:ins>
      <w:ins w:id="10850" w:author="冰蓝城 [2]" w:date="2019-10-22T17:17:31Z">
        <w:r>
          <w:rPr/>
          <w:t>BufferedImage</w:t>
        </w:r>
      </w:ins>
      <w:ins w:id="10851" w:author="冰蓝城 [2]" w:date="2019-10-22T17:17:31Z">
        <w:r>
          <w:rPr>
            <w:rFonts w:hint="eastAsia"/>
          </w:rPr>
          <w:t>*；说明：修改后的个人图像；</w:t>
        </w:r>
      </w:ins>
    </w:p>
    <w:p>
      <w:pPr>
        <w:ind w:firstLine="480"/>
        <w:rPr>
          <w:ins w:id="10852" w:author="冰蓝城 [2]" w:date="2019-10-22T17:17:31Z"/>
        </w:rPr>
      </w:pPr>
      <w:ins w:id="10853" w:author="冰蓝城 [2]" w:date="2019-10-22T17:17:31Z">
        <w:r>
          <w:rPr>
            <w:rFonts w:hint="eastAsia"/>
          </w:rPr>
          <w:t>参数3：名称：username；类型：char* ；说明：修改后的用户名；</w:t>
        </w:r>
      </w:ins>
    </w:p>
    <w:p>
      <w:pPr>
        <w:ind w:firstLine="480"/>
        <w:rPr>
          <w:ins w:id="10854" w:author="冰蓝城 [2]" w:date="2019-10-22T17:17:31Z"/>
        </w:rPr>
      </w:pPr>
      <w:ins w:id="10855" w:author="冰蓝城 [2]" w:date="2019-10-22T17:17:31Z">
        <w:r>
          <w:rPr>
            <w:rFonts w:hint="eastAsia"/>
          </w:rPr>
          <w:t>参数4：名称：password；类型：char* ；说明：修改后的密码；</w:t>
        </w:r>
      </w:ins>
    </w:p>
    <w:p>
      <w:pPr>
        <w:ind w:firstLine="480" w:firstLineChars="200"/>
        <w:rPr>
          <w:ins w:id="10856" w:author="冰蓝城 [2]" w:date="2019-10-22T17:17:31Z"/>
        </w:rPr>
      </w:pPr>
      <w:ins w:id="10857" w:author="冰蓝城 [2]" w:date="2019-10-22T17:17:31Z">
        <w:r>
          <w:rPr>
            <w:rFonts w:hint="eastAsia"/>
          </w:rPr>
          <w:t>返回值：无</w:t>
        </w:r>
      </w:ins>
    </w:p>
    <w:p>
      <w:pPr>
        <w:pStyle w:val="2"/>
        <w:spacing w:before="120" w:after="120"/>
        <w:rPr>
          <w:ins w:id="10858" w:author="冰蓝城 [2]" w:date="2019-10-22T17:17:31Z"/>
        </w:rPr>
      </w:pPr>
      <w:ins w:id="10859" w:author="冰蓝城 [2]" w:date="2019-10-22T17:17:31Z">
        <w:r>
          <w:rPr>
            <w:rFonts w:hint="eastAsia"/>
          </w:rPr>
          <w:t>6、程序设计</w:t>
        </w:r>
      </w:ins>
    </w:p>
    <w:p>
      <w:pPr>
        <w:ind w:firstLine="480" w:firstLineChars="200"/>
        <w:rPr>
          <w:ins w:id="10860" w:author="冰蓝城 [2]" w:date="2019-10-22T17:17:31Z"/>
        </w:rPr>
      </w:pPr>
      <w:ins w:id="10861" w:author="冰蓝城 [2]" w:date="2019-10-22T17:17:31Z">
        <w:r>
          <w:rPr>
            <w:rFonts w:hint="eastAsia"/>
          </w:rPr>
          <w:t>（伪代码）</w:t>
        </w:r>
      </w:ins>
    </w:p>
    <w:p>
      <w:pPr>
        <w:pStyle w:val="3"/>
        <w:ind w:firstLine="151"/>
        <w:rPr>
          <w:ins w:id="10862" w:author="冰蓝城 [2]" w:date="2019-10-22T17:17:31Z"/>
        </w:rPr>
      </w:pPr>
      <w:ins w:id="10863" w:author="冰蓝城 [2]" w:date="2019-10-22T17:17:31Z">
        <w:r>
          <w:rPr/>
          <w:t>6.1</w:t>
        </w:r>
      </w:ins>
      <w:ins w:id="10864" w:author="冰蓝城 [2]" w:date="2019-10-22T17:17:31Z">
        <w:r>
          <w:rPr>
            <w:rFonts w:hint="eastAsia"/>
          </w:rPr>
          <w:t>登录注册</w:t>
        </w:r>
      </w:ins>
    </w:p>
    <w:p>
      <w:pPr>
        <w:pStyle w:val="3"/>
        <w:ind w:firstLine="151"/>
        <w:rPr>
          <w:ins w:id="10865" w:author="冰蓝城 [2]" w:date="2019-10-22T17:17:31Z"/>
        </w:rPr>
      </w:pPr>
      <w:ins w:id="10866" w:author="冰蓝城 [2]" w:date="2019-10-22T17:17:31Z">
        <w:r>
          <w:rPr/>
          <w:t xml:space="preserve">6.2 </w:t>
        </w:r>
      </w:ins>
      <w:ins w:id="10867" w:author="冰蓝城 [2]" w:date="2019-10-22T17:17:31Z">
        <w:r>
          <w:rPr>
            <w:rFonts w:hint="eastAsia"/>
          </w:rPr>
          <w:t>视图切换</w:t>
        </w:r>
      </w:ins>
    </w:p>
    <w:p>
      <w:pPr>
        <w:pStyle w:val="3"/>
        <w:ind w:firstLine="151"/>
        <w:rPr>
          <w:ins w:id="10868" w:author="冰蓝城 [2]" w:date="2019-10-22T17:17:31Z"/>
        </w:rPr>
      </w:pPr>
      <w:ins w:id="10869" w:author="冰蓝城 [2]" w:date="2019-10-22T17:17:31Z">
        <w:r>
          <w:rPr>
            <w:rFonts w:hint="eastAsia"/>
          </w:rPr>
          <w:t>6</w:t>
        </w:r>
      </w:ins>
      <w:ins w:id="10870" w:author="冰蓝城 [2]" w:date="2019-10-22T17:17:31Z">
        <w:r>
          <w:rPr/>
          <w:t xml:space="preserve">.3 </w:t>
        </w:r>
      </w:ins>
      <w:ins w:id="10871" w:author="冰蓝城 [2]" w:date="2019-10-22T17:17:31Z">
        <w:r>
          <w:rPr>
            <w:rFonts w:hint="eastAsia"/>
          </w:rPr>
          <w:t>即时查询</w:t>
        </w:r>
      </w:ins>
    </w:p>
    <w:p>
      <w:pPr>
        <w:pStyle w:val="3"/>
        <w:ind w:firstLine="151"/>
        <w:rPr>
          <w:ins w:id="10872" w:author="冰蓝城 [2]" w:date="2019-10-22T17:17:31Z"/>
        </w:rPr>
      </w:pPr>
      <w:ins w:id="10873" w:author="冰蓝城 [2]" w:date="2019-10-22T17:17:31Z">
        <w:r>
          <w:rPr/>
          <w:t xml:space="preserve">6.4 </w:t>
        </w:r>
      </w:ins>
      <w:ins w:id="10874" w:author="冰蓝城 [2]" w:date="2019-10-22T17:17:31Z">
        <w:r>
          <w:rPr>
            <w:rFonts w:hint="eastAsia"/>
          </w:rPr>
          <w:t>离线数据同步</w:t>
        </w:r>
      </w:ins>
    </w:p>
    <w:p>
      <w:pPr>
        <w:pStyle w:val="3"/>
        <w:ind w:firstLine="151"/>
        <w:rPr>
          <w:ins w:id="10875" w:author="冰蓝城 [2]" w:date="2019-10-22T17:17:31Z"/>
        </w:rPr>
      </w:pPr>
      <w:ins w:id="10876" w:author="冰蓝城 [2]" w:date="2019-10-22T17:17:31Z">
        <w:r>
          <w:rPr/>
          <w:t xml:space="preserve">6.5 </w:t>
        </w:r>
      </w:ins>
      <w:ins w:id="10877" w:author="冰蓝城 [2]" w:date="2019-10-22T17:17:31Z">
        <w:r>
          <w:rPr>
            <w:rFonts w:hint="eastAsia"/>
          </w:rPr>
          <w:t>标记信息分享</w:t>
        </w:r>
      </w:ins>
    </w:p>
    <w:p>
      <w:pPr>
        <w:pStyle w:val="3"/>
        <w:ind w:firstLine="151"/>
        <w:rPr>
          <w:ins w:id="10878" w:author="冰蓝城 [2]" w:date="2019-10-22T17:17:31Z"/>
        </w:rPr>
      </w:pPr>
      <w:ins w:id="10879" w:author="冰蓝城 [2]" w:date="2019-10-22T17:17:31Z">
        <w:r>
          <w:rPr/>
          <w:t xml:space="preserve">6.6 </w:t>
        </w:r>
      </w:ins>
      <w:ins w:id="10880" w:author="冰蓝城 [2]" w:date="2019-10-22T17:17:31Z">
        <w:r>
          <w:rPr>
            <w:rFonts w:hint="eastAsia"/>
          </w:rPr>
          <w:t>图层选择</w:t>
        </w:r>
      </w:ins>
    </w:p>
    <w:p>
      <w:pPr>
        <w:pStyle w:val="3"/>
        <w:ind w:firstLine="151"/>
        <w:rPr>
          <w:ins w:id="10881" w:author="冰蓝城 [2]" w:date="2019-10-22T17:17:31Z"/>
        </w:rPr>
      </w:pPr>
      <w:ins w:id="10882" w:author="冰蓝城 [2]" w:date="2019-10-22T17:17:31Z">
        <w:r>
          <w:rPr/>
          <w:t xml:space="preserve">6.7 </w:t>
        </w:r>
      </w:ins>
      <w:ins w:id="10883" w:author="冰蓝城 [2]" w:date="2019-10-22T17:17:31Z">
        <w:r>
          <w:rPr>
            <w:rFonts w:hint="eastAsia"/>
          </w:rPr>
          <w:t>信息标记</w:t>
        </w:r>
      </w:ins>
    </w:p>
    <w:p>
      <w:pPr>
        <w:pStyle w:val="3"/>
        <w:ind w:firstLine="151"/>
        <w:rPr>
          <w:ins w:id="10884" w:author="冰蓝城 [2]" w:date="2019-10-22T17:17:31Z"/>
        </w:rPr>
      </w:pPr>
      <w:ins w:id="10885" w:author="冰蓝城 [2]" w:date="2019-10-22T17:17:31Z">
        <w:r>
          <w:rPr/>
          <w:t xml:space="preserve">6.8 </w:t>
        </w:r>
      </w:ins>
      <w:ins w:id="10886" w:author="冰蓝城 [2]" w:date="2019-10-22T17:17:31Z">
        <w:r>
          <w:rPr>
            <w:rFonts w:hint="eastAsia"/>
          </w:rPr>
          <w:t>信息发布</w:t>
        </w:r>
      </w:ins>
    </w:p>
    <w:p>
      <w:pPr>
        <w:pStyle w:val="2"/>
        <w:spacing w:before="120" w:after="120"/>
        <w:rPr>
          <w:ins w:id="10887" w:author="冰蓝城 [2]" w:date="2019-10-22T17:17:31Z"/>
        </w:rPr>
      </w:pPr>
      <w:ins w:id="10888" w:author="冰蓝城 [2]" w:date="2019-10-22T17:17:31Z">
        <w:r>
          <w:rPr>
            <w:rFonts w:hint="eastAsia"/>
          </w:rPr>
          <w:t xml:space="preserve"> </w:t>
        </w:r>
      </w:ins>
      <w:ins w:id="10889" w:author="冰蓝城 [2]" w:date="2019-10-22T17:17:31Z">
        <w:r>
          <w:rPr/>
          <w:t>7</w:t>
        </w:r>
      </w:ins>
      <w:ins w:id="10890" w:author="冰蓝城 [2]" w:date="2019-10-22T17:17:31Z">
        <w:r>
          <w:rPr>
            <w:rFonts w:hint="eastAsia"/>
          </w:rPr>
          <w:t>、重要技术难点及解决方案</w:t>
        </w:r>
      </w:ins>
    </w:p>
    <w:p>
      <w:pPr>
        <w:ind w:firstLine="480"/>
        <w:rPr>
          <w:ins w:id="10891" w:author="冰蓝城 [2]" w:date="2019-10-22T17:17:31Z"/>
        </w:rPr>
      </w:pPr>
    </w:p>
    <w:p>
      <w:pPr>
        <w:ind w:firstLine="480"/>
      </w:pPr>
    </w:p>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958" w:left="1134"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Arial Rounded MT Bold"/>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Wingdings">
    <w:panose1 w:val="05000000000000000000"/>
    <w:charset w:val="02"/>
    <w:family w:val="auto"/>
    <w:pitch w:val="default"/>
    <w:sig w:usb0="00000000" w:usb1="00000000" w:usb2="00000000" w:usb3="00000000" w:csb0="80000000" w:csb1="00000000"/>
  </w:font>
  <w:font w:name="微软雅黑">
    <w:altName w:val="汉仪旗黑KW"/>
    <w:panose1 w:val="020B0503020204020204"/>
    <w:charset w:val="86"/>
    <w:family w:val="swiss"/>
    <w:pitch w:val="default"/>
    <w:sig w:usb0="00000000" w:usb1="00000000" w:usb2="00000016" w:usb3="00000000" w:csb0="0004001F" w:csb1="00000000"/>
  </w:font>
  <w:font w:name="黑体">
    <w:altName w:val="汉仪中黑KW"/>
    <w:panose1 w:val="02010609060101010101"/>
    <w:charset w:val="86"/>
    <w:family w:val="modern"/>
    <w:pitch w:val="default"/>
    <w:sig w:usb0="00000000" w:usb1="00000000" w:usb2="00000016" w:usb3="00000000" w:csb0="00040001" w:csb1="00000000"/>
  </w:font>
  <w:font w:name="Tahoma">
    <w:panose1 w:val="020B0804030504040204"/>
    <w:charset w:val="00"/>
    <w:family w:val="swiss"/>
    <w:pitch w:val="default"/>
    <w:sig w:usb0="E1002AFF" w:usb1="C000605B" w:usb2="00000029" w:usb3="00000000" w:csb0="200101FF" w:csb1="20280000"/>
  </w:font>
  <w:font w:name="楷体">
    <w:altName w:val="汉仪楷体KW"/>
    <w:panose1 w:val="02010609060101010101"/>
    <w:charset w:val="86"/>
    <w:family w:val="modern"/>
    <w:pitch w:val="default"/>
    <w:sig w:usb0="00000000" w:usb1="00000000" w:usb2="00000016" w:usb3="00000000" w:csb0="00040001" w:csb1="00000000"/>
  </w:font>
  <w:font w:name="Segoe UI Symbol">
    <w:altName w:val="苹方-简"/>
    <w:panose1 w:val="020B0502040204020203"/>
    <w:charset w:val="00"/>
    <w:family w:val="swiss"/>
    <w:pitch w:val="default"/>
    <w:sig w:usb0="00000000" w:usb1="00000000" w:usb2="00040000" w:usb3="00000000" w:csb0="00000001" w:csb1="00000000"/>
  </w:font>
  <w:font w:name="Segoe UI Emoji">
    <w:altName w:val="苹方-简"/>
    <w:panose1 w:val="020B0502040204020203"/>
    <w:charset w:val="00"/>
    <w:family w:val="swiss"/>
    <w:pitch w:val="default"/>
    <w:sig w:usb0="00000000" w:usb1="00000000" w:usb2="00000000" w:usb3="00000000" w:csb0="00000001" w:csb1="00000000"/>
  </w:font>
  <w:font w:name="汉仪旗黑KW">
    <w:panose1 w:val="00020600040101010101"/>
    <w:charset w:val="86"/>
    <w:family w:val="auto"/>
    <w:pitch w:val="default"/>
    <w:sig w:usb0="A00002BF" w:usb1="3ACF7CFA" w:usb2="00000016" w:usb3="00000000" w:csb0="0004009F" w:csb1="DFD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240" w:beforeLines="100" w:line="240" w:lineRule="auto"/>
      <w:ind w:right="357" w:firstLine="400"/>
      <w:jc w:val="distribute"/>
    </w:pPr>
    <w:r>
      <w:rPr>
        <w:sz w:val="20"/>
      </w:rPr>
      <w:pict>
        <v:line id="直线 5" o:spid="_x0000_s2049" o:spt="20" style="position:absolute;left:0pt;margin-left:10.8pt;margin-top:0.5pt;height:0pt;width:473.25pt;z-index:251658240;mso-width-relative:page;mso-height-relative:page;" coordsize="21600,21600" o:gfxdata="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ZV/Y8dMAAAAGAQAADwAAAAAA&#10;AAABACAAAAA4AAAAZHJzL2Rvd25yZXYueG1sUEsBAhQAFAAAAAgAh07iQDQtlj3JAQAAkAMAAA4A&#10;AAAAAAAAAQAgAAAAOAEAAGRycy9lMm9Eb2MueG1sUEsFBgAAAAAGAAYAWQEAAHMFAAAAAA==&#10;">
          <v:path arrowok="t"/>
          <v:fill focussize="0,0"/>
          <v:stroke/>
          <v:imagedata o:title=""/>
          <o:lock v:ext="edit"/>
        </v:line>
      </w:pict>
    </w:r>
    <w:r>
      <w:rPr>
        <w:rFonts w:hint="eastAsia"/>
      </w:rPr>
      <w:t xml:space="preserve"> 班号：07111604                                                   编制时间：</w:t>
    </w:r>
    <w:r>
      <w:fldChar w:fldCharType="begin"/>
    </w:r>
    <w:r>
      <w:instrText xml:space="preserve"> DATE \@ "yyyy-M-d" </w:instrText>
    </w:r>
    <w:r>
      <w:fldChar w:fldCharType="separate"/>
    </w:r>
    <w:ins w:id="5" w:author="冰蓝城 [2]" w:date="2019-10-22T17:16:32Z">
      <w:r>
        <w:rPr/>
        <w:t>2019-10-22</w:t>
      </w:r>
    </w:ins>
    <w:ins w:id="6" w:author="Windows 用户" w:date="2019-10-22T12:31:00Z">
      <w:del w:id="7" w:author="冰蓝城 [2]" w:date="2019-10-22T17:16:32Z">
        <w:r>
          <w:rPr/>
          <w:delText>2019-10-22</w:delText>
        </w:r>
      </w:del>
    </w:ins>
    <w:ins w:id="8" w:author="1060556579@qq.com" w:date="2019-10-22T10:47:00Z">
      <w:del w:id="9" w:author="冰蓝城 [2]" w:date="2019-10-22T17:16:32Z">
        <w:r>
          <w:rPr/>
          <w:delText>2019-10-22</w:delText>
        </w:r>
      </w:del>
    </w:ins>
    <w:ins w:id="10" w:author="Administrator" w:date="2019-10-21T23:06:00Z">
      <w:del w:id="11" w:author="冰蓝城 [2]" w:date="2019-10-22T17:16:32Z">
        <w:r>
          <w:rPr/>
          <w:delText>2019-10-21</w:delText>
        </w:r>
      </w:del>
    </w:ins>
    <w:ins w:id="12" w:author="冰蓝城" w:date="2019-10-21T15:37:00Z">
      <w:del w:id="13" w:author="冰蓝城 [2]" w:date="2019-10-22T17:16:32Z">
        <w:r>
          <w:rPr/>
          <w:delText>2019-10-21</w:delText>
        </w:r>
      </w:del>
    </w:ins>
    <w:ins w:id="14" w:author="杨俊" w:date="2019-10-21T08:02:00Z">
      <w:del w:id="15" w:author="冰蓝城 [2]" w:date="2019-10-22T17:16:32Z">
        <w:r>
          <w:rPr/>
          <w:delText>2019-10-21</w:delText>
        </w:r>
      </w:del>
    </w:ins>
    <w:ins w:id="16" w:author="FSMM _" w:date="2019-10-18T13:21:00Z">
      <w:del w:id="17" w:author="冰蓝城 [2]" w:date="2019-10-22T17:16:32Z">
        <w:r>
          <w:rPr/>
          <w:delText>2019-10-18</w:delText>
        </w:r>
      </w:del>
    </w:ins>
    <w:ins w:id="18" w:author="冰蓝城" w:date="2019-10-16T21:23:00Z">
      <w:del w:id="19" w:author="冰蓝城 [2]" w:date="2019-10-22T17:16:32Z">
        <w:r>
          <w:rPr/>
          <w:delText>2019-10-16</w:delText>
        </w:r>
      </w:del>
    </w:ins>
    <w:ins w:id="20" w:author="admin" w:date="2019-10-16T19:40:00Z">
      <w:del w:id="21" w:author="冰蓝城 [2]" w:date="2019-10-22T17:16:32Z">
        <w:r>
          <w:rPr/>
          <w:delText>2019-10-16</w:delText>
        </w:r>
      </w:del>
    </w:ins>
    <w:del w:id="22" w:author="冰蓝城 [2]" w:date="2019-10-22T17:16:32Z">
      <w:r>
        <w:rPr/>
        <w:delText>2019-10-15</w:delText>
      </w:r>
    </w:del>
    <w:r>
      <w:fldChar w:fldCharType="end"/>
    </w:r>
  </w:p>
  <w:p>
    <w:pPr>
      <w:pStyle w:val="9"/>
      <w:ind w:firstLine="360"/>
      <w:jc w:val="center"/>
    </w:pPr>
    <w:r>
      <w:rPr>
        <w:rFonts w:hint="eastAsia"/>
      </w:rPr>
      <w:t xml:space="preserve">页号：   </w:t>
    </w:r>
    <w:r>
      <w:rPr>
        <w:rStyle w:val="15"/>
      </w:rPr>
      <w:fldChar w:fldCharType="begin"/>
    </w:r>
    <w:r>
      <w:rPr>
        <w:rStyle w:val="15"/>
      </w:rPr>
      <w:instrText xml:space="preserve"> PAGE </w:instrText>
    </w:r>
    <w:r>
      <w:rPr>
        <w:rStyle w:val="15"/>
      </w:rPr>
      <w:fldChar w:fldCharType="separate"/>
    </w:r>
    <w:r>
      <w:rPr>
        <w:rStyle w:val="15"/>
      </w:rPr>
      <w:t>12</w:t>
    </w:r>
    <w:r>
      <w:rPr>
        <w:rStyle w:val="15"/>
      </w:rPr>
      <w:fldChar w:fldCharType="end"/>
    </w:r>
    <w:r>
      <w:rPr>
        <w:rStyle w:val="15"/>
        <w:rFonts w:hint="eastAsia"/>
      </w:rPr>
      <w:t xml:space="preserve"> / </w:t>
    </w:r>
    <w:r>
      <w:rPr>
        <w:rStyle w:val="15"/>
      </w:rPr>
      <w:fldChar w:fldCharType="begin"/>
    </w:r>
    <w:r>
      <w:rPr>
        <w:rStyle w:val="15"/>
      </w:rPr>
      <w:instrText xml:space="preserve"> NUMPAGES </w:instrText>
    </w:r>
    <w:r>
      <w:rPr>
        <w:rStyle w:val="15"/>
      </w:rPr>
      <w:fldChar w:fldCharType="separate"/>
    </w:r>
    <w:r>
      <w:rPr>
        <w:rStyle w:val="15"/>
      </w:rPr>
      <w:t>37</w:t>
    </w:r>
    <w:r>
      <w:rPr>
        <w:rStyle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del w:id="0" w:author="FSMM _" w:date="2019-10-17T19:37:00Z">
      <w:r>
        <w:rPr>
          <w:rFonts w:hint="eastAsia"/>
        </w:rPr>
        <w:delText>软件需求规格</w:delText>
      </w:r>
    </w:del>
    <w:ins w:id="1" w:author="FSMM _" w:date="2019-10-17T19:38:00Z">
      <w:r>
        <w:rPr>
          <w:rFonts w:hint="eastAsia"/>
        </w:rPr>
        <w:t>软件</w:t>
      </w:r>
    </w:ins>
    <w:ins w:id="2" w:author="FSMM _" w:date="2019-10-17T19:37:00Z">
      <w:r>
        <w:rPr>
          <w:rFonts w:hint="eastAsia"/>
        </w:rPr>
        <w:t>设计</w:t>
      </w:r>
    </w:ins>
    <w:r>
      <w:rPr>
        <w:rFonts w:hint="eastAsia"/>
      </w:rPr>
      <w:t>说明书                                                   北京理工大学计算机学院                                                   软件工程课程设计</w:t>
    </w:r>
  </w:p>
  <w:p>
    <w:pPr>
      <w:pStyle w:val="10"/>
      <w:ind w:firstLine="0" w:firstLineChars="0"/>
      <w:jc w:val="both"/>
    </w:pPr>
    <w:r>
      <w:rPr>
        <w:sz w:val="20"/>
      </w:rPr>
      <w:pict>
        <v:line id="直线 3" o:spid="_x0000_s2050" o:spt="20" style="position:absolute;left:0pt;margin-left:0pt;margin-top:2.45pt;height:0pt;width:484.05pt;z-index:251660288;mso-width-relative:page;mso-height-relative:page;" coordsize="21600,21600" o:gfxdata="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iOo2L0wAAAAQBAAAPAAAA&#10;AAAAAAEAIAAAADgAAABkcnMvZG93bnJldi54bWxQSwECFAAUAAAACACHTuJAXFAG/ssBAACQAwAA&#10;DgAAAAAAAAABACAAAAA4AQAAZHJzL2Uyb0RvYy54bWxQSwUGAAAAAAYABgBZAQAAdQUAAAAA&#10;">
          <v:path arrowok="t"/>
          <v:fill focussize="0,0"/>
          <v:stroke/>
          <v:imagedata o:title=""/>
          <o:lock v:ext="edit"/>
        </v:line>
      </w:pict>
    </w:r>
  </w:p>
  <w:p>
    <w:pPr>
      <w:pStyle w:val="10"/>
      <w:ind w:firstLine="0" w:firstLineChars="0"/>
      <w:jc w:val="left"/>
    </w:pPr>
    <w:r>
      <w:rPr>
        <w:rFonts w:hint="eastAsia"/>
      </w:rPr>
      <w:t>文档编号：SRD-4D GISMS-0</w:t>
    </w:r>
    <w:ins w:id="3" w:author="FSMM _" w:date="2019-10-17T20:46:00Z">
      <w:r>
        <w:rPr/>
        <w:t>2</w:t>
      </w:r>
    </w:ins>
    <w:del w:id="4" w:author="FSMM _" w:date="2019-10-17T20:46:00Z">
      <w:r>
        <w:rPr>
          <w:rFonts w:hint="eastAsia"/>
        </w:rPr>
        <w:delText>1</w:delText>
      </w:r>
    </w:del>
    <w:r>
      <w:rPr>
        <w:rFonts w:hint="eastAsia"/>
      </w:rPr>
      <w:t xml:space="preserve">                                                                                                                                      </w:t>
    </w:r>
  </w:p>
  <w:p>
    <w:pPr>
      <w:pStyle w:val="10"/>
      <w:spacing w:after="720" w:afterLines="300"/>
      <w:ind w:firstLine="0" w:firstLineChars="0"/>
      <w:jc w:val="distribute"/>
    </w:pPr>
    <w:r>
      <w:rPr>
        <w:rFonts w:hint="eastAsia"/>
      </w:rPr>
      <w:t>项目名称：4D GIS标记</w:t>
    </w:r>
    <w:r>
      <w:rPr>
        <w:rFonts w:hint="eastAsia"/>
        <w:bCs/>
      </w:rPr>
      <w:t>系统</w:t>
    </w:r>
    <w:r>
      <w:rPr>
        <w:rFonts w:hint="eastAsia"/>
      </w:rPr>
      <w:t xml:space="preserve">                                                                                                                                         指导教师：赵刚</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5C6833"/>
    <w:multiLevelType w:val="multilevel"/>
    <w:tmpl w:val="225C6833"/>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1">
    <w:nsid w:val="24260B8D"/>
    <w:multiLevelType w:val="multilevel"/>
    <w:tmpl w:val="24260B8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31F968DC"/>
    <w:multiLevelType w:val="multilevel"/>
    <w:tmpl w:val="31F968DC"/>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abstractNum w:abstractNumId="3">
    <w:nsid w:val="711E4EB4"/>
    <w:multiLevelType w:val="multilevel"/>
    <w:tmpl w:val="711E4EB4"/>
    <w:lvl w:ilvl="0" w:tentative="0">
      <w:start w:val="1"/>
      <w:numFmt w:val="decimal"/>
      <w:lvlText w:val="%1)"/>
      <w:lvlJc w:val="left"/>
      <w:pPr>
        <w:ind w:left="8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51B4B37"/>
    <w:multiLevelType w:val="multilevel"/>
    <w:tmpl w:val="751B4B37"/>
    <w:lvl w:ilvl="0" w:tentative="0">
      <w:start w:val="1"/>
      <w:numFmt w:val="bullet"/>
      <w:lvlText w:val=""/>
      <w:lvlJc w:val="left"/>
      <w:pPr>
        <w:ind w:left="902" w:hanging="420"/>
      </w:pPr>
      <w:rPr>
        <w:rFonts w:hint="default" w:ascii="Wingdings" w:hAnsi="Wingdings"/>
      </w:rPr>
    </w:lvl>
    <w:lvl w:ilvl="1" w:tentative="0">
      <w:start w:val="1"/>
      <w:numFmt w:val="bullet"/>
      <w:lvlText w:val=""/>
      <w:lvlJc w:val="left"/>
      <w:pPr>
        <w:ind w:left="1322" w:hanging="420"/>
      </w:pPr>
      <w:rPr>
        <w:rFonts w:hint="default" w:ascii="Wingdings" w:hAnsi="Wingdings"/>
      </w:rPr>
    </w:lvl>
    <w:lvl w:ilvl="2" w:tentative="0">
      <w:start w:val="1"/>
      <w:numFmt w:val="bullet"/>
      <w:lvlText w:val=""/>
      <w:lvlJc w:val="left"/>
      <w:pPr>
        <w:ind w:left="1742" w:hanging="420"/>
      </w:pPr>
      <w:rPr>
        <w:rFonts w:hint="default" w:ascii="Wingdings" w:hAnsi="Wingdings"/>
      </w:rPr>
    </w:lvl>
    <w:lvl w:ilvl="3" w:tentative="0">
      <w:start w:val="1"/>
      <w:numFmt w:val="bullet"/>
      <w:lvlText w:val=""/>
      <w:lvlJc w:val="left"/>
      <w:pPr>
        <w:ind w:left="2162" w:hanging="420"/>
      </w:pPr>
      <w:rPr>
        <w:rFonts w:hint="default" w:ascii="Wingdings" w:hAnsi="Wingdings"/>
      </w:rPr>
    </w:lvl>
    <w:lvl w:ilvl="4" w:tentative="0">
      <w:start w:val="1"/>
      <w:numFmt w:val="bullet"/>
      <w:lvlText w:val=""/>
      <w:lvlJc w:val="left"/>
      <w:pPr>
        <w:ind w:left="2582" w:hanging="420"/>
      </w:pPr>
      <w:rPr>
        <w:rFonts w:hint="default" w:ascii="Wingdings" w:hAnsi="Wingdings"/>
      </w:rPr>
    </w:lvl>
    <w:lvl w:ilvl="5" w:tentative="0">
      <w:start w:val="1"/>
      <w:numFmt w:val="bullet"/>
      <w:lvlText w:val=""/>
      <w:lvlJc w:val="left"/>
      <w:pPr>
        <w:ind w:left="3002" w:hanging="420"/>
      </w:pPr>
      <w:rPr>
        <w:rFonts w:hint="default" w:ascii="Wingdings" w:hAnsi="Wingdings"/>
      </w:rPr>
    </w:lvl>
    <w:lvl w:ilvl="6" w:tentative="0">
      <w:start w:val="1"/>
      <w:numFmt w:val="bullet"/>
      <w:lvlText w:val=""/>
      <w:lvlJc w:val="left"/>
      <w:pPr>
        <w:ind w:left="3422" w:hanging="420"/>
      </w:pPr>
      <w:rPr>
        <w:rFonts w:hint="default" w:ascii="Wingdings" w:hAnsi="Wingdings"/>
      </w:rPr>
    </w:lvl>
    <w:lvl w:ilvl="7" w:tentative="0">
      <w:start w:val="1"/>
      <w:numFmt w:val="bullet"/>
      <w:lvlText w:val=""/>
      <w:lvlJc w:val="left"/>
      <w:pPr>
        <w:ind w:left="3842" w:hanging="420"/>
      </w:pPr>
      <w:rPr>
        <w:rFonts w:hint="default" w:ascii="Wingdings" w:hAnsi="Wingdings"/>
      </w:rPr>
    </w:lvl>
    <w:lvl w:ilvl="8" w:tentative="0">
      <w:start w:val="1"/>
      <w:numFmt w:val="bullet"/>
      <w:lvlText w:val=""/>
      <w:lvlJc w:val="left"/>
      <w:pPr>
        <w:ind w:left="4262" w:hanging="420"/>
      </w:pPr>
      <w:rPr>
        <w:rFonts w:hint="default" w:ascii="Wingdings" w:hAnsi="Wingdings"/>
      </w:rPr>
    </w:lvl>
  </w:abstractNum>
  <w:num w:numId="1">
    <w:abstractNumId w:val="4"/>
  </w:num>
  <w:num w:numId="2">
    <w:abstractNumId w:val="0"/>
  </w:num>
  <w:num w:numId="3">
    <w:abstractNumId w:val="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rson w15:author="FSMM _">
    <w15:presenceInfo w15:providerId="Windows Live" w15:userId="15b2ed653c51784b"/>
  </w15:person>
  <w15:person w15:author="admin">
    <w15:presenceInfo w15:providerId="None" w15:userId="admin"/>
  </w15:person>
  <w15:person w15:author="Windows 用户">
    <w15:presenceInfo w15:providerId="None" w15:userId="Windows 用户"/>
  </w15:person>
  <w15:person w15:author="1060556579@qq.com">
    <w15:presenceInfo w15:providerId="Windows Live" w15:userId="fe51f7cbd0cf6890"/>
  </w15:person>
  <w15:person w15:author="杨俊">
    <w15:presenceInfo w15:providerId="None" w15:userId="杨俊"/>
  </w15:person>
  <w15:person w15:author="Unknown">
    <w15:presenceInfo w15:providerId="None" w15:userId="Unknown"/>
  </w15:person>
  <w15:person w15:author="冰蓝城">
    <w15:presenceInfo w15:providerId="None" w15:userId="冰蓝城"/>
  </w15:person>
  <w15:person w15:author="冰蓝城 [2]">
    <w15:presenceInfo w15:providerId="WPS Office" w15:userId="4241692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trackRevisions w:val="1"/>
  <w:documentProtection w:enforcement="0"/>
  <w:defaultTabStop w:val="720"/>
  <w:drawingGridHorizontalSpacing w:val="120"/>
  <w:displayHorizontalDrawingGridEvery w:val="2"/>
  <w:characterSpacingControl w:val="doNotCompress"/>
  <w:hdrShapeDefaults>
    <o:shapelayout v:ext="edit">
      <o:idmap v:ext="edit" data="2"/>
      <o:rules v:ext="edit">
        <o:r id="V:Rule12" type="connector" idref="#_x0000_s2051"/>
        <o:r id="V:Rule13" type="connector" idref="#_x0000_s2052"/>
      </o:rules>
    </o:shapelayout>
  </w:hdrShapeDefaults>
  <w:compat>
    <w:useFELayout/>
    <w:compatSetting w:name="compatibilityMode" w:uri="http://schemas.microsoft.com/office/word" w:val="12"/>
  </w:compat>
  <w:rsids>
    <w:rsidRoot w:val="00D31D50"/>
    <w:rsid w:val="0000025E"/>
    <w:rsid w:val="00002F0B"/>
    <w:rsid w:val="00003619"/>
    <w:rsid w:val="00003866"/>
    <w:rsid w:val="000043EF"/>
    <w:rsid w:val="00004952"/>
    <w:rsid w:val="00004BD3"/>
    <w:rsid w:val="000050BB"/>
    <w:rsid w:val="00006B09"/>
    <w:rsid w:val="00007F74"/>
    <w:rsid w:val="0001099C"/>
    <w:rsid w:val="00012A4A"/>
    <w:rsid w:val="00012B55"/>
    <w:rsid w:val="00016C2F"/>
    <w:rsid w:val="00017C6E"/>
    <w:rsid w:val="000203A1"/>
    <w:rsid w:val="00020816"/>
    <w:rsid w:val="00021BBB"/>
    <w:rsid w:val="000251C7"/>
    <w:rsid w:val="00025BAC"/>
    <w:rsid w:val="00025D88"/>
    <w:rsid w:val="00027213"/>
    <w:rsid w:val="00030EF2"/>
    <w:rsid w:val="000316A5"/>
    <w:rsid w:val="00033DCB"/>
    <w:rsid w:val="00035140"/>
    <w:rsid w:val="00035621"/>
    <w:rsid w:val="00035C4A"/>
    <w:rsid w:val="0003761A"/>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E3"/>
    <w:rsid w:val="00136292"/>
    <w:rsid w:val="00137EA8"/>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7D61"/>
    <w:rsid w:val="001D15DB"/>
    <w:rsid w:val="001D294B"/>
    <w:rsid w:val="001D2F9C"/>
    <w:rsid w:val="001D4FCC"/>
    <w:rsid w:val="001D508F"/>
    <w:rsid w:val="001D5C25"/>
    <w:rsid w:val="001D6DC8"/>
    <w:rsid w:val="001E08D8"/>
    <w:rsid w:val="001E1E08"/>
    <w:rsid w:val="001E4FE7"/>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721D"/>
    <w:rsid w:val="002404E1"/>
    <w:rsid w:val="00242D3B"/>
    <w:rsid w:val="002433D7"/>
    <w:rsid w:val="0024446A"/>
    <w:rsid w:val="0024471B"/>
    <w:rsid w:val="00244B14"/>
    <w:rsid w:val="002450C4"/>
    <w:rsid w:val="0024552B"/>
    <w:rsid w:val="002459BD"/>
    <w:rsid w:val="002470BF"/>
    <w:rsid w:val="002503A9"/>
    <w:rsid w:val="0025445A"/>
    <w:rsid w:val="0025505E"/>
    <w:rsid w:val="00256823"/>
    <w:rsid w:val="002568D7"/>
    <w:rsid w:val="00257CCA"/>
    <w:rsid w:val="00260A1E"/>
    <w:rsid w:val="00264A48"/>
    <w:rsid w:val="00266B1E"/>
    <w:rsid w:val="002761BF"/>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6C0A"/>
    <w:rsid w:val="002C6FAC"/>
    <w:rsid w:val="002D0DDA"/>
    <w:rsid w:val="002D2B96"/>
    <w:rsid w:val="002D5846"/>
    <w:rsid w:val="002D79FB"/>
    <w:rsid w:val="002E1792"/>
    <w:rsid w:val="002E1A28"/>
    <w:rsid w:val="002E2022"/>
    <w:rsid w:val="002E3E9E"/>
    <w:rsid w:val="002E5180"/>
    <w:rsid w:val="002E5A31"/>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24B0"/>
    <w:rsid w:val="00333016"/>
    <w:rsid w:val="003333BD"/>
    <w:rsid w:val="00333830"/>
    <w:rsid w:val="0033649E"/>
    <w:rsid w:val="0034058A"/>
    <w:rsid w:val="003405BC"/>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5A2"/>
    <w:rsid w:val="003C2658"/>
    <w:rsid w:val="003C2A8A"/>
    <w:rsid w:val="003C466C"/>
    <w:rsid w:val="003C4862"/>
    <w:rsid w:val="003C4C67"/>
    <w:rsid w:val="003C53F2"/>
    <w:rsid w:val="003C6524"/>
    <w:rsid w:val="003C654E"/>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642"/>
    <w:rsid w:val="00441833"/>
    <w:rsid w:val="00441DB0"/>
    <w:rsid w:val="00443A6B"/>
    <w:rsid w:val="0044552B"/>
    <w:rsid w:val="00446F8C"/>
    <w:rsid w:val="00447E3D"/>
    <w:rsid w:val="004536A2"/>
    <w:rsid w:val="0045405D"/>
    <w:rsid w:val="00456623"/>
    <w:rsid w:val="00456E03"/>
    <w:rsid w:val="00460336"/>
    <w:rsid w:val="00462035"/>
    <w:rsid w:val="00465A57"/>
    <w:rsid w:val="00467533"/>
    <w:rsid w:val="0047246A"/>
    <w:rsid w:val="00472E90"/>
    <w:rsid w:val="00473A2B"/>
    <w:rsid w:val="004749AB"/>
    <w:rsid w:val="00474A9D"/>
    <w:rsid w:val="0047623D"/>
    <w:rsid w:val="004766BE"/>
    <w:rsid w:val="00483C45"/>
    <w:rsid w:val="00485094"/>
    <w:rsid w:val="0048642D"/>
    <w:rsid w:val="00491B7A"/>
    <w:rsid w:val="0049270B"/>
    <w:rsid w:val="004927CC"/>
    <w:rsid w:val="00494CAA"/>
    <w:rsid w:val="00495021"/>
    <w:rsid w:val="0049663E"/>
    <w:rsid w:val="004974FF"/>
    <w:rsid w:val="004A09F1"/>
    <w:rsid w:val="004A3619"/>
    <w:rsid w:val="004A4A92"/>
    <w:rsid w:val="004A5F20"/>
    <w:rsid w:val="004A6C40"/>
    <w:rsid w:val="004A6EE6"/>
    <w:rsid w:val="004A75F6"/>
    <w:rsid w:val="004A77FA"/>
    <w:rsid w:val="004B11A7"/>
    <w:rsid w:val="004B1572"/>
    <w:rsid w:val="004B4E76"/>
    <w:rsid w:val="004B4F76"/>
    <w:rsid w:val="004B5F46"/>
    <w:rsid w:val="004C1FA9"/>
    <w:rsid w:val="004C2609"/>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5D0C"/>
    <w:rsid w:val="004F5E5C"/>
    <w:rsid w:val="00501F4A"/>
    <w:rsid w:val="00504886"/>
    <w:rsid w:val="00505C23"/>
    <w:rsid w:val="00506DA5"/>
    <w:rsid w:val="00507D1C"/>
    <w:rsid w:val="00511401"/>
    <w:rsid w:val="00511691"/>
    <w:rsid w:val="00511703"/>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381C"/>
    <w:rsid w:val="005638AF"/>
    <w:rsid w:val="005675A8"/>
    <w:rsid w:val="00572C95"/>
    <w:rsid w:val="00575B2B"/>
    <w:rsid w:val="0057610B"/>
    <w:rsid w:val="00576517"/>
    <w:rsid w:val="00576E9F"/>
    <w:rsid w:val="005775CE"/>
    <w:rsid w:val="00580162"/>
    <w:rsid w:val="00584B3C"/>
    <w:rsid w:val="0058600E"/>
    <w:rsid w:val="0058756B"/>
    <w:rsid w:val="00593FF3"/>
    <w:rsid w:val="0059474A"/>
    <w:rsid w:val="005A0389"/>
    <w:rsid w:val="005A09A0"/>
    <w:rsid w:val="005A0AA0"/>
    <w:rsid w:val="005A0D01"/>
    <w:rsid w:val="005A0FAF"/>
    <w:rsid w:val="005A178D"/>
    <w:rsid w:val="005A4900"/>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B06F6"/>
    <w:rsid w:val="006B16F9"/>
    <w:rsid w:val="006B1FB1"/>
    <w:rsid w:val="006B281F"/>
    <w:rsid w:val="006B289E"/>
    <w:rsid w:val="006B50FC"/>
    <w:rsid w:val="006B727F"/>
    <w:rsid w:val="006C17CB"/>
    <w:rsid w:val="006C5543"/>
    <w:rsid w:val="006D0676"/>
    <w:rsid w:val="006D0771"/>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4A96"/>
    <w:rsid w:val="00716A2F"/>
    <w:rsid w:val="00722126"/>
    <w:rsid w:val="00722BC7"/>
    <w:rsid w:val="00726323"/>
    <w:rsid w:val="00730C74"/>
    <w:rsid w:val="00732329"/>
    <w:rsid w:val="007323A9"/>
    <w:rsid w:val="0073274D"/>
    <w:rsid w:val="00733880"/>
    <w:rsid w:val="00733A98"/>
    <w:rsid w:val="007347C3"/>
    <w:rsid w:val="007355AA"/>
    <w:rsid w:val="007409A3"/>
    <w:rsid w:val="00744551"/>
    <w:rsid w:val="007460A2"/>
    <w:rsid w:val="00746E35"/>
    <w:rsid w:val="007551DB"/>
    <w:rsid w:val="0075536A"/>
    <w:rsid w:val="007631E3"/>
    <w:rsid w:val="00764D3C"/>
    <w:rsid w:val="00764F91"/>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2115"/>
    <w:rsid w:val="007C23C7"/>
    <w:rsid w:val="007C2B5C"/>
    <w:rsid w:val="007C5060"/>
    <w:rsid w:val="007D1BCF"/>
    <w:rsid w:val="007D2D03"/>
    <w:rsid w:val="007D38F8"/>
    <w:rsid w:val="007D551E"/>
    <w:rsid w:val="007D5CC7"/>
    <w:rsid w:val="007D6E6E"/>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663D"/>
    <w:rsid w:val="009C6E2D"/>
    <w:rsid w:val="009D43DE"/>
    <w:rsid w:val="009D4EC8"/>
    <w:rsid w:val="009D7BD0"/>
    <w:rsid w:val="009E0803"/>
    <w:rsid w:val="009E0F03"/>
    <w:rsid w:val="009E3C9C"/>
    <w:rsid w:val="009E6C0E"/>
    <w:rsid w:val="009E6FCA"/>
    <w:rsid w:val="009F111D"/>
    <w:rsid w:val="009F1CDC"/>
    <w:rsid w:val="009F2A30"/>
    <w:rsid w:val="009F54DC"/>
    <w:rsid w:val="009F7088"/>
    <w:rsid w:val="00A00C70"/>
    <w:rsid w:val="00A027F8"/>
    <w:rsid w:val="00A02C77"/>
    <w:rsid w:val="00A031ED"/>
    <w:rsid w:val="00A0478D"/>
    <w:rsid w:val="00A04C92"/>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4D74"/>
    <w:rsid w:val="00B47B52"/>
    <w:rsid w:val="00B51537"/>
    <w:rsid w:val="00B51FFE"/>
    <w:rsid w:val="00B52BF1"/>
    <w:rsid w:val="00B52CA8"/>
    <w:rsid w:val="00B55E34"/>
    <w:rsid w:val="00B56683"/>
    <w:rsid w:val="00B626EC"/>
    <w:rsid w:val="00B64003"/>
    <w:rsid w:val="00B72502"/>
    <w:rsid w:val="00B73065"/>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51AF"/>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771B"/>
    <w:rsid w:val="00D30B9B"/>
    <w:rsid w:val="00D30CA3"/>
    <w:rsid w:val="00D31D50"/>
    <w:rsid w:val="00D31E60"/>
    <w:rsid w:val="00D321A9"/>
    <w:rsid w:val="00D33A20"/>
    <w:rsid w:val="00D34BA1"/>
    <w:rsid w:val="00D3562C"/>
    <w:rsid w:val="00D37304"/>
    <w:rsid w:val="00D37560"/>
    <w:rsid w:val="00D40236"/>
    <w:rsid w:val="00D421F9"/>
    <w:rsid w:val="00D4438B"/>
    <w:rsid w:val="00D52F8F"/>
    <w:rsid w:val="00D5392C"/>
    <w:rsid w:val="00D546BC"/>
    <w:rsid w:val="00D54D4E"/>
    <w:rsid w:val="00D551B8"/>
    <w:rsid w:val="00D555E9"/>
    <w:rsid w:val="00D650EB"/>
    <w:rsid w:val="00D67D56"/>
    <w:rsid w:val="00D73E85"/>
    <w:rsid w:val="00D7566D"/>
    <w:rsid w:val="00D760FE"/>
    <w:rsid w:val="00D763BE"/>
    <w:rsid w:val="00D77AE7"/>
    <w:rsid w:val="00D80227"/>
    <w:rsid w:val="00D8024E"/>
    <w:rsid w:val="00D81E7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79BE"/>
    <w:rsid w:val="00E10D1A"/>
    <w:rsid w:val="00E11393"/>
    <w:rsid w:val="00E14DCF"/>
    <w:rsid w:val="00E15B6C"/>
    <w:rsid w:val="00E168D0"/>
    <w:rsid w:val="00E16D6D"/>
    <w:rsid w:val="00E251F7"/>
    <w:rsid w:val="00E25355"/>
    <w:rsid w:val="00E259C0"/>
    <w:rsid w:val="00E25EE3"/>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703C"/>
    <w:rsid w:val="00EF3AC3"/>
    <w:rsid w:val="00EF4B33"/>
    <w:rsid w:val="00EF533A"/>
    <w:rsid w:val="00EF7670"/>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A0A79"/>
    <w:rsid w:val="00FA0D54"/>
    <w:rsid w:val="00FA165A"/>
    <w:rsid w:val="00FA179F"/>
    <w:rsid w:val="00FA7C99"/>
    <w:rsid w:val="00FB16CE"/>
    <w:rsid w:val="00FC22CA"/>
    <w:rsid w:val="00FC264B"/>
    <w:rsid w:val="00FC58BC"/>
    <w:rsid w:val="00FC63BC"/>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DFDFB16"/>
    <w:rsid w:val="7EFF3EAE"/>
    <w:rsid w:val="7F7FE05E"/>
    <w:rsid w:val="7FF02011"/>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自选图形 82"/>
        <o:r id="V:Rule2" type="connector" idref="#自选图形 81"/>
        <o:r id="V:Rule3" type="connector" idref="#自选图形 80"/>
        <o:r id="V:Rule4" type="connector" idref="#自选图形 79"/>
        <o:r id="V:Rule5" type="connector" idref="#自选图形 78"/>
        <o:r id="V:Rule6" type="connector" idref="#自选图形 77"/>
        <o:r id="V:Rule7" type="connector" idref="#自选图形 76"/>
        <o:r id="V:Rule8" type="connector" idref="#自选图形 75"/>
        <o:r id="V:Rule9" type="connector" idref="#自选图形 74"/>
        <o:r id="V:Rule10" type="connector" idref="#自选图形 73"/>
        <o:r id="V:Rule11" type="connector" idref="#_x0000_s107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微软雅黑"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line="360" w:lineRule="auto"/>
      <w:ind w:firstLine="200" w:firstLineChars="200"/>
    </w:pPr>
    <w:rPr>
      <w:rFonts w:ascii="Times New Roman" w:hAnsi="Times New Roman" w:eastAsia="宋体" w:cstheme="minorBidi"/>
      <w:sz w:val="24"/>
      <w:szCs w:val="22"/>
      <w:lang w:val="en-US" w:eastAsia="zh-CN" w:bidi="ar-SA"/>
    </w:rPr>
  </w:style>
  <w:style w:type="paragraph" w:styleId="2">
    <w:name w:val="heading 1"/>
    <w:basedOn w:val="1"/>
    <w:next w:val="1"/>
    <w:link w:val="21"/>
    <w:qFormat/>
    <w:uiPriority w:val="9"/>
    <w:pPr>
      <w:keepNext/>
      <w:keepLines/>
      <w:spacing w:beforeLines="50" w:afterLines="50"/>
      <w:ind w:firstLine="0" w:firstLineChars="0"/>
      <w:outlineLvl w:val="0"/>
    </w:pPr>
    <w:rPr>
      <w:b/>
      <w:bCs/>
      <w:kern w:val="44"/>
      <w:sz w:val="32"/>
      <w:szCs w:val="44"/>
    </w:rPr>
  </w:style>
  <w:style w:type="paragraph" w:styleId="3">
    <w:name w:val="heading 2"/>
    <w:basedOn w:val="1"/>
    <w:next w:val="1"/>
    <w:link w:val="22"/>
    <w:unhideWhenUsed/>
    <w:qFormat/>
    <w:uiPriority w:val="9"/>
    <w:pPr>
      <w:keepNext/>
      <w:keepLines/>
      <w:ind w:firstLine="50" w:firstLineChars="50"/>
      <w:outlineLvl w:val="1"/>
    </w:pPr>
    <w:rPr>
      <w:rFonts w:cstheme="majorBidi"/>
      <w:b/>
      <w:bCs/>
      <w:sz w:val="30"/>
      <w:szCs w:val="32"/>
    </w:rPr>
  </w:style>
  <w:style w:type="paragraph" w:styleId="4">
    <w:name w:val="heading 3"/>
    <w:basedOn w:val="1"/>
    <w:next w:val="1"/>
    <w:link w:val="26"/>
    <w:unhideWhenUsed/>
    <w:qFormat/>
    <w:uiPriority w:val="9"/>
    <w:pPr>
      <w:keepNext/>
      <w:keepLines/>
      <w:ind w:firstLine="100" w:firstLineChars="100"/>
      <w:outlineLvl w:val="2"/>
    </w:pPr>
    <w:rPr>
      <w:b/>
      <w:bCs/>
      <w:sz w:val="28"/>
      <w:szCs w:val="32"/>
    </w:rPr>
  </w:style>
  <w:style w:type="character" w:default="1" w:styleId="14">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Date"/>
    <w:basedOn w:val="1"/>
    <w:next w:val="1"/>
    <w:link w:val="25"/>
    <w:unhideWhenUsed/>
    <w:qFormat/>
    <w:uiPriority w:val="99"/>
    <w:pPr>
      <w:ind w:left="100" w:leftChars="2500"/>
    </w:pPr>
  </w:style>
  <w:style w:type="paragraph" w:styleId="8">
    <w:name w:val="Balloon Text"/>
    <w:basedOn w:val="1"/>
    <w:link w:val="24"/>
    <w:unhideWhenUsed/>
    <w:qFormat/>
    <w:uiPriority w:val="99"/>
    <w:pPr>
      <w:spacing w:line="240" w:lineRule="auto"/>
    </w:pPr>
    <w:rPr>
      <w:sz w:val="18"/>
      <w:szCs w:val="18"/>
    </w:rPr>
  </w:style>
  <w:style w:type="paragraph" w:styleId="9">
    <w:name w:val="footer"/>
    <w:basedOn w:val="1"/>
    <w:link w:val="20"/>
    <w:unhideWhenUsed/>
    <w:qFormat/>
    <w:uiPriority w:val="0"/>
    <w:pPr>
      <w:tabs>
        <w:tab w:val="center" w:pos="4153"/>
        <w:tab w:val="right" w:pos="8306"/>
      </w:tabs>
    </w:pPr>
    <w:rPr>
      <w:sz w:val="18"/>
      <w:szCs w:val="18"/>
    </w:rPr>
  </w:style>
  <w:style w:type="paragraph" w:styleId="10">
    <w:name w:val="header"/>
    <w:basedOn w:val="1"/>
    <w:link w:val="19"/>
    <w:unhideWhenUsed/>
    <w:qFormat/>
    <w:uiPriority w:val="0"/>
    <w:pPr>
      <w:pBdr>
        <w:bottom w:val="single" w:color="auto" w:sz="6" w:space="1"/>
      </w:pBdr>
      <w:tabs>
        <w:tab w:val="center" w:pos="4153"/>
        <w:tab w:val="right" w:pos="8306"/>
      </w:tabs>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adjustRightInd/>
      <w:snapToGrid/>
      <w:spacing w:before="100" w:beforeAutospacing="1" w:after="100" w:afterAutospacing="1" w:line="240" w:lineRule="auto"/>
      <w:ind w:firstLine="0" w:firstLineChars="0"/>
    </w:pPr>
    <w:rPr>
      <w:rFonts w:ascii="宋体" w:hAnsi="宋体" w:cs="宋体"/>
      <w:szCs w:val="24"/>
    </w:rPr>
  </w:style>
  <w:style w:type="character" w:styleId="15">
    <w:name w:val="page number"/>
    <w:basedOn w:val="14"/>
    <w:semiHidden/>
    <w:qFormat/>
    <w:uiPriority w:val="0"/>
  </w:style>
  <w:style w:type="character" w:styleId="16">
    <w:name w:val="Hyperlink"/>
    <w:basedOn w:val="14"/>
    <w:unhideWhenUsed/>
    <w:qFormat/>
    <w:uiPriority w:val="99"/>
    <w:rPr>
      <w:color w:val="0000FF" w:themeColor="hyperlink"/>
      <w:u w:val="single"/>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页眉 字符"/>
    <w:basedOn w:val="14"/>
    <w:link w:val="10"/>
    <w:semiHidden/>
    <w:qFormat/>
    <w:uiPriority w:val="99"/>
    <w:rPr>
      <w:rFonts w:ascii="Tahoma" w:hAnsi="Tahoma"/>
      <w:sz w:val="18"/>
      <w:szCs w:val="18"/>
    </w:rPr>
  </w:style>
  <w:style w:type="character" w:customStyle="1" w:styleId="20">
    <w:name w:val="页脚 字符"/>
    <w:basedOn w:val="14"/>
    <w:link w:val="9"/>
    <w:semiHidden/>
    <w:qFormat/>
    <w:uiPriority w:val="99"/>
    <w:rPr>
      <w:rFonts w:ascii="Tahoma" w:hAnsi="Tahoma"/>
      <w:sz w:val="18"/>
      <w:szCs w:val="18"/>
    </w:rPr>
  </w:style>
  <w:style w:type="character" w:customStyle="1" w:styleId="21">
    <w:name w:val="标题 1 字符"/>
    <w:basedOn w:val="14"/>
    <w:link w:val="2"/>
    <w:qFormat/>
    <w:uiPriority w:val="9"/>
    <w:rPr>
      <w:rFonts w:ascii="Times New Roman" w:hAnsi="Times New Roman" w:eastAsia="宋体"/>
      <w:b/>
      <w:bCs/>
      <w:kern w:val="44"/>
      <w:sz w:val="32"/>
      <w:szCs w:val="44"/>
    </w:rPr>
  </w:style>
  <w:style w:type="character" w:customStyle="1" w:styleId="22">
    <w:name w:val="标题 2 字符"/>
    <w:basedOn w:val="14"/>
    <w:link w:val="3"/>
    <w:qFormat/>
    <w:uiPriority w:val="9"/>
    <w:rPr>
      <w:rFonts w:ascii="Times New Roman" w:hAnsi="Times New Roman" w:eastAsia="宋体" w:cstheme="majorBidi"/>
      <w:b/>
      <w:bCs/>
      <w:sz w:val="30"/>
      <w:szCs w:val="32"/>
    </w:rPr>
  </w:style>
  <w:style w:type="paragraph" w:customStyle="1" w:styleId="23">
    <w:name w:val="TOC 标题1"/>
    <w:basedOn w:val="2"/>
    <w:next w:val="1"/>
    <w:unhideWhenUsed/>
    <w:qFormat/>
    <w:uiPriority w:val="39"/>
    <w:pPr>
      <w:adjustRightInd/>
      <w:snapToGrid/>
      <w:spacing w:beforeLines="0" w:afterLines="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24">
    <w:name w:val="批注框文本 字符"/>
    <w:basedOn w:val="14"/>
    <w:link w:val="8"/>
    <w:semiHidden/>
    <w:qFormat/>
    <w:uiPriority w:val="99"/>
    <w:rPr>
      <w:rFonts w:ascii="Times New Roman" w:hAnsi="Times New Roman" w:eastAsia="宋体"/>
      <w:sz w:val="18"/>
      <w:szCs w:val="18"/>
    </w:rPr>
  </w:style>
  <w:style w:type="character" w:customStyle="1" w:styleId="25">
    <w:name w:val="日期 字符"/>
    <w:basedOn w:val="14"/>
    <w:link w:val="7"/>
    <w:semiHidden/>
    <w:qFormat/>
    <w:uiPriority w:val="99"/>
    <w:rPr>
      <w:rFonts w:ascii="Times New Roman" w:hAnsi="Times New Roman" w:eastAsia="宋体"/>
      <w:sz w:val="24"/>
    </w:rPr>
  </w:style>
  <w:style w:type="character" w:customStyle="1" w:styleId="26">
    <w:name w:val="标题 3 字符"/>
    <w:basedOn w:val="14"/>
    <w:link w:val="4"/>
    <w:qFormat/>
    <w:uiPriority w:val="9"/>
    <w:rPr>
      <w:rFonts w:ascii="Times New Roman" w:hAnsi="Times New Roman" w:eastAsia="宋体"/>
      <w:b/>
      <w:bCs/>
      <w:sz w:val="28"/>
      <w:szCs w:val="32"/>
    </w:rPr>
  </w:style>
  <w:style w:type="paragraph" w:customStyle="1" w:styleId="27">
    <w:name w:val="列出段落1"/>
    <w:basedOn w:val="1"/>
    <w:qFormat/>
    <w:uiPriority w:val="34"/>
    <w:pPr>
      <w:ind w:firstLine="420"/>
    </w:pPr>
  </w:style>
  <w:style w:type="paragraph" w:customStyle="1" w:styleId="28">
    <w:name w:val="列出段落2"/>
    <w:basedOn w:val="1"/>
    <w:qFormat/>
    <w:uiPriority w:val="99"/>
    <w:pPr>
      <w:ind w:firstLine="420"/>
    </w:pPr>
  </w:style>
  <w:style w:type="paragraph" w:customStyle="1" w:styleId="29">
    <w:name w:val="List Paragraph"/>
    <w:basedOn w:val="1"/>
    <w:unhideWhenUsed/>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1" Type="http://schemas.microsoft.com/office/2011/relationships/people" Target="people.xml"/><Relationship Id="rId70" Type="http://schemas.openxmlformats.org/officeDocument/2006/relationships/fontTable" Target="fontTable.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footer" Target="footer1.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oleObject" Target="embeddings/oleObject2.bin"/><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3.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diagramColors" Target="diagrams/colors3.xml"/><Relationship Id="rId38" Type="http://schemas.openxmlformats.org/officeDocument/2006/relationships/diagramQuickStyle" Target="diagrams/quickStyle3.xml"/><Relationship Id="rId37" Type="http://schemas.openxmlformats.org/officeDocument/2006/relationships/diagramLayout" Target="diagrams/layout3.xml"/><Relationship Id="rId36" Type="http://schemas.openxmlformats.org/officeDocument/2006/relationships/diagramData" Target="diagrams/data3.xml"/><Relationship Id="rId35" Type="http://schemas.openxmlformats.org/officeDocument/2006/relationships/diagramColors" Target="diagrams/colors2.xml"/><Relationship Id="rId34" Type="http://schemas.openxmlformats.org/officeDocument/2006/relationships/diagramQuickStyle" Target="diagrams/quickStyle2.xml"/><Relationship Id="rId33" Type="http://schemas.openxmlformats.org/officeDocument/2006/relationships/diagramLayout" Target="diagrams/layout2.xml"/><Relationship Id="rId32" Type="http://schemas.openxmlformats.org/officeDocument/2006/relationships/diagramData" Target="diagrams/data2.xml"/><Relationship Id="rId31" Type="http://schemas.openxmlformats.org/officeDocument/2006/relationships/diagramColors" Target="diagrams/colors1.xml"/><Relationship Id="rId30" Type="http://schemas.openxmlformats.org/officeDocument/2006/relationships/diagramQuickStyle" Target="diagrams/quickStyle1.xml"/><Relationship Id="rId3" Type="http://schemas.openxmlformats.org/officeDocument/2006/relationships/header" Target="header1.xml"/><Relationship Id="rId29" Type="http://schemas.openxmlformats.org/officeDocument/2006/relationships/diagramLayout" Target="diagrams/layout1.xml"/><Relationship Id="rId28" Type="http://schemas.openxmlformats.org/officeDocument/2006/relationships/diagramData" Target="diagrams/data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emf"/><Relationship Id="rId23" Type="http://schemas.openxmlformats.org/officeDocument/2006/relationships/image" Target="media/image13.emf"/><Relationship Id="rId22" Type="http://schemas.openxmlformats.org/officeDocument/2006/relationships/image" Target="media/image12.emf"/><Relationship Id="rId21" Type="http://schemas.openxmlformats.org/officeDocument/2006/relationships/image" Target="media/image11.e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2">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1">
  <dgm:title val=""/>
  <dgm:desc val=""/>
  <dgm:catLst>
    <dgm:cat type="colorful" pri="10200"/>
  </dgm:catLst>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9F706EB-C4AA-4317-B92C-995730030520}" type="doc">
      <dgm:prSet loTypeId="urn:microsoft.com/office/officeart/2009/3/layout/HorizontalOrganizationChart#1" loCatId="hierarchy" qsTypeId="urn:microsoft.com/office/officeart/2005/8/quickstyle/simple1#1" qsCatId="simple" csTypeId="urn:microsoft.com/office/officeart/2005/8/colors/colorful2#1" csCatId="colorful" phldr="1"/>
      <dgm:spPr/>
      <dgm:t>
        <a:bodyPr/>
        <a:p>
          <a:endParaRPr lang="zh-CN" altLang="en-US"/>
        </a:p>
      </dgm:t>
    </dgm:pt>
    <dgm:pt modelId="{CEDB6F01-C8D0-4FFF-B567-075818F5F54A}">
      <dgm:prSet phldrT="[文本]" custT="1"/>
      <dgm:spPr/>
      <dgm:t>
        <a:bodyPr/>
        <a:p>
          <a:pPr algn="ctr"/>
          <a:r>
            <a:rPr lang="zh-CN" altLang="en-US" sz="1200"/>
            <a:t>离线数据同步模块</a:t>
          </a:r>
        </a:p>
      </dgm:t>
    </dgm:pt>
    <dgm:pt modelId="{12517240-113C-4405-9566-AAB66B10EB04}" cxnId="{BBCD63F0-D2E2-4522-9B91-D13DFCCEAD2B}" type="parTrans">
      <dgm:prSet/>
      <dgm:spPr/>
      <dgm:t>
        <a:bodyPr/>
        <a:p>
          <a:pPr algn="ctr"/>
          <a:endParaRPr lang="zh-CN" altLang="en-US"/>
        </a:p>
      </dgm:t>
    </dgm:pt>
    <dgm:pt modelId="{FDBFFBB5-1D04-4883-97C5-71B66A8CED25}" cxnId="{BBCD63F0-D2E2-4522-9B91-D13DFCCEAD2B}" type="sibTrans">
      <dgm:prSet/>
      <dgm:spPr/>
      <dgm:t>
        <a:bodyPr/>
        <a:p>
          <a:pPr algn="ctr"/>
          <a:endParaRPr lang="zh-CN" altLang="en-US"/>
        </a:p>
      </dgm:t>
    </dgm:pt>
    <dgm:pt modelId="{20813610-0F23-4D7B-807D-9901F349ADC0}" type="asst">
      <dgm:prSet phldrT="[文本]" custT="1"/>
      <dgm:spPr/>
      <dgm:t>
        <a:bodyPr/>
        <a:p>
          <a:pPr algn="ctr"/>
          <a:r>
            <a:rPr lang="zh-CN" altLang="en-US" sz="1200"/>
            <a:t>离线标记</a:t>
          </a:r>
        </a:p>
      </dgm:t>
    </dgm:pt>
    <dgm:pt modelId="{3299F419-695E-49A3-ACAC-BDBA87A30D67}" cxnId="{AB2A3ED8-630C-4AAF-8ACB-5CEEEC42284D}" type="parTrans">
      <dgm:prSet/>
      <dgm:spPr/>
      <dgm:t>
        <a:bodyPr/>
        <a:p>
          <a:pPr algn="ctr"/>
          <a:endParaRPr lang="zh-CN" altLang="en-US"/>
        </a:p>
      </dgm:t>
    </dgm:pt>
    <dgm:pt modelId="{6F231FBE-2EB6-4398-BDB0-81C3EC56956D}" cxnId="{AB2A3ED8-630C-4AAF-8ACB-5CEEEC42284D}" type="sibTrans">
      <dgm:prSet/>
      <dgm:spPr/>
      <dgm:t>
        <a:bodyPr/>
        <a:p>
          <a:pPr algn="ctr"/>
          <a:endParaRPr lang="zh-CN" altLang="en-US"/>
        </a:p>
      </dgm:t>
    </dgm:pt>
    <dgm:pt modelId="{9BB7E2A9-5767-4671-83B5-6EF31C7C26F8}">
      <dgm:prSet phldrT="[文本]" custT="1"/>
      <dgm:spPr>
        <a:solidFill>
          <a:schemeClr val="accent3">
            <a:lumMod val="60000"/>
            <a:lumOff val="40000"/>
          </a:schemeClr>
        </a:solidFill>
      </dgm:spPr>
      <dgm:t>
        <a:bodyPr/>
        <a:p>
          <a:pPr algn="ctr"/>
          <a:r>
            <a:rPr lang="zh-CN" altLang="en-US" sz="1200"/>
            <a:t>逐条标记上传</a:t>
          </a:r>
        </a:p>
      </dgm:t>
    </dgm:pt>
    <dgm:pt modelId="{64A04C3F-D24D-49CA-BA0E-B1276C21E781}" cxnId="{743A121B-727F-410F-AF77-2CD5099BDE48}" type="parTrans">
      <dgm:prSet/>
      <dgm:spPr/>
      <dgm:t>
        <a:bodyPr/>
        <a:p>
          <a:pPr algn="ctr"/>
          <a:endParaRPr lang="zh-CN" altLang="en-US"/>
        </a:p>
      </dgm:t>
    </dgm:pt>
    <dgm:pt modelId="{12D2D05E-1A1C-47C4-B78D-A30EC2E00E15}" cxnId="{743A121B-727F-410F-AF77-2CD5099BDE48}" type="sibTrans">
      <dgm:prSet/>
      <dgm:spPr/>
      <dgm:t>
        <a:bodyPr/>
        <a:p>
          <a:pPr algn="ctr"/>
          <a:endParaRPr lang="zh-CN" altLang="en-US"/>
        </a:p>
      </dgm:t>
    </dgm:pt>
    <dgm:pt modelId="{1D48E9DA-2155-4BE0-BC46-C31BC78E8685}">
      <dgm:prSet phldrT="[文本]" custT="1"/>
      <dgm:spPr>
        <a:solidFill>
          <a:schemeClr val="accent3">
            <a:lumMod val="60000"/>
            <a:lumOff val="40000"/>
          </a:schemeClr>
        </a:solidFill>
      </dgm:spPr>
      <dgm:t>
        <a:bodyPr/>
        <a:p>
          <a:pPr algn="ctr"/>
          <a:r>
            <a:rPr lang="zh-CN" altLang="en-US" sz="1200"/>
            <a:t>在线集中上传</a:t>
          </a:r>
        </a:p>
      </dgm:t>
    </dgm:pt>
    <dgm:pt modelId="{A66C0DE7-1268-442C-B275-6623C5492256}" cxnId="{CEB2BB88-2C99-450E-A791-DFC86C67FCDA}" type="parTrans">
      <dgm:prSet/>
      <dgm:spPr/>
      <dgm:t>
        <a:bodyPr/>
        <a:p>
          <a:pPr algn="ctr"/>
          <a:endParaRPr lang="zh-CN" altLang="en-US"/>
        </a:p>
      </dgm:t>
    </dgm:pt>
    <dgm:pt modelId="{5925656E-50C4-4613-8E1C-19FFEF2A4FB9}" cxnId="{CEB2BB88-2C99-450E-A791-DFC86C67FCDA}" type="sibTrans">
      <dgm:prSet/>
      <dgm:spPr/>
      <dgm:t>
        <a:bodyPr/>
        <a:p>
          <a:pPr algn="ctr"/>
          <a:endParaRPr lang="zh-CN" altLang="en-US"/>
        </a:p>
      </dgm:t>
    </dgm:pt>
    <dgm:pt modelId="{263CE9DA-DED7-499F-AE3C-D519418FECA7}">
      <dgm:prSet phldrT="[文本]" custT="1"/>
      <dgm:spPr>
        <a:solidFill>
          <a:schemeClr val="accent3">
            <a:lumMod val="60000"/>
            <a:lumOff val="40000"/>
          </a:schemeClr>
        </a:solidFill>
      </dgm:spPr>
      <dgm:t>
        <a:bodyPr/>
        <a:p>
          <a:pPr algn="ctr"/>
          <a:r>
            <a:rPr lang="zh-CN" altLang="en-US" sz="1200"/>
            <a:t>本地数据同步</a:t>
          </a:r>
        </a:p>
      </dgm:t>
    </dgm:pt>
    <dgm:pt modelId="{9FB95C9C-30D4-4037-B9D0-BC911589E4B2}" cxnId="{72F19E4A-A65E-4893-819A-0A0D349A1DD3}" type="parTrans">
      <dgm:prSet/>
      <dgm:spPr/>
      <dgm:t>
        <a:bodyPr/>
        <a:p>
          <a:pPr algn="ctr"/>
          <a:endParaRPr lang="zh-CN" altLang="en-US"/>
        </a:p>
      </dgm:t>
    </dgm:pt>
    <dgm:pt modelId="{321B8C8F-BFAF-40DD-9186-46BFFDDFB58D}" cxnId="{72F19E4A-A65E-4893-819A-0A0D349A1DD3}" type="sibTrans">
      <dgm:prSet/>
      <dgm:spPr/>
      <dgm:t>
        <a:bodyPr/>
        <a:p>
          <a:pPr algn="ctr"/>
          <a:endParaRPr lang="zh-CN" altLang="en-US"/>
        </a:p>
      </dgm:t>
    </dgm:pt>
    <dgm:pt modelId="{75286BC2-DAA2-4EAF-8066-4CEE19C97EC3}" type="pres">
      <dgm:prSet presAssocID="{59F706EB-C4AA-4317-B92C-995730030520}" presName="hierChild1" presStyleCnt="0">
        <dgm:presLayoutVars>
          <dgm:orgChart val="1"/>
          <dgm:chPref val="1"/>
          <dgm:dir/>
          <dgm:animOne val="branch"/>
          <dgm:animLvl val="lvl"/>
          <dgm:resizeHandles/>
        </dgm:presLayoutVars>
      </dgm:prSet>
      <dgm:spPr/>
      <dgm:t>
        <a:bodyPr/>
        <a:p>
          <a:endParaRPr lang="zh-CN" altLang="en-US"/>
        </a:p>
      </dgm:t>
    </dgm:pt>
    <dgm:pt modelId="{CA6CD7FA-336B-47F5-85A7-7B218206806D}" type="pres">
      <dgm:prSet presAssocID="{CEDB6F01-C8D0-4FFF-B567-075818F5F54A}" presName="hierRoot1" presStyleCnt="0">
        <dgm:presLayoutVars>
          <dgm:hierBranch val="init"/>
        </dgm:presLayoutVars>
      </dgm:prSet>
      <dgm:spPr/>
    </dgm:pt>
    <dgm:pt modelId="{D746979E-1BD7-427C-96D0-E0E2696DFF09}" type="pres">
      <dgm:prSet presAssocID="{CEDB6F01-C8D0-4FFF-B567-075818F5F54A}" presName="rootComposite1" presStyleCnt="0"/>
      <dgm:spPr/>
    </dgm:pt>
    <dgm:pt modelId="{A8BD6BCC-66B2-4B0A-83DD-F8AE19C3E461}" type="pres">
      <dgm:prSet presAssocID="{CEDB6F01-C8D0-4FFF-B567-075818F5F54A}" presName="rootText1" presStyleLbl="node0" presStyleIdx="0" presStyleCnt="1">
        <dgm:presLayoutVars>
          <dgm:chPref val="3"/>
        </dgm:presLayoutVars>
      </dgm:prSet>
      <dgm:spPr/>
      <dgm:t>
        <a:bodyPr/>
        <a:p>
          <a:endParaRPr lang="zh-CN" altLang="en-US"/>
        </a:p>
      </dgm:t>
    </dgm:pt>
    <dgm:pt modelId="{5BD5559F-C036-43C8-983F-017132311115}" type="pres">
      <dgm:prSet presAssocID="{CEDB6F01-C8D0-4FFF-B567-075818F5F54A}" presName="rootConnector1" presStyleLbl="node1" presStyleIdx="0" presStyleCnt="0"/>
      <dgm:spPr/>
      <dgm:t>
        <a:bodyPr/>
        <a:p>
          <a:endParaRPr lang="zh-CN" altLang="en-US"/>
        </a:p>
      </dgm:t>
    </dgm:pt>
    <dgm:pt modelId="{07A3AB20-08CD-4B8C-90E9-D05690E985CE}" type="pres">
      <dgm:prSet presAssocID="{CEDB6F01-C8D0-4FFF-B567-075818F5F54A}" presName="hierChild2" presStyleCnt="0"/>
      <dgm:spPr/>
    </dgm:pt>
    <dgm:pt modelId="{B6E3CB01-61AF-4819-A18E-1A22F7989D1B}" type="pres">
      <dgm:prSet presAssocID="{64A04C3F-D24D-49CA-BA0E-B1276C21E781}" presName="Name64" presStyleLbl="parChTrans1D2" presStyleIdx="0" presStyleCnt="4"/>
      <dgm:spPr/>
      <dgm:t>
        <a:bodyPr/>
        <a:p>
          <a:endParaRPr lang="zh-CN" altLang="en-US"/>
        </a:p>
      </dgm:t>
    </dgm:pt>
    <dgm:pt modelId="{4638B055-097E-4BE5-8F91-1E295CA76E0D}" type="pres">
      <dgm:prSet presAssocID="{9BB7E2A9-5767-4671-83B5-6EF31C7C26F8}" presName="hierRoot2" presStyleCnt="0">
        <dgm:presLayoutVars>
          <dgm:hierBranch val="init"/>
        </dgm:presLayoutVars>
      </dgm:prSet>
      <dgm:spPr/>
    </dgm:pt>
    <dgm:pt modelId="{066ADD26-C57D-477C-8FA9-E7D053DCD427}" type="pres">
      <dgm:prSet presAssocID="{9BB7E2A9-5767-4671-83B5-6EF31C7C26F8}" presName="rootComposite" presStyleCnt="0"/>
      <dgm:spPr/>
    </dgm:pt>
    <dgm:pt modelId="{8359969D-7139-41E1-8826-6A07656333B4}" type="pres">
      <dgm:prSet presAssocID="{9BB7E2A9-5767-4671-83B5-6EF31C7C26F8}" presName="rootText" presStyleLbl="node2" presStyleIdx="0" presStyleCnt="3">
        <dgm:presLayoutVars>
          <dgm:chPref val="3"/>
        </dgm:presLayoutVars>
      </dgm:prSet>
      <dgm:spPr/>
      <dgm:t>
        <a:bodyPr/>
        <a:p>
          <a:endParaRPr lang="zh-CN" altLang="en-US"/>
        </a:p>
      </dgm:t>
    </dgm:pt>
    <dgm:pt modelId="{8A81CDF5-A1D0-4073-853B-5A732C653E9F}" type="pres">
      <dgm:prSet presAssocID="{9BB7E2A9-5767-4671-83B5-6EF31C7C26F8}" presName="rootConnector" presStyleLbl="node2" presStyleIdx="0" presStyleCnt="3"/>
      <dgm:spPr/>
      <dgm:t>
        <a:bodyPr/>
        <a:p>
          <a:endParaRPr lang="zh-CN" altLang="en-US"/>
        </a:p>
      </dgm:t>
    </dgm:pt>
    <dgm:pt modelId="{32272DC3-0254-46DE-8F5A-6E50030E82A5}" type="pres">
      <dgm:prSet presAssocID="{9BB7E2A9-5767-4671-83B5-6EF31C7C26F8}" presName="hierChild4" presStyleCnt="0"/>
      <dgm:spPr/>
    </dgm:pt>
    <dgm:pt modelId="{79FCD77E-004A-4F83-B2ED-870F38097D37}" type="pres">
      <dgm:prSet presAssocID="{9BB7E2A9-5767-4671-83B5-6EF31C7C26F8}" presName="hierChild5" presStyleCnt="0"/>
      <dgm:spPr/>
    </dgm:pt>
    <dgm:pt modelId="{27CC51B8-7F69-404D-90C6-7A4CC4E3E725}" type="pres">
      <dgm:prSet presAssocID="{A66C0DE7-1268-442C-B275-6623C5492256}" presName="Name64" presStyleLbl="parChTrans1D2" presStyleIdx="1" presStyleCnt="4"/>
      <dgm:spPr/>
      <dgm:t>
        <a:bodyPr/>
        <a:p>
          <a:endParaRPr lang="zh-CN" altLang="en-US"/>
        </a:p>
      </dgm:t>
    </dgm:pt>
    <dgm:pt modelId="{4D5F2762-7DC6-4DDC-A92B-54BDE74E0542}" type="pres">
      <dgm:prSet presAssocID="{1D48E9DA-2155-4BE0-BC46-C31BC78E8685}" presName="hierRoot2" presStyleCnt="0">
        <dgm:presLayoutVars>
          <dgm:hierBranch val="init"/>
        </dgm:presLayoutVars>
      </dgm:prSet>
      <dgm:spPr/>
    </dgm:pt>
    <dgm:pt modelId="{284F4880-8CD2-49B1-A85D-F12C7CFC8DFF}" type="pres">
      <dgm:prSet presAssocID="{1D48E9DA-2155-4BE0-BC46-C31BC78E8685}" presName="rootComposite" presStyleCnt="0"/>
      <dgm:spPr/>
    </dgm:pt>
    <dgm:pt modelId="{29A63771-576F-4E7D-9ECA-49E14DD489F0}" type="pres">
      <dgm:prSet presAssocID="{1D48E9DA-2155-4BE0-BC46-C31BC78E8685}" presName="rootText" presStyleLbl="node2" presStyleIdx="1" presStyleCnt="3">
        <dgm:presLayoutVars>
          <dgm:chPref val="3"/>
        </dgm:presLayoutVars>
      </dgm:prSet>
      <dgm:spPr/>
      <dgm:t>
        <a:bodyPr/>
        <a:p>
          <a:endParaRPr lang="zh-CN" altLang="en-US"/>
        </a:p>
      </dgm:t>
    </dgm:pt>
    <dgm:pt modelId="{DC466A66-14FC-4EF2-B74E-638F21A05B1A}" type="pres">
      <dgm:prSet presAssocID="{1D48E9DA-2155-4BE0-BC46-C31BC78E8685}" presName="rootConnector" presStyleLbl="node2" presStyleIdx="1" presStyleCnt="3"/>
      <dgm:spPr/>
      <dgm:t>
        <a:bodyPr/>
        <a:p>
          <a:endParaRPr lang="zh-CN" altLang="en-US"/>
        </a:p>
      </dgm:t>
    </dgm:pt>
    <dgm:pt modelId="{3A902605-278B-4276-9172-4D7AA1F36445}" type="pres">
      <dgm:prSet presAssocID="{1D48E9DA-2155-4BE0-BC46-C31BC78E8685}" presName="hierChild4" presStyleCnt="0"/>
      <dgm:spPr/>
    </dgm:pt>
    <dgm:pt modelId="{ADFAAD93-420F-4F0C-806E-9C3A5FD93FC7}" type="pres">
      <dgm:prSet presAssocID="{1D48E9DA-2155-4BE0-BC46-C31BC78E8685}" presName="hierChild5" presStyleCnt="0"/>
      <dgm:spPr/>
    </dgm:pt>
    <dgm:pt modelId="{FDF69AB6-DAD7-41B5-B341-34B56C528D98}" type="pres">
      <dgm:prSet presAssocID="{9FB95C9C-30D4-4037-B9D0-BC911589E4B2}" presName="Name64" presStyleLbl="parChTrans1D2" presStyleIdx="2" presStyleCnt="4"/>
      <dgm:spPr/>
      <dgm:t>
        <a:bodyPr/>
        <a:p>
          <a:endParaRPr lang="zh-CN" altLang="en-US"/>
        </a:p>
      </dgm:t>
    </dgm:pt>
    <dgm:pt modelId="{3F1CF4DD-547B-44E4-9CC1-1B54D8764145}" type="pres">
      <dgm:prSet presAssocID="{263CE9DA-DED7-499F-AE3C-D519418FECA7}" presName="hierRoot2" presStyleCnt="0">
        <dgm:presLayoutVars>
          <dgm:hierBranch val="init"/>
        </dgm:presLayoutVars>
      </dgm:prSet>
      <dgm:spPr/>
    </dgm:pt>
    <dgm:pt modelId="{825988CA-5D9F-4CB5-B3BC-3C02A6B275F4}" type="pres">
      <dgm:prSet presAssocID="{263CE9DA-DED7-499F-AE3C-D519418FECA7}" presName="rootComposite" presStyleCnt="0"/>
      <dgm:spPr/>
    </dgm:pt>
    <dgm:pt modelId="{CE8B3FEA-1780-4A3F-84EE-0D8D6D4C7A9B}" type="pres">
      <dgm:prSet presAssocID="{263CE9DA-DED7-499F-AE3C-D519418FECA7}" presName="rootText" presStyleLbl="node2" presStyleIdx="2" presStyleCnt="3">
        <dgm:presLayoutVars>
          <dgm:chPref val="3"/>
        </dgm:presLayoutVars>
      </dgm:prSet>
      <dgm:spPr/>
      <dgm:t>
        <a:bodyPr/>
        <a:p>
          <a:endParaRPr lang="zh-CN" altLang="en-US"/>
        </a:p>
      </dgm:t>
    </dgm:pt>
    <dgm:pt modelId="{4A74F782-77E5-47DA-933A-2BACCE0D4F9C}" type="pres">
      <dgm:prSet presAssocID="{263CE9DA-DED7-499F-AE3C-D519418FECA7}" presName="rootConnector" presStyleLbl="node2" presStyleIdx="2" presStyleCnt="3"/>
      <dgm:spPr/>
      <dgm:t>
        <a:bodyPr/>
        <a:p>
          <a:endParaRPr lang="zh-CN" altLang="en-US"/>
        </a:p>
      </dgm:t>
    </dgm:pt>
    <dgm:pt modelId="{4ACA26EC-754F-43C5-B435-2D970A7414D8}" type="pres">
      <dgm:prSet presAssocID="{263CE9DA-DED7-499F-AE3C-D519418FECA7}" presName="hierChild4" presStyleCnt="0"/>
      <dgm:spPr/>
    </dgm:pt>
    <dgm:pt modelId="{8A8D0D09-5A0F-47AE-B37E-D6E293BD0F2D}" type="pres">
      <dgm:prSet presAssocID="{263CE9DA-DED7-499F-AE3C-D519418FECA7}" presName="hierChild5" presStyleCnt="0"/>
      <dgm:spPr/>
    </dgm:pt>
    <dgm:pt modelId="{6E3EC4D4-D1E8-4193-8D08-D0CAC6862825}" type="pres">
      <dgm:prSet presAssocID="{CEDB6F01-C8D0-4FFF-B567-075818F5F54A}" presName="hierChild3" presStyleCnt="0"/>
      <dgm:spPr/>
    </dgm:pt>
    <dgm:pt modelId="{ECC3E41E-7C27-4F49-BDAA-AE3F08099998}" type="pres">
      <dgm:prSet presAssocID="{3299F419-695E-49A3-ACAC-BDBA87A30D67}" presName="Name115" presStyleLbl="parChTrans1D2" presStyleIdx="3" presStyleCnt="4"/>
      <dgm:spPr/>
      <dgm:t>
        <a:bodyPr/>
        <a:p>
          <a:endParaRPr lang="zh-CN" altLang="en-US"/>
        </a:p>
      </dgm:t>
    </dgm:pt>
    <dgm:pt modelId="{7943014F-FDFF-4A42-B1D8-5FDAD0F4D0A7}" type="pres">
      <dgm:prSet presAssocID="{20813610-0F23-4D7B-807D-9901F349ADC0}" presName="hierRoot3" presStyleCnt="0">
        <dgm:presLayoutVars>
          <dgm:hierBranch val="init"/>
        </dgm:presLayoutVars>
      </dgm:prSet>
      <dgm:spPr/>
    </dgm:pt>
    <dgm:pt modelId="{415532D6-4C73-4544-997C-94542D9F44D0}" type="pres">
      <dgm:prSet presAssocID="{20813610-0F23-4D7B-807D-9901F349ADC0}" presName="rootComposite3" presStyleCnt="0"/>
      <dgm:spPr/>
    </dgm:pt>
    <dgm:pt modelId="{20C5FA79-6F73-4201-B911-8839414F0FD2}" type="pres">
      <dgm:prSet presAssocID="{20813610-0F23-4D7B-807D-9901F349ADC0}" presName="rootText3" presStyleLbl="asst1" presStyleIdx="0" presStyleCnt="1">
        <dgm:presLayoutVars>
          <dgm:chPref val="3"/>
        </dgm:presLayoutVars>
      </dgm:prSet>
      <dgm:spPr/>
      <dgm:t>
        <a:bodyPr/>
        <a:p>
          <a:endParaRPr lang="zh-CN" altLang="en-US"/>
        </a:p>
      </dgm:t>
    </dgm:pt>
    <dgm:pt modelId="{D59B0DBC-B7B6-496D-96B2-6F7D3691670D}" type="pres">
      <dgm:prSet presAssocID="{20813610-0F23-4D7B-807D-9901F349ADC0}" presName="rootConnector3" presStyleLbl="asst1" presStyleIdx="0" presStyleCnt="1"/>
      <dgm:spPr/>
      <dgm:t>
        <a:bodyPr/>
        <a:p>
          <a:endParaRPr lang="zh-CN" altLang="en-US"/>
        </a:p>
      </dgm:t>
    </dgm:pt>
    <dgm:pt modelId="{722E43FE-3501-4446-B3B0-A445FA073387}" type="pres">
      <dgm:prSet presAssocID="{20813610-0F23-4D7B-807D-9901F349ADC0}" presName="hierChild6" presStyleCnt="0"/>
      <dgm:spPr/>
    </dgm:pt>
    <dgm:pt modelId="{D4E45883-406E-4B10-B6E1-27A88F72D68B}" type="pres">
      <dgm:prSet presAssocID="{20813610-0F23-4D7B-807D-9901F349ADC0}" presName="hierChild7" presStyleCnt="0"/>
      <dgm:spPr/>
    </dgm:pt>
  </dgm:ptLst>
  <dgm:cxnLst>
    <dgm:cxn modelId="{5560AA28-9E51-498F-B548-1BE844C6F508}" type="presOf" srcId="{9FB95C9C-30D4-4037-B9D0-BC911589E4B2}" destId="{FDF69AB6-DAD7-41B5-B341-34B56C528D98}" srcOrd="0" destOrd="0" presId="urn:microsoft.com/office/officeart/2009/3/layout/HorizontalOrganizationChart#1"/>
    <dgm:cxn modelId="{72F19E4A-A65E-4893-819A-0A0D349A1DD3}" srcId="{CEDB6F01-C8D0-4FFF-B567-075818F5F54A}" destId="{263CE9DA-DED7-499F-AE3C-D519418FECA7}" srcOrd="3" destOrd="0" parTransId="{9FB95C9C-30D4-4037-B9D0-BC911589E4B2}" sibTransId="{321B8C8F-BFAF-40DD-9186-46BFFDDFB58D}"/>
    <dgm:cxn modelId="{AB2A3ED8-630C-4AAF-8ACB-5CEEEC42284D}" srcId="{CEDB6F01-C8D0-4FFF-B567-075818F5F54A}" destId="{20813610-0F23-4D7B-807D-9901F349ADC0}" srcOrd="0" destOrd="0" parTransId="{3299F419-695E-49A3-ACAC-BDBA87A30D67}" sibTransId="{6F231FBE-2EB6-4398-BDB0-81C3EC56956D}"/>
    <dgm:cxn modelId="{280B6B08-F1F5-4294-A836-94C885725A3A}" type="presOf" srcId="{1D48E9DA-2155-4BE0-BC46-C31BC78E8685}" destId="{29A63771-576F-4E7D-9ECA-49E14DD489F0}" srcOrd="0" destOrd="0" presId="urn:microsoft.com/office/officeart/2009/3/layout/HorizontalOrganizationChart#1"/>
    <dgm:cxn modelId="{D7C0D98A-6011-4689-B621-0C085B9482B5}" type="presOf" srcId="{9BB7E2A9-5767-4671-83B5-6EF31C7C26F8}" destId="{8359969D-7139-41E1-8826-6A07656333B4}" srcOrd="0" destOrd="0" presId="urn:microsoft.com/office/officeart/2009/3/layout/HorizontalOrganizationChart#1"/>
    <dgm:cxn modelId="{672486AD-1851-4FBA-9F92-2FC2843D33E4}" type="presOf" srcId="{CEDB6F01-C8D0-4FFF-B567-075818F5F54A}" destId="{5BD5559F-C036-43C8-983F-017132311115}" srcOrd="1" destOrd="0" presId="urn:microsoft.com/office/officeart/2009/3/layout/HorizontalOrganizationChart#1"/>
    <dgm:cxn modelId="{74177419-A929-44EF-A7B5-0D972ECEA679}" type="presOf" srcId="{59F706EB-C4AA-4317-B92C-995730030520}" destId="{75286BC2-DAA2-4EAF-8066-4CEE19C97EC3}" srcOrd="0" destOrd="0" presId="urn:microsoft.com/office/officeart/2009/3/layout/HorizontalOrganizationChart#1"/>
    <dgm:cxn modelId="{D2609A6A-78EB-4CDD-962E-2B1AB5FFE2AA}" type="presOf" srcId="{3299F419-695E-49A3-ACAC-BDBA87A30D67}" destId="{ECC3E41E-7C27-4F49-BDAA-AE3F08099998}" srcOrd="0" destOrd="0" presId="urn:microsoft.com/office/officeart/2009/3/layout/HorizontalOrganizationChart#1"/>
    <dgm:cxn modelId="{97C95F00-3045-46CD-BEFB-A60A08477619}" type="presOf" srcId="{20813610-0F23-4D7B-807D-9901F349ADC0}" destId="{D59B0DBC-B7B6-496D-96B2-6F7D3691670D}" srcOrd="1" destOrd="0" presId="urn:microsoft.com/office/officeart/2009/3/layout/HorizontalOrganizationChart#1"/>
    <dgm:cxn modelId="{D684A816-0DF1-4EB4-B08E-64AD4C3CE728}" type="presOf" srcId="{20813610-0F23-4D7B-807D-9901F349ADC0}" destId="{20C5FA79-6F73-4201-B911-8839414F0FD2}" srcOrd="0" destOrd="0" presId="urn:microsoft.com/office/officeart/2009/3/layout/HorizontalOrganizationChart#1"/>
    <dgm:cxn modelId="{743A121B-727F-410F-AF77-2CD5099BDE48}" srcId="{CEDB6F01-C8D0-4FFF-B567-075818F5F54A}" destId="{9BB7E2A9-5767-4671-83B5-6EF31C7C26F8}" srcOrd="1" destOrd="0" parTransId="{64A04C3F-D24D-49CA-BA0E-B1276C21E781}" sibTransId="{12D2D05E-1A1C-47C4-B78D-A30EC2E00E15}"/>
    <dgm:cxn modelId="{1DE46C80-8FB5-4379-93AF-C3AD2CF1CE85}" type="presOf" srcId="{263CE9DA-DED7-499F-AE3C-D519418FECA7}" destId="{CE8B3FEA-1780-4A3F-84EE-0D8D6D4C7A9B}" srcOrd="0" destOrd="0" presId="urn:microsoft.com/office/officeart/2009/3/layout/HorizontalOrganizationChart#1"/>
    <dgm:cxn modelId="{FDF36AAB-DBDC-4038-A27F-1E8D41F30503}" type="presOf" srcId="{64A04C3F-D24D-49CA-BA0E-B1276C21E781}" destId="{B6E3CB01-61AF-4819-A18E-1A22F7989D1B}" srcOrd="0" destOrd="0" presId="urn:microsoft.com/office/officeart/2009/3/layout/HorizontalOrganizationChart#1"/>
    <dgm:cxn modelId="{BBCD63F0-D2E2-4522-9B91-D13DFCCEAD2B}" srcId="{59F706EB-C4AA-4317-B92C-995730030520}" destId="{CEDB6F01-C8D0-4FFF-B567-075818F5F54A}" srcOrd="0" destOrd="0" parTransId="{12517240-113C-4405-9566-AAB66B10EB04}" sibTransId="{FDBFFBB5-1D04-4883-97C5-71B66A8CED25}"/>
    <dgm:cxn modelId="{26EF24CD-FE6B-46F2-986B-E1A869613030}" type="presOf" srcId="{CEDB6F01-C8D0-4FFF-B567-075818F5F54A}" destId="{A8BD6BCC-66B2-4B0A-83DD-F8AE19C3E461}" srcOrd="0" destOrd="0" presId="urn:microsoft.com/office/officeart/2009/3/layout/HorizontalOrganizationChart#1"/>
    <dgm:cxn modelId="{D9712372-9F00-40B4-A8BE-8278C7BB32D0}" type="presOf" srcId="{9BB7E2A9-5767-4671-83B5-6EF31C7C26F8}" destId="{8A81CDF5-A1D0-4073-853B-5A732C653E9F}" srcOrd="1" destOrd="0" presId="urn:microsoft.com/office/officeart/2009/3/layout/HorizontalOrganizationChart#1"/>
    <dgm:cxn modelId="{B59FB26B-A6A3-4AA3-99C0-2DDA946E95DE}" type="presOf" srcId="{A66C0DE7-1268-442C-B275-6623C5492256}" destId="{27CC51B8-7F69-404D-90C6-7A4CC4E3E725}" srcOrd="0" destOrd="0" presId="urn:microsoft.com/office/officeart/2009/3/layout/HorizontalOrganizationChart#1"/>
    <dgm:cxn modelId="{332CC1B1-8D24-4159-8833-A8438525358D}" type="presOf" srcId="{1D48E9DA-2155-4BE0-BC46-C31BC78E8685}" destId="{DC466A66-14FC-4EF2-B74E-638F21A05B1A}" srcOrd="1" destOrd="0" presId="urn:microsoft.com/office/officeart/2009/3/layout/HorizontalOrganizationChart#1"/>
    <dgm:cxn modelId="{CEB2BB88-2C99-450E-A791-DFC86C67FCDA}" srcId="{CEDB6F01-C8D0-4FFF-B567-075818F5F54A}" destId="{1D48E9DA-2155-4BE0-BC46-C31BC78E8685}" srcOrd="2" destOrd="0" parTransId="{A66C0DE7-1268-442C-B275-6623C5492256}" sibTransId="{5925656E-50C4-4613-8E1C-19FFEF2A4FB9}"/>
    <dgm:cxn modelId="{71B63116-0EC2-4762-91E8-ABD5BCA9EFFE}" type="presOf" srcId="{263CE9DA-DED7-499F-AE3C-D519418FECA7}" destId="{4A74F782-77E5-47DA-933A-2BACCE0D4F9C}" srcOrd="1" destOrd="0" presId="urn:microsoft.com/office/officeart/2009/3/layout/HorizontalOrganizationChart#1"/>
    <dgm:cxn modelId="{87AED8A2-6DA2-491D-909E-F39FE8145206}" type="presParOf" srcId="{75286BC2-DAA2-4EAF-8066-4CEE19C97EC3}" destId="{CA6CD7FA-336B-47F5-85A7-7B218206806D}" srcOrd="0" destOrd="0" presId="urn:microsoft.com/office/officeart/2009/3/layout/HorizontalOrganizationChart#1"/>
    <dgm:cxn modelId="{D8E9E300-2D91-40E1-AED9-371C9E1ED184}" type="presParOf" srcId="{CA6CD7FA-336B-47F5-85A7-7B218206806D}" destId="{D746979E-1BD7-427C-96D0-E0E2696DFF09}" srcOrd="0" destOrd="0" presId="urn:microsoft.com/office/officeart/2009/3/layout/HorizontalOrganizationChart#1"/>
    <dgm:cxn modelId="{6A8C6F59-9B08-4340-A8A5-307A58AA9E4F}" type="presParOf" srcId="{D746979E-1BD7-427C-96D0-E0E2696DFF09}" destId="{A8BD6BCC-66B2-4B0A-83DD-F8AE19C3E461}" srcOrd="0" destOrd="0" presId="urn:microsoft.com/office/officeart/2009/3/layout/HorizontalOrganizationChart#1"/>
    <dgm:cxn modelId="{5F2D5172-4B45-40E8-BB59-9E310609F2A7}" type="presParOf" srcId="{D746979E-1BD7-427C-96D0-E0E2696DFF09}" destId="{5BD5559F-C036-43C8-983F-017132311115}" srcOrd="1" destOrd="0" presId="urn:microsoft.com/office/officeart/2009/3/layout/HorizontalOrganizationChart#1"/>
    <dgm:cxn modelId="{DA527F16-B0EB-48DE-851E-25AFFF783C82}" type="presParOf" srcId="{CA6CD7FA-336B-47F5-85A7-7B218206806D}" destId="{07A3AB20-08CD-4B8C-90E9-D05690E985CE}" srcOrd="1" destOrd="0" presId="urn:microsoft.com/office/officeart/2009/3/layout/HorizontalOrganizationChart#1"/>
    <dgm:cxn modelId="{B60E02A6-CBC1-4AC2-9FEE-3EFBCD55A7AF}" type="presParOf" srcId="{07A3AB20-08CD-4B8C-90E9-D05690E985CE}" destId="{B6E3CB01-61AF-4819-A18E-1A22F7989D1B}" srcOrd="0" destOrd="0" presId="urn:microsoft.com/office/officeart/2009/3/layout/HorizontalOrganizationChart#1"/>
    <dgm:cxn modelId="{ADF0AE96-7CF0-4117-BE5A-E810C5F457D0}" type="presParOf" srcId="{07A3AB20-08CD-4B8C-90E9-D05690E985CE}" destId="{4638B055-097E-4BE5-8F91-1E295CA76E0D}" srcOrd="1" destOrd="0" presId="urn:microsoft.com/office/officeart/2009/3/layout/HorizontalOrganizationChart#1"/>
    <dgm:cxn modelId="{246BB466-3CF4-41A5-BC06-D08DCA5A1F64}" type="presParOf" srcId="{4638B055-097E-4BE5-8F91-1E295CA76E0D}" destId="{066ADD26-C57D-477C-8FA9-E7D053DCD427}" srcOrd="0" destOrd="0" presId="urn:microsoft.com/office/officeart/2009/3/layout/HorizontalOrganizationChart#1"/>
    <dgm:cxn modelId="{DF9271F1-502E-4DAD-8A40-8C179A718B99}" type="presParOf" srcId="{066ADD26-C57D-477C-8FA9-E7D053DCD427}" destId="{8359969D-7139-41E1-8826-6A07656333B4}" srcOrd="0" destOrd="0" presId="urn:microsoft.com/office/officeart/2009/3/layout/HorizontalOrganizationChart#1"/>
    <dgm:cxn modelId="{02C97791-76A3-4D03-9905-059044958A7D}" type="presParOf" srcId="{066ADD26-C57D-477C-8FA9-E7D053DCD427}" destId="{8A81CDF5-A1D0-4073-853B-5A732C653E9F}" srcOrd="1" destOrd="0" presId="urn:microsoft.com/office/officeart/2009/3/layout/HorizontalOrganizationChart#1"/>
    <dgm:cxn modelId="{0A2071EF-FEBC-402C-ADD6-7C220AEEC50A}" type="presParOf" srcId="{4638B055-097E-4BE5-8F91-1E295CA76E0D}" destId="{32272DC3-0254-46DE-8F5A-6E50030E82A5}" srcOrd="1" destOrd="0" presId="urn:microsoft.com/office/officeart/2009/3/layout/HorizontalOrganizationChart#1"/>
    <dgm:cxn modelId="{814E3ADD-7F18-4460-A0E2-A8053370385C}" type="presParOf" srcId="{4638B055-097E-4BE5-8F91-1E295CA76E0D}" destId="{79FCD77E-004A-4F83-B2ED-870F38097D37}" srcOrd="2" destOrd="0" presId="urn:microsoft.com/office/officeart/2009/3/layout/HorizontalOrganizationChart#1"/>
    <dgm:cxn modelId="{A34854E4-9353-4A0B-B18A-4B5D65659FB4}" type="presParOf" srcId="{07A3AB20-08CD-4B8C-90E9-D05690E985CE}" destId="{27CC51B8-7F69-404D-90C6-7A4CC4E3E725}" srcOrd="2" destOrd="0" presId="urn:microsoft.com/office/officeart/2009/3/layout/HorizontalOrganizationChart#1"/>
    <dgm:cxn modelId="{4D66F97E-770F-4EDF-868C-E51E7E5E14DF}" type="presParOf" srcId="{07A3AB20-08CD-4B8C-90E9-D05690E985CE}" destId="{4D5F2762-7DC6-4DDC-A92B-54BDE74E0542}" srcOrd="3" destOrd="0" presId="urn:microsoft.com/office/officeart/2009/3/layout/HorizontalOrganizationChart#1"/>
    <dgm:cxn modelId="{AF02AACD-3923-4262-9759-25D427ACFC64}" type="presParOf" srcId="{4D5F2762-7DC6-4DDC-A92B-54BDE74E0542}" destId="{284F4880-8CD2-49B1-A85D-F12C7CFC8DFF}" srcOrd="0" destOrd="0" presId="urn:microsoft.com/office/officeart/2009/3/layout/HorizontalOrganizationChart#1"/>
    <dgm:cxn modelId="{D869E8D0-3245-4591-8922-8B2451ABA71D}" type="presParOf" srcId="{284F4880-8CD2-49B1-A85D-F12C7CFC8DFF}" destId="{29A63771-576F-4E7D-9ECA-49E14DD489F0}" srcOrd="0" destOrd="0" presId="urn:microsoft.com/office/officeart/2009/3/layout/HorizontalOrganizationChart#1"/>
    <dgm:cxn modelId="{9F696E46-BD3F-4094-8718-1FEFBB9B4FEB}" type="presParOf" srcId="{284F4880-8CD2-49B1-A85D-F12C7CFC8DFF}" destId="{DC466A66-14FC-4EF2-B74E-638F21A05B1A}" srcOrd="1" destOrd="0" presId="urn:microsoft.com/office/officeart/2009/3/layout/HorizontalOrganizationChart#1"/>
    <dgm:cxn modelId="{72A337D5-7C19-47E4-8A1D-EBAD8A82CE1A}" type="presParOf" srcId="{4D5F2762-7DC6-4DDC-A92B-54BDE74E0542}" destId="{3A902605-278B-4276-9172-4D7AA1F36445}" srcOrd="1" destOrd="0" presId="urn:microsoft.com/office/officeart/2009/3/layout/HorizontalOrganizationChart#1"/>
    <dgm:cxn modelId="{34DB963D-BFAD-43DD-9630-46CADB21E26A}" type="presParOf" srcId="{4D5F2762-7DC6-4DDC-A92B-54BDE74E0542}" destId="{ADFAAD93-420F-4F0C-806E-9C3A5FD93FC7}" srcOrd="2" destOrd="0" presId="urn:microsoft.com/office/officeart/2009/3/layout/HorizontalOrganizationChart#1"/>
    <dgm:cxn modelId="{1CACC857-6898-45D8-A87D-6D21C8B6B89A}" type="presParOf" srcId="{07A3AB20-08CD-4B8C-90E9-D05690E985CE}" destId="{FDF69AB6-DAD7-41B5-B341-34B56C528D98}" srcOrd="4" destOrd="0" presId="urn:microsoft.com/office/officeart/2009/3/layout/HorizontalOrganizationChart#1"/>
    <dgm:cxn modelId="{AD80C9F8-64C0-4F9F-A285-E8A6EBCE2A6F}" type="presParOf" srcId="{07A3AB20-08CD-4B8C-90E9-D05690E985CE}" destId="{3F1CF4DD-547B-44E4-9CC1-1B54D8764145}" srcOrd="5" destOrd="0" presId="urn:microsoft.com/office/officeart/2009/3/layout/HorizontalOrganizationChart#1"/>
    <dgm:cxn modelId="{35915DF5-625D-4AF0-AFF3-3A706A12940F}" type="presParOf" srcId="{3F1CF4DD-547B-44E4-9CC1-1B54D8764145}" destId="{825988CA-5D9F-4CB5-B3BC-3C02A6B275F4}" srcOrd="0" destOrd="0" presId="urn:microsoft.com/office/officeart/2009/3/layout/HorizontalOrganizationChart#1"/>
    <dgm:cxn modelId="{87EC9243-42D8-49E1-9301-68864B3FE7DE}" type="presParOf" srcId="{825988CA-5D9F-4CB5-B3BC-3C02A6B275F4}" destId="{CE8B3FEA-1780-4A3F-84EE-0D8D6D4C7A9B}" srcOrd="0" destOrd="0" presId="urn:microsoft.com/office/officeart/2009/3/layout/HorizontalOrganizationChart#1"/>
    <dgm:cxn modelId="{C60BCEC7-4E75-4C60-9D60-2F202B28BA4F}" type="presParOf" srcId="{825988CA-5D9F-4CB5-B3BC-3C02A6B275F4}" destId="{4A74F782-77E5-47DA-933A-2BACCE0D4F9C}" srcOrd="1" destOrd="0" presId="urn:microsoft.com/office/officeart/2009/3/layout/HorizontalOrganizationChart#1"/>
    <dgm:cxn modelId="{440B0302-8302-42EE-8E56-3A7701E983AB}" type="presParOf" srcId="{3F1CF4DD-547B-44E4-9CC1-1B54D8764145}" destId="{4ACA26EC-754F-43C5-B435-2D970A7414D8}" srcOrd="1" destOrd="0" presId="urn:microsoft.com/office/officeart/2009/3/layout/HorizontalOrganizationChart#1"/>
    <dgm:cxn modelId="{2E1823DB-340C-42BB-B615-4BA92AEE5C1C}" type="presParOf" srcId="{3F1CF4DD-547B-44E4-9CC1-1B54D8764145}" destId="{8A8D0D09-5A0F-47AE-B37E-D6E293BD0F2D}" srcOrd="2" destOrd="0" presId="urn:microsoft.com/office/officeart/2009/3/layout/HorizontalOrganizationChart#1"/>
    <dgm:cxn modelId="{408BFF33-6BA8-4108-935D-D3A16F69A730}" type="presParOf" srcId="{CA6CD7FA-336B-47F5-85A7-7B218206806D}" destId="{6E3EC4D4-D1E8-4193-8D08-D0CAC6862825}" srcOrd="2" destOrd="0" presId="urn:microsoft.com/office/officeart/2009/3/layout/HorizontalOrganizationChart#1"/>
    <dgm:cxn modelId="{4B017CCD-D127-481F-9EA3-06783383DD42}" type="presParOf" srcId="{6E3EC4D4-D1E8-4193-8D08-D0CAC6862825}" destId="{ECC3E41E-7C27-4F49-BDAA-AE3F08099998}" srcOrd="0" destOrd="0" presId="urn:microsoft.com/office/officeart/2009/3/layout/HorizontalOrganizationChart#1"/>
    <dgm:cxn modelId="{1E4F1CFF-CDE7-4514-8B32-5E14A72117D9}" type="presParOf" srcId="{6E3EC4D4-D1E8-4193-8D08-D0CAC6862825}" destId="{7943014F-FDFF-4A42-B1D8-5FDAD0F4D0A7}" srcOrd="1" destOrd="0" presId="urn:microsoft.com/office/officeart/2009/3/layout/HorizontalOrganizationChart#1"/>
    <dgm:cxn modelId="{539B8233-687B-4E34-B00D-625DBCB1EA9B}" type="presParOf" srcId="{7943014F-FDFF-4A42-B1D8-5FDAD0F4D0A7}" destId="{415532D6-4C73-4544-997C-94542D9F44D0}" srcOrd="0" destOrd="0" presId="urn:microsoft.com/office/officeart/2009/3/layout/HorizontalOrganizationChart#1"/>
    <dgm:cxn modelId="{F1FEABF0-E26E-42D7-A628-67984732CC40}" type="presParOf" srcId="{415532D6-4C73-4544-997C-94542D9F44D0}" destId="{20C5FA79-6F73-4201-B911-8839414F0FD2}" srcOrd="0" destOrd="0" presId="urn:microsoft.com/office/officeart/2009/3/layout/HorizontalOrganizationChart#1"/>
    <dgm:cxn modelId="{8B379BC1-06B5-459B-BB3F-E79075648334}" type="presParOf" srcId="{415532D6-4C73-4544-997C-94542D9F44D0}" destId="{D59B0DBC-B7B6-496D-96B2-6F7D3691670D}" srcOrd="1" destOrd="0" presId="urn:microsoft.com/office/officeart/2009/3/layout/HorizontalOrganizationChart#1"/>
    <dgm:cxn modelId="{E58C9A8A-6322-4EDB-8DA6-0A168217A542}" type="presParOf" srcId="{7943014F-FDFF-4A42-B1D8-5FDAD0F4D0A7}" destId="{722E43FE-3501-4446-B3B0-A445FA073387}" srcOrd="1" destOrd="0" presId="urn:microsoft.com/office/officeart/2009/3/layout/HorizontalOrganizationChart#1"/>
    <dgm:cxn modelId="{BE32AC2E-708A-45CA-A5DE-4556DA5088AD}" type="presParOf" srcId="{7943014F-FDFF-4A42-B1D8-5FDAD0F4D0A7}" destId="{D4E45883-406E-4B10-B6E1-27A88F72D68B}" srcOrd="2" destOrd="0" presId="urn:microsoft.com/office/officeart/2009/3/layout/HorizontalOrganizationChart#1"/>
  </dgm:cxnLst>
  <dgm:bg/>
  <dgm:whole/>
</dgm:dataModel>
</file>

<file path=word/diagrams/data2.xml><?xml version="1.0" encoding="utf-8"?>
<dgm:dataModel xmlns:dgm="http://schemas.openxmlformats.org/drawingml/2006/diagram" xmlns:a="http://schemas.openxmlformats.org/drawingml/2006/main">
  <dgm:ptLst>
    <dgm:pt modelId="{99BCEE8D-D5A0-4239-90E3-45B4965A8829}" type="doc">
      <dgm:prSet loTypeId="urn:microsoft.com/office/officeart/2009/3/layout/HorizontalOrganizationChart#2" loCatId="hierarchy" qsTypeId="urn:microsoft.com/office/officeart/2005/8/quickstyle/simple1#2" qsCatId="simple" csTypeId="urn:microsoft.com/office/officeart/2005/8/colors/colorful2#2" csCatId="colorful" phldr="1"/>
      <dgm:spPr/>
      <dgm:t>
        <a:bodyPr/>
        <a:p>
          <a:endParaRPr lang="zh-CN" altLang="en-US"/>
        </a:p>
      </dgm:t>
    </dgm:pt>
    <dgm:pt modelId="{25D64162-8CAB-4E43-9A20-9403868C54FB}">
      <dgm:prSet phldrT="[文本]" custT="1"/>
      <dgm:spPr/>
      <dgm:t>
        <a:bodyPr/>
        <a:p>
          <a:r>
            <a:rPr lang="zh-CN" altLang="en-US" sz="1600"/>
            <a:t>分享模块</a:t>
          </a:r>
        </a:p>
      </dgm:t>
    </dgm:pt>
    <dgm:pt modelId="{E7F7CEB7-00AA-47DE-A0C3-2363571A3DA2}" cxnId="{8CA77C0D-29D4-4B15-A5C2-A904152E4699}" type="parTrans">
      <dgm:prSet/>
      <dgm:spPr/>
      <dgm:t>
        <a:bodyPr/>
        <a:p>
          <a:endParaRPr lang="zh-CN" altLang="en-US"/>
        </a:p>
      </dgm:t>
    </dgm:pt>
    <dgm:pt modelId="{91A31077-1EC6-4834-B4C6-00FD275E94CA}" cxnId="{8CA77C0D-29D4-4B15-A5C2-A904152E4699}" type="sibTrans">
      <dgm:prSet/>
      <dgm:spPr/>
      <dgm:t>
        <a:bodyPr/>
        <a:p>
          <a:endParaRPr lang="zh-CN" altLang="en-US"/>
        </a:p>
      </dgm:t>
    </dgm:pt>
    <dgm:pt modelId="{D090BFC3-7E0A-4314-B9D5-84B95D52C270}">
      <dgm:prSet phldrT="[文本]" custT="1"/>
      <dgm:spPr/>
      <dgm:t>
        <a:bodyPr/>
        <a:p>
          <a:r>
            <a:rPr lang="zh-CN" altLang="en-US" sz="1600"/>
            <a:t>标记分享</a:t>
          </a:r>
        </a:p>
      </dgm:t>
    </dgm:pt>
    <dgm:pt modelId="{5686F0DD-E5F7-4B51-8ADA-5CBF93EF9E40}" cxnId="{55454725-0907-4AFE-AEA1-81EC29351297}" type="parTrans">
      <dgm:prSet/>
      <dgm:spPr/>
      <dgm:t>
        <a:bodyPr/>
        <a:p>
          <a:endParaRPr lang="zh-CN" altLang="en-US"/>
        </a:p>
      </dgm:t>
    </dgm:pt>
    <dgm:pt modelId="{C757CEF4-6A97-42AE-9EEE-9BEB1E696142}" cxnId="{55454725-0907-4AFE-AEA1-81EC29351297}" type="sibTrans">
      <dgm:prSet/>
      <dgm:spPr/>
      <dgm:t>
        <a:bodyPr/>
        <a:p>
          <a:endParaRPr lang="zh-CN" altLang="en-US"/>
        </a:p>
      </dgm:t>
    </dgm:pt>
    <dgm:pt modelId="{CA266BD1-76CA-4297-B643-82FB4A7A6FFC}">
      <dgm:prSet phldrT="[文本]" custT="1"/>
      <dgm:spPr/>
      <dgm:t>
        <a:bodyPr/>
        <a:p>
          <a:r>
            <a:rPr lang="zh-CN" altLang="en-US" sz="1600"/>
            <a:t>线路分享</a:t>
          </a:r>
        </a:p>
      </dgm:t>
    </dgm:pt>
    <dgm:pt modelId="{0D2DA191-1B5C-44E8-A1E6-CB3E69928E04}" cxnId="{ACF05726-D65C-4435-83D5-4B2048A0E02A}" type="parTrans">
      <dgm:prSet/>
      <dgm:spPr/>
      <dgm:t>
        <a:bodyPr/>
        <a:p>
          <a:endParaRPr lang="zh-CN" altLang="en-US"/>
        </a:p>
      </dgm:t>
    </dgm:pt>
    <dgm:pt modelId="{9173FA2C-5DC5-4B99-A76A-B4794556953E}" cxnId="{ACF05726-D65C-4435-83D5-4B2048A0E02A}" type="sibTrans">
      <dgm:prSet/>
      <dgm:spPr/>
      <dgm:t>
        <a:bodyPr/>
        <a:p>
          <a:endParaRPr lang="zh-CN" altLang="en-US"/>
        </a:p>
      </dgm:t>
    </dgm:pt>
    <dgm:pt modelId="{EA8181C0-20E2-492D-8686-72DE554BCA23}" type="pres">
      <dgm:prSet presAssocID="{99BCEE8D-D5A0-4239-90E3-45B4965A8829}" presName="hierChild1" presStyleCnt="0">
        <dgm:presLayoutVars>
          <dgm:orgChart val="1"/>
          <dgm:chPref val="1"/>
          <dgm:dir/>
          <dgm:animOne val="branch"/>
          <dgm:animLvl val="lvl"/>
          <dgm:resizeHandles/>
        </dgm:presLayoutVars>
      </dgm:prSet>
      <dgm:spPr/>
      <dgm:t>
        <a:bodyPr/>
        <a:p>
          <a:endParaRPr lang="zh-CN" altLang="en-US"/>
        </a:p>
      </dgm:t>
    </dgm:pt>
    <dgm:pt modelId="{A7ACFAB1-6ECF-4647-BCDB-5023743DD567}" type="pres">
      <dgm:prSet presAssocID="{25D64162-8CAB-4E43-9A20-9403868C54FB}" presName="hierRoot1" presStyleCnt="0">
        <dgm:presLayoutVars>
          <dgm:hierBranch val="init"/>
        </dgm:presLayoutVars>
      </dgm:prSet>
      <dgm:spPr/>
    </dgm:pt>
    <dgm:pt modelId="{ED371DF7-0E0C-4EBA-8874-7CC0992AE8A7}" type="pres">
      <dgm:prSet presAssocID="{25D64162-8CAB-4E43-9A20-9403868C54FB}" presName="rootComposite1" presStyleCnt="0"/>
      <dgm:spPr/>
    </dgm:pt>
    <dgm:pt modelId="{8AAE891B-A943-4D8A-A1D3-A49AF2C42F1F}" type="pres">
      <dgm:prSet presAssocID="{25D64162-8CAB-4E43-9A20-9403868C54FB}" presName="rootText1" presStyleLbl="node0" presStyleIdx="0" presStyleCnt="1">
        <dgm:presLayoutVars>
          <dgm:chPref val="3"/>
        </dgm:presLayoutVars>
      </dgm:prSet>
      <dgm:spPr/>
      <dgm:t>
        <a:bodyPr/>
        <a:p>
          <a:endParaRPr lang="zh-CN" altLang="en-US"/>
        </a:p>
      </dgm:t>
    </dgm:pt>
    <dgm:pt modelId="{F10C3C5E-635B-4BCD-B675-8F76643F902D}" type="pres">
      <dgm:prSet presAssocID="{25D64162-8CAB-4E43-9A20-9403868C54FB}" presName="rootConnector1" presStyleLbl="node1" presStyleIdx="0" presStyleCnt="0"/>
      <dgm:spPr/>
      <dgm:t>
        <a:bodyPr/>
        <a:p>
          <a:endParaRPr lang="zh-CN" altLang="en-US"/>
        </a:p>
      </dgm:t>
    </dgm:pt>
    <dgm:pt modelId="{9512AB87-B583-4389-AECB-AC98D6D83E49}" type="pres">
      <dgm:prSet presAssocID="{25D64162-8CAB-4E43-9A20-9403868C54FB}" presName="hierChild2" presStyleCnt="0"/>
      <dgm:spPr/>
    </dgm:pt>
    <dgm:pt modelId="{79D7A7B4-BDD1-4B42-8BE4-66B4C18925C8}" type="pres">
      <dgm:prSet presAssocID="{5686F0DD-E5F7-4B51-8ADA-5CBF93EF9E40}" presName="Name64" presStyleLbl="parChTrans1D2" presStyleIdx="0" presStyleCnt="2"/>
      <dgm:spPr/>
      <dgm:t>
        <a:bodyPr/>
        <a:p>
          <a:endParaRPr lang="zh-CN" altLang="en-US"/>
        </a:p>
      </dgm:t>
    </dgm:pt>
    <dgm:pt modelId="{D902D70D-C2B8-47E6-9DCA-5C7731F658CB}" type="pres">
      <dgm:prSet presAssocID="{D090BFC3-7E0A-4314-B9D5-84B95D52C270}" presName="hierRoot2" presStyleCnt="0">
        <dgm:presLayoutVars>
          <dgm:hierBranch val="init"/>
        </dgm:presLayoutVars>
      </dgm:prSet>
      <dgm:spPr/>
    </dgm:pt>
    <dgm:pt modelId="{288FE401-400C-43CE-BA3C-4323FB2CBC04}" type="pres">
      <dgm:prSet presAssocID="{D090BFC3-7E0A-4314-B9D5-84B95D52C270}" presName="rootComposite" presStyleCnt="0"/>
      <dgm:spPr/>
    </dgm:pt>
    <dgm:pt modelId="{F80A5073-5ABA-46F7-BB30-39A7222A254A}" type="pres">
      <dgm:prSet presAssocID="{D090BFC3-7E0A-4314-B9D5-84B95D52C270}" presName="rootText" presStyleLbl="node2" presStyleIdx="0" presStyleCnt="2">
        <dgm:presLayoutVars>
          <dgm:chPref val="3"/>
        </dgm:presLayoutVars>
      </dgm:prSet>
      <dgm:spPr/>
      <dgm:t>
        <a:bodyPr/>
        <a:p>
          <a:endParaRPr lang="zh-CN" altLang="en-US"/>
        </a:p>
      </dgm:t>
    </dgm:pt>
    <dgm:pt modelId="{96BADBF0-0D62-4557-AA9F-4F1714167C47}" type="pres">
      <dgm:prSet presAssocID="{D090BFC3-7E0A-4314-B9D5-84B95D52C270}" presName="rootConnector" presStyleLbl="node2" presStyleIdx="0" presStyleCnt="2"/>
      <dgm:spPr/>
      <dgm:t>
        <a:bodyPr/>
        <a:p>
          <a:endParaRPr lang="zh-CN" altLang="en-US"/>
        </a:p>
      </dgm:t>
    </dgm:pt>
    <dgm:pt modelId="{0CA9BA5D-DF42-4660-BA3F-9C8A872F086A}" type="pres">
      <dgm:prSet presAssocID="{D090BFC3-7E0A-4314-B9D5-84B95D52C270}" presName="hierChild4" presStyleCnt="0"/>
      <dgm:spPr/>
    </dgm:pt>
    <dgm:pt modelId="{BBD61344-36F8-4C6E-B022-498E62788B1A}" type="pres">
      <dgm:prSet presAssocID="{D090BFC3-7E0A-4314-B9D5-84B95D52C270}" presName="hierChild5" presStyleCnt="0"/>
      <dgm:spPr/>
    </dgm:pt>
    <dgm:pt modelId="{DE29A6AB-EB3F-4627-8BA9-190EF8653ACB}" type="pres">
      <dgm:prSet presAssocID="{0D2DA191-1B5C-44E8-A1E6-CB3E69928E04}" presName="Name64" presStyleLbl="parChTrans1D2" presStyleIdx="1" presStyleCnt="2"/>
      <dgm:spPr/>
      <dgm:t>
        <a:bodyPr/>
        <a:p>
          <a:endParaRPr lang="zh-CN" altLang="en-US"/>
        </a:p>
      </dgm:t>
    </dgm:pt>
    <dgm:pt modelId="{28CF7DD8-26A6-4BF3-B37C-EDA02A7F2BC3}" type="pres">
      <dgm:prSet presAssocID="{CA266BD1-76CA-4297-B643-82FB4A7A6FFC}" presName="hierRoot2" presStyleCnt="0">
        <dgm:presLayoutVars>
          <dgm:hierBranch val="init"/>
        </dgm:presLayoutVars>
      </dgm:prSet>
      <dgm:spPr/>
    </dgm:pt>
    <dgm:pt modelId="{380E5AF9-BB26-4238-B8AD-44FBB0D253ED}" type="pres">
      <dgm:prSet presAssocID="{CA266BD1-76CA-4297-B643-82FB4A7A6FFC}" presName="rootComposite" presStyleCnt="0"/>
      <dgm:spPr/>
    </dgm:pt>
    <dgm:pt modelId="{7CB0E0F0-929F-494E-B9E0-F14F79DAD7BB}" type="pres">
      <dgm:prSet presAssocID="{CA266BD1-76CA-4297-B643-82FB4A7A6FFC}" presName="rootText" presStyleLbl="node2" presStyleIdx="1" presStyleCnt="2">
        <dgm:presLayoutVars>
          <dgm:chPref val="3"/>
        </dgm:presLayoutVars>
      </dgm:prSet>
      <dgm:spPr/>
      <dgm:t>
        <a:bodyPr/>
        <a:p>
          <a:endParaRPr lang="zh-CN" altLang="en-US"/>
        </a:p>
      </dgm:t>
    </dgm:pt>
    <dgm:pt modelId="{2A70AFAF-7891-48FE-98C4-F7B4A991DEB6}" type="pres">
      <dgm:prSet presAssocID="{CA266BD1-76CA-4297-B643-82FB4A7A6FFC}" presName="rootConnector" presStyleLbl="node2" presStyleIdx="1" presStyleCnt="2"/>
      <dgm:spPr/>
      <dgm:t>
        <a:bodyPr/>
        <a:p>
          <a:endParaRPr lang="zh-CN" altLang="en-US"/>
        </a:p>
      </dgm:t>
    </dgm:pt>
    <dgm:pt modelId="{35FCEF92-7BC2-489C-BF86-60E322343E67}" type="pres">
      <dgm:prSet presAssocID="{CA266BD1-76CA-4297-B643-82FB4A7A6FFC}" presName="hierChild4" presStyleCnt="0"/>
      <dgm:spPr/>
    </dgm:pt>
    <dgm:pt modelId="{AB0142FA-498A-4033-8BFC-22B00465534D}" type="pres">
      <dgm:prSet presAssocID="{CA266BD1-76CA-4297-B643-82FB4A7A6FFC}" presName="hierChild5" presStyleCnt="0"/>
      <dgm:spPr/>
    </dgm:pt>
    <dgm:pt modelId="{199CED2C-EBE8-40C8-BB5B-DF7164412B3B}" type="pres">
      <dgm:prSet presAssocID="{25D64162-8CAB-4E43-9A20-9403868C54FB}" presName="hierChild3" presStyleCnt="0"/>
      <dgm:spPr/>
    </dgm:pt>
  </dgm:ptLst>
  <dgm:cxnLst>
    <dgm:cxn modelId="{DFB2D7CD-27E6-44B1-8A5D-5754ADCC95AA}" type="presOf" srcId="{99BCEE8D-D5A0-4239-90E3-45B4965A8829}" destId="{EA8181C0-20E2-492D-8686-72DE554BCA23}" srcOrd="0" destOrd="0" presId="urn:microsoft.com/office/officeart/2009/3/layout/HorizontalOrganizationChart#2"/>
    <dgm:cxn modelId="{D04F064C-0FE5-4869-8D43-5E361E15FD99}" type="presOf" srcId="{5686F0DD-E5F7-4B51-8ADA-5CBF93EF9E40}" destId="{79D7A7B4-BDD1-4B42-8BE4-66B4C18925C8}" srcOrd="0" destOrd="0" presId="urn:microsoft.com/office/officeart/2009/3/layout/HorizontalOrganizationChart#2"/>
    <dgm:cxn modelId="{B02B2424-2D8D-4FE3-9DC3-5F23714EE1E8}" type="presOf" srcId="{D090BFC3-7E0A-4314-B9D5-84B95D52C270}" destId="{F80A5073-5ABA-46F7-BB30-39A7222A254A}" srcOrd="0" destOrd="0" presId="urn:microsoft.com/office/officeart/2009/3/layout/HorizontalOrganizationChart#2"/>
    <dgm:cxn modelId="{ABB35309-A18C-4D38-8016-F0B894A496D6}" type="presOf" srcId="{D090BFC3-7E0A-4314-B9D5-84B95D52C270}" destId="{96BADBF0-0D62-4557-AA9F-4F1714167C47}" srcOrd="1" destOrd="0" presId="urn:microsoft.com/office/officeart/2009/3/layout/HorizontalOrganizationChart#2"/>
    <dgm:cxn modelId="{FFA4EDC2-FB1F-4DFD-BECF-1A87907AAD46}" type="presOf" srcId="{25D64162-8CAB-4E43-9A20-9403868C54FB}" destId="{8AAE891B-A943-4D8A-A1D3-A49AF2C42F1F}" srcOrd="0" destOrd="0" presId="urn:microsoft.com/office/officeart/2009/3/layout/HorizontalOrganizationChart#2"/>
    <dgm:cxn modelId="{66C2B7E0-E328-453F-AE6D-44D3D8477C8D}" type="presOf" srcId="{CA266BD1-76CA-4297-B643-82FB4A7A6FFC}" destId="{2A70AFAF-7891-48FE-98C4-F7B4A991DEB6}" srcOrd="1" destOrd="0" presId="urn:microsoft.com/office/officeart/2009/3/layout/HorizontalOrganizationChart#2"/>
    <dgm:cxn modelId="{FBD4E81D-FC45-4171-B351-FACC572B7DF1}" type="presOf" srcId="{25D64162-8CAB-4E43-9A20-9403868C54FB}" destId="{F10C3C5E-635B-4BCD-B675-8F76643F902D}" srcOrd="1" destOrd="0" presId="urn:microsoft.com/office/officeart/2009/3/layout/HorizontalOrganizationChart#2"/>
    <dgm:cxn modelId="{2EA146E4-6CAF-44FA-A727-93CAA62624C9}" type="presOf" srcId="{CA266BD1-76CA-4297-B643-82FB4A7A6FFC}" destId="{7CB0E0F0-929F-494E-B9E0-F14F79DAD7BB}" srcOrd="0" destOrd="0" presId="urn:microsoft.com/office/officeart/2009/3/layout/HorizontalOrganizationChart#2"/>
    <dgm:cxn modelId="{8CA77C0D-29D4-4B15-A5C2-A904152E4699}" srcId="{99BCEE8D-D5A0-4239-90E3-45B4965A8829}" destId="{25D64162-8CAB-4E43-9A20-9403868C54FB}" srcOrd="0" destOrd="0" parTransId="{E7F7CEB7-00AA-47DE-A0C3-2363571A3DA2}" sibTransId="{91A31077-1EC6-4834-B4C6-00FD275E94CA}"/>
    <dgm:cxn modelId="{775812E1-A198-4A14-888E-78440CAE3215}" type="presOf" srcId="{0D2DA191-1B5C-44E8-A1E6-CB3E69928E04}" destId="{DE29A6AB-EB3F-4627-8BA9-190EF8653ACB}" srcOrd="0" destOrd="0" presId="urn:microsoft.com/office/officeart/2009/3/layout/HorizontalOrganizationChart#2"/>
    <dgm:cxn modelId="{ACF05726-D65C-4435-83D5-4B2048A0E02A}" srcId="{25D64162-8CAB-4E43-9A20-9403868C54FB}" destId="{CA266BD1-76CA-4297-B643-82FB4A7A6FFC}" srcOrd="1" destOrd="0" parTransId="{0D2DA191-1B5C-44E8-A1E6-CB3E69928E04}" sibTransId="{9173FA2C-5DC5-4B99-A76A-B4794556953E}"/>
    <dgm:cxn modelId="{55454725-0907-4AFE-AEA1-81EC29351297}" srcId="{25D64162-8CAB-4E43-9A20-9403868C54FB}" destId="{D090BFC3-7E0A-4314-B9D5-84B95D52C270}" srcOrd="0" destOrd="0" parTransId="{5686F0DD-E5F7-4B51-8ADA-5CBF93EF9E40}" sibTransId="{C757CEF4-6A97-42AE-9EEE-9BEB1E696142}"/>
    <dgm:cxn modelId="{C3E40C5D-9197-48DD-A7A9-960E069E88BD}" type="presParOf" srcId="{EA8181C0-20E2-492D-8686-72DE554BCA23}" destId="{A7ACFAB1-6ECF-4647-BCDB-5023743DD567}" srcOrd="0" destOrd="0" presId="urn:microsoft.com/office/officeart/2009/3/layout/HorizontalOrganizationChart#2"/>
    <dgm:cxn modelId="{5AA50FE8-3314-4510-B9A8-CE8F7E3CFB3D}" type="presParOf" srcId="{A7ACFAB1-6ECF-4647-BCDB-5023743DD567}" destId="{ED371DF7-0E0C-4EBA-8874-7CC0992AE8A7}" srcOrd="0" destOrd="0" presId="urn:microsoft.com/office/officeart/2009/3/layout/HorizontalOrganizationChart#2"/>
    <dgm:cxn modelId="{4159C262-5EAA-4F56-AB17-79B7246AB4E5}" type="presParOf" srcId="{ED371DF7-0E0C-4EBA-8874-7CC0992AE8A7}" destId="{8AAE891B-A943-4D8A-A1D3-A49AF2C42F1F}" srcOrd="0" destOrd="0" presId="urn:microsoft.com/office/officeart/2009/3/layout/HorizontalOrganizationChart#2"/>
    <dgm:cxn modelId="{1CADD3A2-E849-443C-B8C7-5BB2253E0A02}" type="presParOf" srcId="{ED371DF7-0E0C-4EBA-8874-7CC0992AE8A7}" destId="{F10C3C5E-635B-4BCD-B675-8F76643F902D}" srcOrd="1" destOrd="0" presId="urn:microsoft.com/office/officeart/2009/3/layout/HorizontalOrganizationChart#2"/>
    <dgm:cxn modelId="{7894CC4E-99D2-4E65-B34B-E12855C027E7}" type="presParOf" srcId="{A7ACFAB1-6ECF-4647-BCDB-5023743DD567}" destId="{9512AB87-B583-4389-AECB-AC98D6D83E49}" srcOrd="1" destOrd="0" presId="urn:microsoft.com/office/officeart/2009/3/layout/HorizontalOrganizationChart#2"/>
    <dgm:cxn modelId="{4EBB73B2-655C-4410-A406-BD2F6AB56951}" type="presParOf" srcId="{9512AB87-B583-4389-AECB-AC98D6D83E49}" destId="{79D7A7B4-BDD1-4B42-8BE4-66B4C18925C8}" srcOrd="0" destOrd="0" presId="urn:microsoft.com/office/officeart/2009/3/layout/HorizontalOrganizationChart#2"/>
    <dgm:cxn modelId="{C41A923A-6761-4FE9-B0F9-970511655B22}" type="presParOf" srcId="{9512AB87-B583-4389-AECB-AC98D6D83E49}" destId="{D902D70D-C2B8-47E6-9DCA-5C7731F658CB}" srcOrd="1" destOrd="0" presId="urn:microsoft.com/office/officeart/2009/3/layout/HorizontalOrganizationChart#2"/>
    <dgm:cxn modelId="{DC94A774-FAAD-41D8-BF6E-E8FD59000AFC}" type="presParOf" srcId="{D902D70D-C2B8-47E6-9DCA-5C7731F658CB}" destId="{288FE401-400C-43CE-BA3C-4323FB2CBC04}" srcOrd="0" destOrd="0" presId="urn:microsoft.com/office/officeart/2009/3/layout/HorizontalOrganizationChart#2"/>
    <dgm:cxn modelId="{79A981EB-61A9-4788-9F48-8CFBE4CE9077}" type="presParOf" srcId="{288FE401-400C-43CE-BA3C-4323FB2CBC04}" destId="{F80A5073-5ABA-46F7-BB30-39A7222A254A}" srcOrd="0" destOrd="0" presId="urn:microsoft.com/office/officeart/2009/3/layout/HorizontalOrganizationChart#2"/>
    <dgm:cxn modelId="{BDBBDB0A-46FB-48DD-B001-463BEFB5DAB6}" type="presParOf" srcId="{288FE401-400C-43CE-BA3C-4323FB2CBC04}" destId="{96BADBF0-0D62-4557-AA9F-4F1714167C47}" srcOrd="1" destOrd="0" presId="urn:microsoft.com/office/officeart/2009/3/layout/HorizontalOrganizationChart#2"/>
    <dgm:cxn modelId="{EEAB936F-EF31-477D-BA59-C2F7D2F0A02B}" type="presParOf" srcId="{D902D70D-C2B8-47E6-9DCA-5C7731F658CB}" destId="{0CA9BA5D-DF42-4660-BA3F-9C8A872F086A}" srcOrd="1" destOrd="0" presId="urn:microsoft.com/office/officeart/2009/3/layout/HorizontalOrganizationChart#2"/>
    <dgm:cxn modelId="{6724F494-033D-406C-839F-EDD704127C8F}" type="presParOf" srcId="{D902D70D-C2B8-47E6-9DCA-5C7731F658CB}" destId="{BBD61344-36F8-4C6E-B022-498E62788B1A}" srcOrd="2" destOrd="0" presId="urn:microsoft.com/office/officeart/2009/3/layout/HorizontalOrganizationChart#2"/>
    <dgm:cxn modelId="{10FB3589-05E2-4D09-BCC9-8B34B3DFFC8B}" type="presParOf" srcId="{9512AB87-B583-4389-AECB-AC98D6D83E49}" destId="{DE29A6AB-EB3F-4627-8BA9-190EF8653ACB}" srcOrd="2" destOrd="0" presId="urn:microsoft.com/office/officeart/2009/3/layout/HorizontalOrganizationChart#2"/>
    <dgm:cxn modelId="{63F8232C-D026-4AD3-94E3-4875003D66E9}" type="presParOf" srcId="{9512AB87-B583-4389-AECB-AC98D6D83E49}" destId="{28CF7DD8-26A6-4BF3-B37C-EDA02A7F2BC3}" srcOrd="3" destOrd="0" presId="urn:microsoft.com/office/officeart/2009/3/layout/HorizontalOrganizationChart#2"/>
    <dgm:cxn modelId="{94E7A00C-77FD-42D3-8CC4-AC68F4C0047E}" type="presParOf" srcId="{28CF7DD8-26A6-4BF3-B37C-EDA02A7F2BC3}" destId="{380E5AF9-BB26-4238-B8AD-44FBB0D253ED}" srcOrd="0" destOrd="0" presId="urn:microsoft.com/office/officeart/2009/3/layout/HorizontalOrganizationChart#2"/>
    <dgm:cxn modelId="{7867D90B-CED7-495A-9870-22C788A5EF0D}" type="presParOf" srcId="{380E5AF9-BB26-4238-B8AD-44FBB0D253ED}" destId="{7CB0E0F0-929F-494E-B9E0-F14F79DAD7BB}" srcOrd="0" destOrd="0" presId="urn:microsoft.com/office/officeart/2009/3/layout/HorizontalOrganizationChart#2"/>
    <dgm:cxn modelId="{789D80F6-C630-4B0E-85C7-1CF99B2D62CE}" type="presParOf" srcId="{380E5AF9-BB26-4238-B8AD-44FBB0D253ED}" destId="{2A70AFAF-7891-48FE-98C4-F7B4A991DEB6}" srcOrd="1" destOrd="0" presId="urn:microsoft.com/office/officeart/2009/3/layout/HorizontalOrganizationChart#2"/>
    <dgm:cxn modelId="{23AEDDB0-F958-4E51-BF11-005033A15DC5}" type="presParOf" srcId="{28CF7DD8-26A6-4BF3-B37C-EDA02A7F2BC3}" destId="{35FCEF92-7BC2-489C-BF86-60E322343E67}" srcOrd="1" destOrd="0" presId="urn:microsoft.com/office/officeart/2009/3/layout/HorizontalOrganizationChart#2"/>
    <dgm:cxn modelId="{D580CBF6-E0F8-40DB-82F5-58459E00CF47}" type="presParOf" srcId="{28CF7DD8-26A6-4BF3-B37C-EDA02A7F2BC3}" destId="{AB0142FA-498A-4033-8BFC-22B00465534D}" srcOrd="2" destOrd="0" presId="urn:microsoft.com/office/officeart/2009/3/layout/HorizontalOrganizationChart#2"/>
    <dgm:cxn modelId="{6EB120A2-EE23-454F-9A76-C812BD59E821}" type="presParOf" srcId="{A7ACFAB1-6ECF-4647-BCDB-5023743DD567}" destId="{199CED2C-EBE8-40C8-BB5B-DF7164412B3B}" srcOrd="2" destOrd="0" presId="urn:microsoft.com/office/officeart/2009/3/layout/HorizontalOrganizationChart#2"/>
  </dgm:cxnLst>
  <dgm:bg/>
  <dgm:whole/>
</dgm:dataModel>
</file>

<file path=word/diagrams/data3.xml><?xml version="1.0" encoding="utf-8"?>
<dgm:dataModel xmlns:dgm="http://schemas.openxmlformats.org/drawingml/2006/diagram" xmlns:a="http://schemas.openxmlformats.org/drawingml/2006/main">
  <dgm:ptLst>
    <dgm:pt modelId="{59F706EB-C4AA-4317-B92C-995730030520}" type="doc">
      <dgm:prSet loTypeId="urn:microsoft.com/office/officeart/2009/3/layout/HorizontalOrganizationChart#1" loCatId="hierarchy" qsTypeId="urn:microsoft.com/office/officeart/2005/8/quickstyle/simple1#1" qsCatId="simple" csTypeId="urn:microsoft.com/office/officeart/2005/8/colors/colorful2#1" csCatId="colorful" phldr="1"/>
      <dgm:spPr/>
      <dgm:t>
        <a:bodyPr/>
        <a:p>
          <a:endParaRPr lang="zh-CN" altLang="en-US"/>
        </a:p>
      </dgm:t>
    </dgm:pt>
    <dgm:pt modelId="{CEDB6F01-C8D0-4FFF-B567-075818F5F54A}">
      <dgm:prSet phldrT="[文本]" custT="1"/>
      <dgm:spPr/>
      <dgm:t>
        <a:bodyPr/>
        <a:p>
          <a:pPr algn="ctr"/>
          <a:r>
            <a:rPr lang="zh-CN" altLang="en-US" sz="1200"/>
            <a:t>信息发布模块</a:t>
          </a:r>
        </a:p>
      </dgm:t>
    </dgm:pt>
    <dgm:pt modelId="{12517240-113C-4405-9566-AAB66B10EB04}" cxnId="{BBCD63F0-D2E2-4522-9B91-D13DFCCEAD2B}" type="parTrans">
      <dgm:prSet/>
      <dgm:spPr/>
      <dgm:t>
        <a:bodyPr/>
        <a:p>
          <a:pPr algn="ctr"/>
          <a:endParaRPr lang="zh-CN" altLang="en-US"/>
        </a:p>
      </dgm:t>
    </dgm:pt>
    <dgm:pt modelId="{FDBFFBB5-1D04-4883-97C5-71B66A8CED25}" cxnId="{BBCD63F0-D2E2-4522-9B91-D13DFCCEAD2B}" type="sibTrans">
      <dgm:prSet/>
      <dgm:spPr/>
      <dgm:t>
        <a:bodyPr/>
        <a:p>
          <a:pPr algn="ctr"/>
          <a:endParaRPr lang="zh-CN" altLang="en-US"/>
        </a:p>
      </dgm:t>
    </dgm:pt>
    <dgm:pt modelId="{9BB7E2A9-5767-4671-83B5-6EF31C7C26F8}">
      <dgm:prSet phldrT="[文本]" custT="1"/>
      <dgm:spPr>
        <a:solidFill>
          <a:schemeClr val="accent3">
            <a:lumMod val="60000"/>
            <a:lumOff val="40000"/>
          </a:schemeClr>
        </a:solidFill>
      </dgm:spPr>
      <dgm:t>
        <a:bodyPr/>
        <a:p>
          <a:pPr algn="ctr"/>
          <a:r>
            <a:rPr lang="zh-CN" altLang="en-US" sz="1200"/>
            <a:t>上传标记</a:t>
          </a:r>
        </a:p>
      </dgm:t>
    </dgm:pt>
    <dgm:pt modelId="{64A04C3F-D24D-49CA-BA0E-B1276C21E781}" cxnId="{743A121B-727F-410F-AF77-2CD5099BDE48}" type="parTrans">
      <dgm:prSet/>
      <dgm:spPr/>
      <dgm:t>
        <a:bodyPr/>
        <a:p>
          <a:pPr algn="ctr"/>
          <a:endParaRPr lang="zh-CN" altLang="en-US"/>
        </a:p>
      </dgm:t>
    </dgm:pt>
    <dgm:pt modelId="{12D2D05E-1A1C-47C4-B78D-A30EC2E00E15}" cxnId="{743A121B-727F-410F-AF77-2CD5099BDE48}" type="sibTrans">
      <dgm:prSet/>
      <dgm:spPr/>
      <dgm:t>
        <a:bodyPr/>
        <a:p>
          <a:pPr algn="ctr"/>
          <a:endParaRPr lang="zh-CN" altLang="en-US"/>
        </a:p>
      </dgm:t>
    </dgm:pt>
    <dgm:pt modelId="{1D48E9DA-2155-4BE0-BC46-C31BC78E8685}">
      <dgm:prSet phldrT="[文本]" custT="1"/>
      <dgm:spPr>
        <a:solidFill>
          <a:schemeClr val="accent3">
            <a:lumMod val="60000"/>
            <a:lumOff val="40000"/>
          </a:schemeClr>
        </a:solidFill>
      </dgm:spPr>
      <dgm:t>
        <a:bodyPr/>
        <a:p>
          <a:pPr algn="ctr"/>
          <a:r>
            <a:rPr lang="zh-CN" altLang="en-US" sz="1200"/>
            <a:t>自动保存</a:t>
          </a:r>
        </a:p>
      </dgm:t>
    </dgm:pt>
    <dgm:pt modelId="{A66C0DE7-1268-442C-B275-6623C5492256}" cxnId="{CEB2BB88-2C99-450E-A791-DFC86C67FCDA}" type="parTrans">
      <dgm:prSet/>
      <dgm:spPr/>
      <dgm:t>
        <a:bodyPr/>
        <a:p>
          <a:pPr algn="ctr"/>
          <a:endParaRPr lang="zh-CN" altLang="en-US"/>
        </a:p>
      </dgm:t>
    </dgm:pt>
    <dgm:pt modelId="{5925656E-50C4-4613-8E1C-19FFEF2A4FB9}" cxnId="{CEB2BB88-2C99-450E-A791-DFC86C67FCDA}" type="sibTrans">
      <dgm:prSet/>
      <dgm:spPr/>
      <dgm:t>
        <a:bodyPr/>
        <a:p>
          <a:pPr algn="ctr"/>
          <a:endParaRPr lang="zh-CN" altLang="en-US"/>
        </a:p>
      </dgm:t>
    </dgm:pt>
    <dgm:pt modelId="{263CE9DA-DED7-499F-AE3C-D519418FECA7}">
      <dgm:prSet phldrT="[文本]" custT="1"/>
      <dgm:spPr>
        <a:solidFill>
          <a:schemeClr val="accent3">
            <a:lumMod val="60000"/>
            <a:lumOff val="40000"/>
          </a:schemeClr>
        </a:solidFill>
      </dgm:spPr>
      <dgm:t>
        <a:bodyPr/>
        <a:p>
          <a:pPr algn="ctr"/>
          <a:r>
            <a:rPr lang="zh-CN" altLang="en-US" sz="1200"/>
            <a:t>手动保存</a:t>
          </a:r>
        </a:p>
      </dgm:t>
    </dgm:pt>
    <dgm:pt modelId="{9FB95C9C-30D4-4037-B9D0-BC911589E4B2}" cxnId="{72F19E4A-A65E-4893-819A-0A0D349A1DD3}" type="parTrans">
      <dgm:prSet/>
      <dgm:spPr/>
      <dgm:t>
        <a:bodyPr/>
        <a:p>
          <a:pPr algn="ctr"/>
          <a:endParaRPr lang="zh-CN" altLang="en-US"/>
        </a:p>
      </dgm:t>
    </dgm:pt>
    <dgm:pt modelId="{321B8C8F-BFAF-40DD-9186-46BFFDDFB58D}" cxnId="{72F19E4A-A65E-4893-819A-0A0D349A1DD3}" type="sibTrans">
      <dgm:prSet/>
      <dgm:spPr/>
      <dgm:t>
        <a:bodyPr/>
        <a:p>
          <a:pPr algn="ctr"/>
          <a:endParaRPr lang="zh-CN" altLang="en-US"/>
        </a:p>
      </dgm:t>
    </dgm:pt>
    <dgm:pt modelId="{75286BC2-DAA2-4EAF-8066-4CEE19C97EC3}" type="pres">
      <dgm:prSet presAssocID="{59F706EB-C4AA-4317-B92C-995730030520}" presName="hierChild1" presStyleCnt="0">
        <dgm:presLayoutVars>
          <dgm:orgChart val="1"/>
          <dgm:chPref val="1"/>
          <dgm:dir/>
          <dgm:animOne val="branch"/>
          <dgm:animLvl val="lvl"/>
          <dgm:resizeHandles/>
        </dgm:presLayoutVars>
      </dgm:prSet>
      <dgm:spPr/>
      <dgm:t>
        <a:bodyPr/>
        <a:p>
          <a:endParaRPr lang="zh-CN" altLang="en-US"/>
        </a:p>
      </dgm:t>
    </dgm:pt>
    <dgm:pt modelId="{CA6CD7FA-336B-47F5-85A7-7B218206806D}" type="pres">
      <dgm:prSet presAssocID="{CEDB6F01-C8D0-4FFF-B567-075818F5F54A}" presName="hierRoot1" presStyleCnt="0">
        <dgm:presLayoutVars>
          <dgm:hierBranch val="init"/>
        </dgm:presLayoutVars>
      </dgm:prSet>
      <dgm:spPr/>
    </dgm:pt>
    <dgm:pt modelId="{D746979E-1BD7-427C-96D0-E0E2696DFF09}" type="pres">
      <dgm:prSet presAssocID="{CEDB6F01-C8D0-4FFF-B567-075818F5F54A}" presName="rootComposite1" presStyleCnt="0"/>
      <dgm:spPr/>
    </dgm:pt>
    <dgm:pt modelId="{A8BD6BCC-66B2-4B0A-83DD-F8AE19C3E461}" type="pres">
      <dgm:prSet presAssocID="{CEDB6F01-C8D0-4FFF-B567-075818F5F54A}" presName="rootText1" presStyleLbl="node0" presStyleIdx="0" presStyleCnt="1">
        <dgm:presLayoutVars>
          <dgm:chPref val="3"/>
        </dgm:presLayoutVars>
      </dgm:prSet>
      <dgm:spPr/>
      <dgm:t>
        <a:bodyPr/>
        <a:p>
          <a:endParaRPr lang="zh-CN" altLang="en-US"/>
        </a:p>
      </dgm:t>
    </dgm:pt>
    <dgm:pt modelId="{5BD5559F-C036-43C8-983F-017132311115}" type="pres">
      <dgm:prSet presAssocID="{CEDB6F01-C8D0-4FFF-B567-075818F5F54A}" presName="rootConnector1" presStyleLbl="node1" presStyleIdx="0" presStyleCnt="0"/>
      <dgm:spPr/>
      <dgm:t>
        <a:bodyPr/>
        <a:p>
          <a:endParaRPr lang="zh-CN" altLang="en-US"/>
        </a:p>
      </dgm:t>
    </dgm:pt>
    <dgm:pt modelId="{07A3AB20-08CD-4B8C-90E9-D05690E985CE}" type="pres">
      <dgm:prSet presAssocID="{CEDB6F01-C8D0-4FFF-B567-075818F5F54A}" presName="hierChild2" presStyleCnt="0"/>
      <dgm:spPr/>
    </dgm:pt>
    <dgm:pt modelId="{B6E3CB01-61AF-4819-A18E-1A22F7989D1B}" type="pres">
      <dgm:prSet presAssocID="{64A04C3F-D24D-49CA-BA0E-B1276C21E781}" presName="Name64" presStyleLbl="parChTrans1D2" presStyleIdx="0" presStyleCnt="3"/>
      <dgm:spPr/>
      <dgm:t>
        <a:bodyPr/>
        <a:p>
          <a:endParaRPr lang="zh-CN" altLang="en-US"/>
        </a:p>
      </dgm:t>
    </dgm:pt>
    <dgm:pt modelId="{4638B055-097E-4BE5-8F91-1E295CA76E0D}" type="pres">
      <dgm:prSet presAssocID="{9BB7E2A9-5767-4671-83B5-6EF31C7C26F8}" presName="hierRoot2" presStyleCnt="0">
        <dgm:presLayoutVars>
          <dgm:hierBranch val="init"/>
        </dgm:presLayoutVars>
      </dgm:prSet>
      <dgm:spPr/>
    </dgm:pt>
    <dgm:pt modelId="{066ADD26-C57D-477C-8FA9-E7D053DCD427}" type="pres">
      <dgm:prSet presAssocID="{9BB7E2A9-5767-4671-83B5-6EF31C7C26F8}" presName="rootComposite" presStyleCnt="0"/>
      <dgm:spPr/>
    </dgm:pt>
    <dgm:pt modelId="{8359969D-7139-41E1-8826-6A07656333B4}" type="pres">
      <dgm:prSet presAssocID="{9BB7E2A9-5767-4671-83B5-6EF31C7C26F8}" presName="rootText" presStyleLbl="node2" presStyleIdx="0" presStyleCnt="3">
        <dgm:presLayoutVars>
          <dgm:chPref val="3"/>
        </dgm:presLayoutVars>
      </dgm:prSet>
      <dgm:spPr/>
      <dgm:t>
        <a:bodyPr/>
        <a:p>
          <a:endParaRPr lang="zh-CN" altLang="en-US"/>
        </a:p>
      </dgm:t>
    </dgm:pt>
    <dgm:pt modelId="{8A81CDF5-A1D0-4073-853B-5A732C653E9F}" type="pres">
      <dgm:prSet presAssocID="{9BB7E2A9-5767-4671-83B5-6EF31C7C26F8}" presName="rootConnector" presStyleLbl="node2" presStyleIdx="0" presStyleCnt="3"/>
      <dgm:spPr/>
      <dgm:t>
        <a:bodyPr/>
        <a:p>
          <a:endParaRPr lang="zh-CN" altLang="en-US"/>
        </a:p>
      </dgm:t>
    </dgm:pt>
    <dgm:pt modelId="{32272DC3-0254-46DE-8F5A-6E50030E82A5}" type="pres">
      <dgm:prSet presAssocID="{9BB7E2A9-5767-4671-83B5-6EF31C7C26F8}" presName="hierChild4" presStyleCnt="0"/>
      <dgm:spPr/>
    </dgm:pt>
    <dgm:pt modelId="{79FCD77E-004A-4F83-B2ED-870F38097D37}" type="pres">
      <dgm:prSet presAssocID="{9BB7E2A9-5767-4671-83B5-6EF31C7C26F8}" presName="hierChild5" presStyleCnt="0"/>
      <dgm:spPr/>
    </dgm:pt>
    <dgm:pt modelId="{27CC51B8-7F69-404D-90C6-7A4CC4E3E725}" type="pres">
      <dgm:prSet presAssocID="{A66C0DE7-1268-442C-B275-6623C5492256}" presName="Name64" presStyleLbl="parChTrans1D2" presStyleIdx="1" presStyleCnt="3"/>
      <dgm:spPr/>
      <dgm:t>
        <a:bodyPr/>
        <a:p>
          <a:endParaRPr lang="zh-CN" altLang="en-US"/>
        </a:p>
      </dgm:t>
    </dgm:pt>
    <dgm:pt modelId="{4D5F2762-7DC6-4DDC-A92B-54BDE74E0542}" type="pres">
      <dgm:prSet presAssocID="{1D48E9DA-2155-4BE0-BC46-C31BC78E8685}" presName="hierRoot2" presStyleCnt="0">
        <dgm:presLayoutVars>
          <dgm:hierBranch val="init"/>
        </dgm:presLayoutVars>
      </dgm:prSet>
      <dgm:spPr/>
    </dgm:pt>
    <dgm:pt modelId="{284F4880-8CD2-49B1-A85D-F12C7CFC8DFF}" type="pres">
      <dgm:prSet presAssocID="{1D48E9DA-2155-4BE0-BC46-C31BC78E8685}" presName="rootComposite" presStyleCnt="0"/>
      <dgm:spPr/>
    </dgm:pt>
    <dgm:pt modelId="{29A63771-576F-4E7D-9ECA-49E14DD489F0}" type="pres">
      <dgm:prSet presAssocID="{1D48E9DA-2155-4BE0-BC46-C31BC78E8685}" presName="rootText" presStyleLbl="node2" presStyleIdx="1" presStyleCnt="3">
        <dgm:presLayoutVars>
          <dgm:chPref val="3"/>
        </dgm:presLayoutVars>
      </dgm:prSet>
      <dgm:spPr/>
      <dgm:t>
        <a:bodyPr/>
        <a:p>
          <a:endParaRPr lang="zh-CN" altLang="en-US"/>
        </a:p>
      </dgm:t>
    </dgm:pt>
    <dgm:pt modelId="{DC466A66-14FC-4EF2-B74E-638F21A05B1A}" type="pres">
      <dgm:prSet presAssocID="{1D48E9DA-2155-4BE0-BC46-C31BC78E8685}" presName="rootConnector" presStyleLbl="node2" presStyleIdx="1" presStyleCnt="3"/>
      <dgm:spPr/>
      <dgm:t>
        <a:bodyPr/>
        <a:p>
          <a:endParaRPr lang="zh-CN" altLang="en-US"/>
        </a:p>
      </dgm:t>
    </dgm:pt>
    <dgm:pt modelId="{3A902605-278B-4276-9172-4D7AA1F36445}" type="pres">
      <dgm:prSet presAssocID="{1D48E9DA-2155-4BE0-BC46-C31BC78E8685}" presName="hierChild4" presStyleCnt="0"/>
      <dgm:spPr/>
    </dgm:pt>
    <dgm:pt modelId="{ADFAAD93-420F-4F0C-806E-9C3A5FD93FC7}" type="pres">
      <dgm:prSet presAssocID="{1D48E9DA-2155-4BE0-BC46-C31BC78E8685}" presName="hierChild5" presStyleCnt="0"/>
      <dgm:spPr/>
    </dgm:pt>
    <dgm:pt modelId="{FDF69AB6-DAD7-41B5-B341-34B56C528D98}" type="pres">
      <dgm:prSet presAssocID="{9FB95C9C-30D4-4037-B9D0-BC911589E4B2}" presName="Name64" presStyleLbl="parChTrans1D2" presStyleIdx="2" presStyleCnt="3"/>
      <dgm:spPr/>
      <dgm:t>
        <a:bodyPr/>
        <a:p>
          <a:endParaRPr lang="zh-CN" altLang="en-US"/>
        </a:p>
      </dgm:t>
    </dgm:pt>
    <dgm:pt modelId="{3F1CF4DD-547B-44E4-9CC1-1B54D8764145}" type="pres">
      <dgm:prSet presAssocID="{263CE9DA-DED7-499F-AE3C-D519418FECA7}" presName="hierRoot2" presStyleCnt="0">
        <dgm:presLayoutVars>
          <dgm:hierBranch val="init"/>
        </dgm:presLayoutVars>
      </dgm:prSet>
      <dgm:spPr/>
    </dgm:pt>
    <dgm:pt modelId="{825988CA-5D9F-4CB5-B3BC-3C02A6B275F4}" type="pres">
      <dgm:prSet presAssocID="{263CE9DA-DED7-499F-AE3C-D519418FECA7}" presName="rootComposite" presStyleCnt="0"/>
      <dgm:spPr/>
    </dgm:pt>
    <dgm:pt modelId="{CE8B3FEA-1780-4A3F-84EE-0D8D6D4C7A9B}" type="pres">
      <dgm:prSet presAssocID="{263CE9DA-DED7-499F-AE3C-D519418FECA7}" presName="rootText" presStyleLbl="node2" presStyleIdx="2" presStyleCnt="3">
        <dgm:presLayoutVars>
          <dgm:chPref val="3"/>
        </dgm:presLayoutVars>
      </dgm:prSet>
      <dgm:spPr/>
      <dgm:t>
        <a:bodyPr/>
        <a:p>
          <a:endParaRPr lang="zh-CN" altLang="en-US"/>
        </a:p>
      </dgm:t>
    </dgm:pt>
    <dgm:pt modelId="{4A74F782-77E5-47DA-933A-2BACCE0D4F9C}" type="pres">
      <dgm:prSet presAssocID="{263CE9DA-DED7-499F-AE3C-D519418FECA7}" presName="rootConnector" presStyleLbl="node2" presStyleIdx="2" presStyleCnt="3"/>
      <dgm:spPr/>
      <dgm:t>
        <a:bodyPr/>
        <a:p>
          <a:endParaRPr lang="zh-CN" altLang="en-US"/>
        </a:p>
      </dgm:t>
    </dgm:pt>
    <dgm:pt modelId="{4ACA26EC-754F-43C5-B435-2D970A7414D8}" type="pres">
      <dgm:prSet presAssocID="{263CE9DA-DED7-499F-AE3C-D519418FECA7}" presName="hierChild4" presStyleCnt="0"/>
      <dgm:spPr/>
    </dgm:pt>
    <dgm:pt modelId="{8A8D0D09-5A0F-47AE-B37E-D6E293BD0F2D}" type="pres">
      <dgm:prSet presAssocID="{263CE9DA-DED7-499F-AE3C-D519418FECA7}" presName="hierChild5" presStyleCnt="0"/>
      <dgm:spPr/>
    </dgm:pt>
    <dgm:pt modelId="{6E3EC4D4-D1E8-4193-8D08-D0CAC6862825}" type="pres">
      <dgm:prSet presAssocID="{CEDB6F01-C8D0-4FFF-B567-075818F5F54A}" presName="hierChild3" presStyleCnt="0"/>
      <dgm:spPr/>
    </dgm:pt>
  </dgm:ptLst>
  <dgm:cxnLst>
    <dgm:cxn modelId="{72F19E4A-A65E-4893-819A-0A0D349A1DD3}" srcId="{CEDB6F01-C8D0-4FFF-B567-075818F5F54A}" destId="{263CE9DA-DED7-499F-AE3C-D519418FECA7}" srcOrd="2" destOrd="0" parTransId="{9FB95C9C-30D4-4037-B9D0-BC911589E4B2}" sibTransId="{321B8C8F-BFAF-40DD-9186-46BFFDDFB58D}"/>
    <dgm:cxn modelId="{AA999AAE-10E6-4BE8-B57E-206B92F1E02F}" type="presOf" srcId="{9FB95C9C-30D4-4037-B9D0-BC911589E4B2}" destId="{FDF69AB6-DAD7-41B5-B341-34B56C528D98}" srcOrd="0" destOrd="0" presId="urn:microsoft.com/office/officeart/2009/3/layout/HorizontalOrganizationChart#1"/>
    <dgm:cxn modelId="{2511EC5E-1401-4376-A3F4-F83585037F06}" type="presOf" srcId="{9BB7E2A9-5767-4671-83B5-6EF31C7C26F8}" destId="{8A81CDF5-A1D0-4073-853B-5A732C653E9F}" srcOrd="1" destOrd="0" presId="urn:microsoft.com/office/officeart/2009/3/layout/HorizontalOrganizationChart#1"/>
    <dgm:cxn modelId="{DEB27B86-2302-452D-894A-7D2ECB17B17E}" type="presOf" srcId="{59F706EB-C4AA-4317-B92C-995730030520}" destId="{75286BC2-DAA2-4EAF-8066-4CEE19C97EC3}" srcOrd="0" destOrd="0" presId="urn:microsoft.com/office/officeart/2009/3/layout/HorizontalOrganizationChart#1"/>
    <dgm:cxn modelId="{85BD1280-8B1A-41E4-AE82-FDAFD4975196}" type="presOf" srcId="{A66C0DE7-1268-442C-B275-6623C5492256}" destId="{27CC51B8-7F69-404D-90C6-7A4CC4E3E725}" srcOrd="0" destOrd="0" presId="urn:microsoft.com/office/officeart/2009/3/layout/HorizontalOrganizationChart#1"/>
    <dgm:cxn modelId="{4B2CB40F-D7CD-412B-91F1-EB5B35DDB2BD}" type="presOf" srcId="{263CE9DA-DED7-499F-AE3C-D519418FECA7}" destId="{CE8B3FEA-1780-4A3F-84EE-0D8D6D4C7A9B}" srcOrd="0" destOrd="0" presId="urn:microsoft.com/office/officeart/2009/3/layout/HorizontalOrganizationChart#1"/>
    <dgm:cxn modelId="{743A121B-727F-410F-AF77-2CD5099BDE48}" srcId="{CEDB6F01-C8D0-4FFF-B567-075818F5F54A}" destId="{9BB7E2A9-5767-4671-83B5-6EF31C7C26F8}" srcOrd="0" destOrd="0" parTransId="{64A04C3F-D24D-49CA-BA0E-B1276C21E781}" sibTransId="{12D2D05E-1A1C-47C4-B78D-A30EC2E00E15}"/>
    <dgm:cxn modelId="{CED1F622-E28E-4FB5-BD3F-5C006652EA76}" type="presOf" srcId="{1D48E9DA-2155-4BE0-BC46-C31BC78E8685}" destId="{29A63771-576F-4E7D-9ECA-49E14DD489F0}" srcOrd="0" destOrd="0" presId="urn:microsoft.com/office/officeart/2009/3/layout/HorizontalOrganizationChart#1"/>
    <dgm:cxn modelId="{7CD4AED7-76E7-41E2-8BDD-8EEA667F58B8}" type="presOf" srcId="{CEDB6F01-C8D0-4FFF-B567-075818F5F54A}" destId="{5BD5559F-C036-43C8-983F-017132311115}" srcOrd="1" destOrd="0" presId="urn:microsoft.com/office/officeart/2009/3/layout/HorizontalOrganizationChart#1"/>
    <dgm:cxn modelId="{F232F9DB-E1FB-4C58-9839-4B2020336918}" type="presOf" srcId="{CEDB6F01-C8D0-4FFF-B567-075818F5F54A}" destId="{A8BD6BCC-66B2-4B0A-83DD-F8AE19C3E461}" srcOrd="0" destOrd="0" presId="urn:microsoft.com/office/officeart/2009/3/layout/HorizontalOrganizationChart#1"/>
    <dgm:cxn modelId="{0CC47EA5-E43E-4003-9BAB-E6E5DF08FD9F}" type="presOf" srcId="{1D48E9DA-2155-4BE0-BC46-C31BC78E8685}" destId="{DC466A66-14FC-4EF2-B74E-638F21A05B1A}" srcOrd="1" destOrd="0" presId="urn:microsoft.com/office/officeart/2009/3/layout/HorizontalOrganizationChart#1"/>
    <dgm:cxn modelId="{BBCD63F0-D2E2-4522-9B91-D13DFCCEAD2B}" srcId="{59F706EB-C4AA-4317-B92C-995730030520}" destId="{CEDB6F01-C8D0-4FFF-B567-075818F5F54A}" srcOrd="0" destOrd="0" parTransId="{12517240-113C-4405-9566-AAB66B10EB04}" sibTransId="{FDBFFBB5-1D04-4883-97C5-71B66A8CED25}"/>
    <dgm:cxn modelId="{70250083-FBD3-4EEA-883C-3F087C3E6893}" type="presOf" srcId="{9BB7E2A9-5767-4671-83B5-6EF31C7C26F8}" destId="{8359969D-7139-41E1-8826-6A07656333B4}" srcOrd="0" destOrd="0" presId="urn:microsoft.com/office/officeart/2009/3/layout/HorizontalOrganizationChart#1"/>
    <dgm:cxn modelId="{882F37B5-871E-4D0D-BFCA-4C45B60BCC7F}" type="presOf" srcId="{64A04C3F-D24D-49CA-BA0E-B1276C21E781}" destId="{B6E3CB01-61AF-4819-A18E-1A22F7989D1B}" srcOrd="0" destOrd="0" presId="urn:microsoft.com/office/officeart/2009/3/layout/HorizontalOrganizationChart#1"/>
    <dgm:cxn modelId="{CC5BA7EC-FD00-49D5-8476-6189C20B47CB}" type="presOf" srcId="{263CE9DA-DED7-499F-AE3C-D519418FECA7}" destId="{4A74F782-77E5-47DA-933A-2BACCE0D4F9C}" srcOrd="1" destOrd="0" presId="urn:microsoft.com/office/officeart/2009/3/layout/HorizontalOrganizationChart#1"/>
    <dgm:cxn modelId="{CEB2BB88-2C99-450E-A791-DFC86C67FCDA}" srcId="{CEDB6F01-C8D0-4FFF-B567-075818F5F54A}" destId="{1D48E9DA-2155-4BE0-BC46-C31BC78E8685}" srcOrd="1" destOrd="0" parTransId="{A66C0DE7-1268-442C-B275-6623C5492256}" sibTransId="{5925656E-50C4-4613-8E1C-19FFEF2A4FB9}"/>
    <dgm:cxn modelId="{7C47BA78-DC51-4918-B63A-4FF084C2FA56}" type="presParOf" srcId="{75286BC2-DAA2-4EAF-8066-4CEE19C97EC3}" destId="{CA6CD7FA-336B-47F5-85A7-7B218206806D}" srcOrd="0" destOrd="0" presId="urn:microsoft.com/office/officeart/2009/3/layout/HorizontalOrganizationChart#1"/>
    <dgm:cxn modelId="{C27F0EF2-6820-4762-AD3F-6264A15FAC03}" type="presParOf" srcId="{CA6CD7FA-336B-47F5-85A7-7B218206806D}" destId="{D746979E-1BD7-427C-96D0-E0E2696DFF09}" srcOrd="0" destOrd="0" presId="urn:microsoft.com/office/officeart/2009/3/layout/HorizontalOrganizationChart#1"/>
    <dgm:cxn modelId="{4C6F832A-8C33-4523-B44E-FB6722869626}" type="presParOf" srcId="{D746979E-1BD7-427C-96D0-E0E2696DFF09}" destId="{A8BD6BCC-66B2-4B0A-83DD-F8AE19C3E461}" srcOrd="0" destOrd="0" presId="urn:microsoft.com/office/officeart/2009/3/layout/HorizontalOrganizationChart#1"/>
    <dgm:cxn modelId="{4B029554-DAE8-45FD-BB9F-6929A3F20E35}" type="presParOf" srcId="{D746979E-1BD7-427C-96D0-E0E2696DFF09}" destId="{5BD5559F-C036-43C8-983F-017132311115}" srcOrd="1" destOrd="0" presId="urn:microsoft.com/office/officeart/2009/3/layout/HorizontalOrganizationChart#1"/>
    <dgm:cxn modelId="{FF3C1BFB-113C-4648-BFC6-10AD15D94C70}" type="presParOf" srcId="{CA6CD7FA-336B-47F5-85A7-7B218206806D}" destId="{07A3AB20-08CD-4B8C-90E9-D05690E985CE}" srcOrd="1" destOrd="0" presId="urn:microsoft.com/office/officeart/2009/3/layout/HorizontalOrganizationChart#1"/>
    <dgm:cxn modelId="{AE0E9BA3-92E7-4A4F-AC65-D12E74AB0063}" type="presParOf" srcId="{07A3AB20-08CD-4B8C-90E9-D05690E985CE}" destId="{B6E3CB01-61AF-4819-A18E-1A22F7989D1B}" srcOrd="0" destOrd="0" presId="urn:microsoft.com/office/officeart/2009/3/layout/HorizontalOrganizationChart#1"/>
    <dgm:cxn modelId="{ACD82FF8-F702-4B8D-8264-B03D559103A7}" type="presParOf" srcId="{07A3AB20-08CD-4B8C-90E9-D05690E985CE}" destId="{4638B055-097E-4BE5-8F91-1E295CA76E0D}" srcOrd="1" destOrd="0" presId="urn:microsoft.com/office/officeart/2009/3/layout/HorizontalOrganizationChart#1"/>
    <dgm:cxn modelId="{B86F4BE0-84F4-4E7D-BFC5-7FD25D4AE6C5}" type="presParOf" srcId="{4638B055-097E-4BE5-8F91-1E295CA76E0D}" destId="{066ADD26-C57D-477C-8FA9-E7D053DCD427}" srcOrd="0" destOrd="0" presId="urn:microsoft.com/office/officeart/2009/3/layout/HorizontalOrganizationChart#1"/>
    <dgm:cxn modelId="{6AE1A6C2-DE32-4770-9BC6-054854F45959}" type="presParOf" srcId="{066ADD26-C57D-477C-8FA9-E7D053DCD427}" destId="{8359969D-7139-41E1-8826-6A07656333B4}" srcOrd="0" destOrd="0" presId="urn:microsoft.com/office/officeart/2009/3/layout/HorizontalOrganizationChart#1"/>
    <dgm:cxn modelId="{D2F65616-CA74-4C27-BC96-942D1985092A}" type="presParOf" srcId="{066ADD26-C57D-477C-8FA9-E7D053DCD427}" destId="{8A81CDF5-A1D0-4073-853B-5A732C653E9F}" srcOrd="1" destOrd="0" presId="urn:microsoft.com/office/officeart/2009/3/layout/HorizontalOrganizationChart#1"/>
    <dgm:cxn modelId="{19BE82A3-D099-4FE1-9661-9CE3D64D447E}" type="presParOf" srcId="{4638B055-097E-4BE5-8F91-1E295CA76E0D}" destId="{32272DC3-0254-46DE-8F5A-6E50030E82A5}" srcOrd="1" destOrd="0" presId="urn:microsoft.com/office/officeart/2009/3/layout/HorizontalOrganizationChart#1"/>
    <dgm:cxn modelId="{B639C1E2-68CB-4AB7-B6BD-26D66FC347D5}" type="presParOf" srcId="{4638B055-097E-4BE5-8F91-1E295CA76E0D}" destId="{79FCD77E-004A-4F83-B2ED-870F38097D37}" srcOrd="2" destOrd="0" presId="urn:microsoft.com/office/officeart/2009/3/layout/HorizontalOrganizationChart#1"/>
    <dgm:cxn modelId="{4A9B1CE6-747D-4755-91D3-2E47620CC33B}" type="presParOf" srcId="{07A3AB20-08CD-4B8C-90E9-D05690E985CE}" destId="{27CC51B8-7F69-404D-90C6-7A4CC4E3E725}" srcOrd="2" destOrd="0" presId="urn:microsoft.com/office/officeart/2009/3/layout/HorizontalOrganizationChart#1"/>
    <dgm:cxn modelId="{C4634B93-673E-448D-8BC5-808152F44706}" type="presParOf" srcId="{07A3AB20-08CD-4B8C-90E9-D05690E985CE}" destId="{4D5F2762-7DC6-4DDC-A92B-54BDE74E0542}" srcOrd="3" destOrd="0" presId="urn:microsoft.com/office/officeart/2009/3/layout/HorizontalOrganizationChart#1"/>
    <dgm:cxn modelId="{9B75DE25-617C-4E94-A43A-4A3741E87D95}" type="presParOf" srcId="{4D5F2762-7DC6-4DDC-A92B-54BDE74E0542}" destId="{284F4880-8CD2-49B1-A85D-F12C7CFC8DFF}" srcOrd="0" destOrd="0" presId="urn:microsoft.com/office/officeart/2009/3/layout/HorizontalOrganizationChart#1"/>
    <dgm:cxn modelId="{664E9550-0D83-4A2E-A6D0-491EA1CCB51F}" type="presParOf" srcId="{284F4880-8CD2-49B1-A85D-F12C7CFC8DFF}" destId="{29A63771-576F-4E7D-9ECA-49E14DD489F0}" srcOrd="0" destOrd="0" presId="urn:microsoft.com/office/officeart/2009/3/layout/HorizontalOrganizationChart#1"/>
    <dgm:cxn modelId="{11633AF3-0D9A-4399-B14D-712152155954}" type="presParOf" srcId="{284F4880-8CD2-49B1-A85D-F12C7CFC8DFF}" destId="{DC466A66-14FC-4EF2-B74E-638F21A05B1A}" srcOrd="1" destOrd="0" presId="urn:microsoft.com/office/officeart/2009/3/layout/HorizontalOrganizationChart#1"/>
    <dgm:cxn modelId="{D8CB4437-B21B-4810-B0F9-44816DD26CA8}" type="presParOf" srcId="{4D5F2762-7DC6-4DDC-A92B-54BDE74E0542}" destId="{3A902605-278B-4276-9172-4D7AA1F36445}" srcOrd="1" destOrd="0" presId="urn:microsoft.com/office/officeart/2009/3/layout/HorizontalOrganizationChart#1"/>
    <dgm:cxn modelId="{58363D43-4096-4489-B0C4-A79DD027D993}" type="presParOf" srcId="{4D5F2762-7DC6-4DDC-A92B-54BDE74E0542}" destId="{ADFAAD93-420F-4F0C-806E-9C3A5FD93FC7}" srcOrd="2" destOrd="0" presId="urn:microsoft.com/office/officeart/2009/3/layout/HorizontalOrganizationChart#1"/>
    <dgm:cxn modelId="{21822F63-4971-4F35-92C3-83E155992E08}" type="presParOf" srcId="{07A3AB20-08CD-4B8C-90E9-D05690E985CE}" destId="{FDF69AB6-DAD7-41B5-B341-34B56C528D98}" srcOrd="4" destOrd="0" presId="urn:microsoft.com/office/officeart/2009/3/layout/HorizontalOrganizationChart#1"/>
    <dgm:cxn modelId="{1D0B433B-9723-4EA3-8170-E29E2FBE9A38}" type="presParOf" srcId="{07A3AB20-08CD-4B8C-90E9-D05690E985CE}" destId="{3F1CF4DD-547B-44E4-9CC1-1B54D8764145}" srcOrd="5" destOrd="0" presId="urn:microsoft.com/office/officeart/2009/3/layout/HorizontalOrganizationChart#1"/>
    <dgm:cxn modelId="{AA16D372-41CE-4978-822B-6DF3E0AEFCA3}" type="presParOf" srcId="{3F1CF4DD-547B-44E4-9CC1-1B54D8764145}" destId="{825988CA-5D9F-4CB5-B3BC-3C02A6B275F4}" srcOrd="0" destOrd="0" presId="urn:microsoft.com/office/officeart/2009/3/layout/HorizontalOrganizationChart#1"/>
    <dgm:cxn modelId="{3C3AC196-0BB7-432F-A2E4-22EAE4B217E9}" type="presParOf" srcId="{825988CA-5D9F-4CB5-B3BC-3C02A6B275F4}" destId="{CE8B3FEA-1780-4A3F-84EE-0D8D6D4C7A9B}" srcOrd="0" destOrd="0" presId="urn:microsoft.com/office/officeart/2009/3/layout/HorizontalOrganizationChart#1"/>
    <dgm:cxn modelId="{5227CC2C-68C1-45B6-8B29-D72BCC2E5B31}" type="presParOf" srcId="{825988CA-5D9F-4CB5-B3BC-3C02A6B275F4}" destId="{4A74F782-77E5-47DA-933A-2BACCE0D4F9C}" srcOrd="1" destOrd="0" presId="urn:microsoft.com/office/officeart/2009/3/layout/HorizontalOrganizationChart#1"/>
    <dgm:cxn modelId="{6BFB2B46-EDBF-4D62-9160-A9775916208B}" type="presParOf" srcId="{3F1CF4DD-547B-44E4-9CC1-1B54D8764145}" destId="{4ACA26EC-754F-43C5-B435-2D970A7414D8}" srcOrd="1" destOrd="0" presId="urn:microsoft.com/office/officeart/2009/3/layout/HorizontalOrganizationChart#1"/>
    <dgm:cxn modelId="{101C0741-B922-4B2D-ACED-CEBD920C9900}" type="presParOf" srcId="{3F1CF4DD-547B-44E4-9CC1-1B54D8764145}" destId="{8A8D0D09-5A0F-47AE-B37E-D6E293BD0F2D}" srcOrd="2" destOrd="0" presId="urn:microsoft.com/office/officeart/2009/3/layout/HorizontalOrganizationChart#1"/>
    <dgm:cxn modelId="{76AA1AFE-7071-449C-8F5F-42152A4ABFAC}" type="presParOf" srcId="{CA6CD7FA-336B-47F5-85A7-7B218206806D}" destId="{6E3EC4D4-D1E8-4193-8D08-D0CAC6862825}" srcOrd="2" destOrd="0" presId="urn:microsoft.com/office/officeart/2009/3/layout/HorizontalOrganization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C3E41E-7C27-4F49-BDAA-AE3F08099998}">
      <dsp:nvSpPr>
        <dsp:cNvPr id="0" name=""/>
        <dsp:cNvSpPr/>
      </dsp:nvSpPr>
      <dsp:spPr>
        <a:xfrm>
          <a:off x="1305089" y="870089"/>
          <a:ext cx="912330" cy="91440"/>
        </a:xfrm>
        <a:custGeom>
          <a:avLst/>
          <a:gdLst/>
          <a:ahLst/>
          <a:cxnLst/>
          <a:rect l="0" t="0" r="0" b="0"/>
          <a:pathLst>
            <a:path>
              <a:moveTo>
                <a:pt x="0" y="127178"/>
              </a:moveTo>
              <a:lnTo>
                <a:pt x="912330" y="127178"/>
              </a:lnTo>
              <a:lnTo>
                <a:pt x="912330"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F69AB6-DAD7-41B5-B341-34B56C528D98}">
      <dsp:nvSpPr>
        <dsp:cNvPr id="0" name=""/>
        <dsp:cNvSpPr/>
      </dsp:nvSpPr>
      <dsp:spPr>
        <a:xfrm>
          <a:off x="1305089" y="997267"/>
          <a:ext cx="1824661" cy="560431"/>
        </a:xfrm>
        <a:custGeom>
          <a:avLst/>
          <a:gdLst/>
          <a:ahLst/>
          <a:cxnLst/>
          <a:rect l="0" t="0" r="0" b="0"/>
          <a:pathLst>
            <a:path>
              <a:moveTo>
                <a:pt x="0" y="0"/>
              </a:moveTo>
              <a:lnTo>
                <a:pt x="1694328" y="0"/>
              </a:lnTo>
              <a:lnTo>
                <a:pt x="1694328" y="560431"/>
              </a:lnTo>
              <a:lnTo>
                <a:pt x="1824661" y="560431"/>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C51B8-7F69-404D-90C6-7A4CC4E3E725}">
      <dsp:nvSpPr>
        <dsp:cNvPr id="0" name=""/>
        <dsp:cNvSpPr/>
      </dsp:nvSpPr>
      <dsp:spPr>
        <a:xfrm>
          <a:off x="1305089" y="951547"/>
          <a:ext cx="1824661" cy="91440"/>
        </a:xfrm>
        <a:custGeom>
          <a:avLst/>
          <a:gdLst/>
          <a:ahLst/>
          <a:cxnLst/>
          <a:rect l="0" t="0" r="0" b="0"/>
          <a:pathLst>
            <a:path>
              <a:moveTo>
                <a:pt x="0" y="45720"/>
              </a:moveTo>
              <a:lnTo>
                <a:pt x="1824661"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CB01-61AF-4819-A18E-1A22F7989D1B}">
      <dsp:nvSpPr>
        <dsp:cNvPr id="0" name=""/>
        <dsp:cNvSpPr/>
      </dsp:nvSpPr>
      <dsp:spPr>
        <a:xfrm>
          <a:off x="1305089" y="436835"/>
          <a:ext cx="1824661" cy="560431"/>
        </a:xfrm>
        <a:custGeom>
          <a:avLst/>
          <a:gdLst/>
          <a:ahLst/>
          <a:cxnLst/>
          <a:rect l="0" t="0" r="0" b="0"/>
          <a:pathLst>
            <a:path>
              <a:moveTo>
                <a:pt x="0" y="560431"/>
              </a:moveTo>
              <a:lnTo>
                <a:pt x="1694328" y="560431"/>
              </a:lnTo>
              <a:lnTo>
                <a:pt x="1694328" y="0"/>
              </a:lnTo>
              <a:lnTo>
                <a:pt x="1824661"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D6BCC-66B2-4B0A-83DD-F8AE19C3E461}">
      <dsp:nvSpPr>
        <dsp:cNvPr id="0" name=""/>
        <dsp:cNvSpPr/>
      </dsp:nvSpPr>
      <dsp:spPr>
        <a:xfrm>
          <a:off x="1759" y="798509"/>
          <a:ext cx="1303329" cy="3975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离线数据同步模块</a:t>
          </a:r>
        </a:p>
      </dsp:txBody>
      <dsp:txXfrm>
        <a:off x="1759" y="798509"/>
        <a:ext cx="1303329" cy="397515"/>
      </dsp:txXfrm>
    </dsp:sp>
    <dsp:sp modelId="{8359969D-7139-41E1-8826-6A07656333B4}">
      <dsp:nvSpPr>
        <dsp:cNvPr id="0" name=""/>
        <dsp:cNvSpPr/>
      </dsp:nvSpPr>
      <dsp:spPr>
        <a:xfrm>
          <a:off x="3129750" y="238077"/>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逐条标记上传</a:t>
          </a:r>
        </a:p>
      </dsp:txBody>
      <dsp:txXfrm>
        <a:off x="3129750" y="238077"/>
        <a:ext cx="1303329" cy="397515"/>
      </dsp:txXfrm>
    </dsp:sp>
    <dsp:sp modelId="{29A63771-576F-4E7D-9ECA-49E14DD489F0}">
      <dsp:nvSpPr>
        <dsp:cNvPr id="0" name=""/>
        <dsp:cNvSpPr/>
      </dsp:nvSpPr>
      <dsp:spPr>
        <a:xfrm>
          <a:off x="3129750" y="798509"/>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在线集中上传</a:t>
          </a:r>
        </a:p>
      </dsp:txBody>
      <dsp:txXfrm>
        <a:off x="3129750" y="798509"/>
        <a:ext cx="1303329" cy="397515"/>
      </dsp:txXfrm>
    </dsp:sp>
    <dsp:sp modelId="{CE8B3FEA-1780-4A3F-84EE-0D8D6D4C7A9B}">
      <dsp:nvSpPr>
        <dsp:cNvPr id="0" name=""/>
        <dsp:cNvSpPr/>
      </dsp:nvSpPr>
      <dsp:spPr>
        <a:xfrm>
          <a:off x="3129750" y="1358941"/>
          <a:ext cx="1303329" cy="397515"/>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本地数据同步</a:t>
          </a:r>
        </a:p>
      </dsp:txBody>
      <dsp:txXfrm>
        <a:off x="3129750" y="1358941"/>
        <a:ext cx="1303329" cy="397515"/>
      </dsp:txXfrm>
    </dsp:sp>
    <dsp:sp modelId="{20C5FA79-6F73-4201-B911-8839414F0FD2}">
      <dsp:nvSpPr>
        <dsp:cNvPr id="0" name=""/>
        <dsp:cNvSpPr/>
      </dsp:nvSpPr>
      <dsp:spPr>
        <a:xfrm>
          <a:off x="1565755" y="518293"/>
          <a:ext cx="1303329" cy="397515"/>
        </a:xfrm>
        <a:prstGeom prst="rect">
          <a:avLst/>
        </a:prstGeom>
        <a:solidFill>
          <a:schemeClr val="accent3">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离线标记</a:t>
          </a:r>
        </a:p>
      </dsp:txBody>
      <dsp:txXfrm>
        <a:off x="1565755" y="518293"/>
        <a:ext cx="1303329" cy="3975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29A6AB-EB3F-4627-8BA9-190EF8653ACB}">
      <dsp:nvSpPr>
        <dsp:cNvPr id="0" name=""/>
        <dsp:cNvSpPr/>
      </dsp:nvSpPr>
      <dsp:spPr>
        <a:xfrm>
          <a:off x="1215855" y="650240"/>
          <a:ext cx="242909" cy="261128"/>
        </a:xfrm>
        <a:custGeom>
          <a:avLst/>
          <a:gdLst/>
          <a:ahLst/>
          <a:cxnLst/>
          <a:rect l="0" t="0" r="0" b="0"/>
          <a:pathLst>
            <a:path>
              <a:moveTo>
                <a:pt x="0" y="0"/>
              </a:moveTo>
              <a:lnTo>
                <a:pt x="121454" y="0"/>
              </a:lnTo>
              <a:lnTo>
                <a:pt x="121454" y="261128"/>
              </a:lnTo>
              <a:lnTo>
                <a:pt x="242909" y="26112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D7A7B4-BDD1-4B42-8BE4-66B4C18925C8}">
      <dsp:nvSpPr>
        <dsp:cNvPr id="0" name=""/>
        <dsp:cNvSpPr/>
      </dsp:nvSpPr>
      <dsp:spPr>
        <a:xfrm>
          <a:off x="1215855" y="389111"/>
          <a:ext cx="242909" cy="261128"/>
        </a:xfrm>
        <a:custGeom>
          <a:avLst/>
          <a:gdLst/>
          <a:ahLst/>
          <a:cxnLst/>
          <a:rect l="0" t="0" r="0" b="0"/>
          <a:pathLst>
            <a:path>
              <a:moveTo>
                <a:pt x="0" y="261128"/>
              </a:moveTo>
              <a:lnTo>
                <a:pt x="121454" y="261128"/>
              </a:lnTo>
              <a:lnTo>
                <a:pt x="121454" y="0"/>
              </a:lnTo>
              <a:lnTo>
                <a:pt x="242909"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E891B-A943-4D8A-A1D3-A49AF2C42F1F}">
      <dsp:nvSpPr>
        <dsp:cNvPr id="0" name=""/>
        <dsp:cNvSpPr/>
      </dsp:nvSpPr>
      <dsp:spPr>
        <a:xfrm>
          <a:off x="1305" y="465021"/>
          <a:ext cx="1214549" cy="3704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分享模块</a:t>
          </a:r>
        </a:p>
      </dsp:txBody>
      <dsp:txXfrm>
        <a:off x="1305" y="465021"/>
        <a:ext cx="1214549" cy="370437"/>
      </dsp:txXfrm>
    </dsp:sp>
    <dsp:sp modelId="{F80A5073-5ABA-46F7-BB30-39A7222A254A}">
      <dsp:nvSpPr>
        <dsp:cNvPr id="0" name=""/>
        <dsp:cNvSpPr/>
      </dsp:nvSpPr>
      <dsp:spPr>
        <a:xfrm>
          <a:off x="1458764" y="203893"/>
          <a:ext cx="1214549" cy="37043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标记分享</a:t>
          </a:r>
        </a:p>
      </dsp:txBody>
      <dsp:txXfrm>
        <a:off x="1458764" y="203893"/>
        <a:ext cx="1214549" cy="370437"/>
      </dsp:txXfrm>
    </dsp:sp>
    <dsp:sp modelId="{7CB0E0F0-929F-494E-B9E0-F14F79DAD7BB}">
      <dsp:nvSpPr>
        <dsp:cNvPr id="0" name=""/>
        <dsp:cNvSpPr/>
      </dsp:nvSpPr>
      <dsp:spPr>
        <a:xfrm>
          <a:off x="1458764" y="726149"/>
          <a:ext cx="1214549" cy="37043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线路分享</a:t>
          </a:r>
        </a:p>
      </dsp:txBody>
      <dsp:txXfrm>
        <a:off x="1458764" y="726149"/>
        <a:ext cx="1214549" cy="370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F69AB6-DAD7-41B5-B341-34B56C528D98}">
      <dsp:nvSpPr>
        <dsp:cNvPr id="0" name=""/>
        <dsp:cNvSpPr/>
      </dsp:nvSpPr>
      <dsp:spPr>
        <a:xfrm>
          <a:off x="2047023" y="1004887"/>
          <a:ext cx="344602" cy="740894"/>
        </a:xfrm>
        <a:custGeom>
          <a:avLst/>
          <a:gdLst/>
          <a:ahLst/>
          <a:cxnLst/>
          <a:rect l="0" t="0" r="0" b="0"/>
          <a:pathLst>
            <a:path>
              <a:moveTo>
                <a:pt x="0" y="0"/>
              </a:moveTo>
              <a:lnTo>
                <a:pt x="172301" y="0"/>
              </a:lnTo>
              <a:lnTo>
                <a:pt x="172301" y="740894"/>
              </a:lnTo>
              <a:lnTo>
                <a:pt x="344602" y="7408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CC51B8-7F69-404D-90C6-7A4CC4E3E725}">
      <dsp:nvSpPr>
        <dsp:cNvPr id="0" name=""/>
        <dsp:cNvSpPr/>
      </dsp:nvSpPr>
      <dsp:spPr>
        <a:xfrm>
          <a:off x="2047023" y="959167"/>
          <a:ext cx="344602" cy="91440"/>
        </a:xfrm>
        <a:custGeom>
          <a:avLst/>
          <a:gdLst/>
          <a:ahLst/>
          <a:cxnLst/>
          <a:rect l="0" t="0" r="0" b="0"/>
          <a:pathLst>
            <a:path>
              <a:moveTo>
                <a:pt x="0" y="45720"/>
              </a:moveTo>
              <a:lnTo>
                <a:pt x="344602" y="457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CB01-61AF-4819-A18E-1A22F7989D1B}">
      <dsp:nvSpPr>
        <dsp:cNvPr id="0" name=""/>
        <dsp:cNvSpPr/>
      </dsp:nvSpPr>
      <dsp:spPr>
        <a:xfrm>
          <a:off x="2047023" y="263992"/>
          <a:ext cx="344602" cy="740894"/>
        </a:xfrm>
        <a:custGeom>
          <a:avLst/>
          <a:gdLst/>
          <a:ahLst/>
          <a:cxnLst/>
          <a:rect l="0" t="0" r="0" b="0"/>
          <a:pathLst>
            <a:path>
              <a:moveTo>
                <a:pt x="0" y="740894"/>
              </a:moveTo>
              <a:lnTo>
                <a:pt x="172301" y="740894"/>
              </a:lnTo>
              <a:lnTo>
                <a:pt x="172301" y="0"/>
              </a:lnTo>
              <a:lnTo>
                <a:pt x="344602" y="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D6BCC-66B2-4B0A-83DD-F8AE19C3E461}">
      <dsp:nvSpPr>
        <dsp:cNvPr id="0" name=""/>
        <dsp:cNvSpPr/>
      </dsp:nvSpPr>
      <dsp:spPr>
        <a:xfrm>
          <a:off x="324012" y="742128"/>
          <a:ext cx="1723011" cy="5255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信息发布模块</a:t>
          </a:r>
        </a:p>
      </dsp:txBody>
      <dsp:txXfrm>
        <a:off x="324012" y="742128"/>
        <a:ext cx="1723011" cy="525518"/>
      </dsp:txXfrm>
    </dsp:sp>
    <dsp:sp modelId="{8359969D-7139-41E1-8826-6A07656333B4}">
      <dsp:nvSpPr>
        <dsp:cNvPr id="0" name=""/>
        <dsp:cNvSpPr/>
      </dsp:nvSpPr>
      <dsp:spPr>
        <a:xfrm>
          <a:off x="2391626" y="1233"/>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上传标记</a:t>
          </a:r>
        </a:p>
      </dsp:txBody>
      <dsp:txXfrm>
        <a:off x="2391626" y="1233"/>
        <a:ext cx="1723011" cy="525518"/>
      </dsp:txXfrm>
    </dsp:sp>
    <dsp:sp modelId="{29A63771-576F-4E7D-9ECA-49E14DD489F0}">
      <dsp:nvSpPr>
        <dsp:cNvPr id="0" name=""/>
        <dsp:cNvSpPr/>
      </dsp:nvSpPr>
      <dsp:spPr>
        <a:xfrm>
          <a:off x="2391626" y="742128"/>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自动保存</a:t>
          </a:r>
        </a:p>
      </dsp:txBody>
      <dsp:txXfrm>
        <a:off x="2391626" y="742128"/>
        <a:ext cx="1723011" cy="525518"/>
      </dsp:txXfrm>
    </dsp:sp>
    <dsp:sp modelId="{CE8B3FEA-1780-4A3F-84EE-0D8D6D4C7A9B}">
      <dsp:nvSpPr>
        <dsp:cNvPr id="0" name=""/>
        <dsp:cNvSpPr/>
      </dsp:nvSpPr>
      <dsp:spPr>
        <a:xfrm>
          <a:off x="2391626" y="1483023"/>
          <a:ext cx="1723011" cy="525518"/>
        </a:xfrm>
        <a:prstGeom prst="rect">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zh-CN" altLang="en-US" sz="1200" kern="1200"/>
            <a:t>手动保存</a:t>
          </a:r>
        </a:p>
      </dsp:txBody>
      <dsp:txXfrm>
        <a:off x="2391626" y="1483023"/>
        <a:ext cx="1723011" cy="52551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1">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2">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1">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77"/>
    <customShpInfo spid="_x0000_s1076"/>
    <customShpInfo spid="_x0000_s1026"/>
    <customShpInfo spid="_x0000_s1070"/>
    <customShpInfo spid="_x0000_s106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4277</Words>
  <Characters>24380</Characters>
  <Lines>203</Lines>
  <Paragraphs>57</Paragraphs>
  <ScaleCrop>false</ScaleCrop>
  <LinksUpToDate>false</LinksUpToDate>
  <CharactersWithSpaces>28600</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2019-10-22T13:14:00Z</dcterms:created>
  <dc:creator>Data</dc:creator>
  <cp:lastModifiedBy>beckyyang</cp:lastModifiedBy>
  <dcterms:modified xsi:type="dcterms:W3CDTF">2019-10-22T17:18:11Z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